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CFDE5" w14:textId="77777777" w:rsidR="005419E7" w:rsidRPr="00B81AC4" w:rsidRDefault="005419E7" w:rsidP="005419E7">
      <w:pPr>
        <w:jc w:val="center"/>
        <w:rPr>
          <w:rFonts w:ascii="Times New Roman" w:hAnsi="Times New Roman" w:cs="Times New Roman"/>
          <w:sz w:val="40"/>
          <w:szCs w:val="40"/>
          <w:lang w:val="en-US"/>
        </w:rPr>
      </w:pPr>
      <w:bookmarkStart w:id="0" w:name="_Hlk214792181"/>
      <w:bookmarkEnd w:id="0"/>
    </w:p>
    <w:p w14:paraId="17729D97" w14:textId="77777777" w:rsidR="005419E7" w:rsidRPr="00B81AC4" w:rsidRDefault="005419E7" w:rsidP="005419E7">
      <w:pPr>
        <w:jc w:val="center"/>
        <w:rPr>
          <w:rFonts w:ascii="Times New Roman" w:hAnsi="Times New Roman" w:cs="Times New Roman"/>
          <w:sz w:val="40"/>
          <w:szCs w:val="40"/>
          <w:lang w:val="en-US"/>
        </w:rPr>
      </w:pPr>
    </w:p>
    <w:p w14:paraId="4594946F" w14:textId="5C875C5F" w:rsidR="005419E7" w:rsidRPr="00B81AC4" w:rsidRDefault="005419E7" w:rsidP="005419E7">
      <w:pPr>
        <w:jc w:val="center"/>
        <w:rPr>
          <w:rFonts w:ascii="Times New Roman" w:hAnsi="Times New Roman" w:cs="Times New Roman"/>
          <w:sz w:val="40"/>
          <w:szCs w:val="40"/>
          <w:lang w:val="en-US"/>
        </w:rPr>
      </w:pPr>
      <w:commentRangeStart w:id="1"/>
      <w:commentRangeStart w:id="2"/>
      <w:r w:rsidRPr="00B81AC4">
        <w:rPr>
          <w:rFonts w:ascii="Times New Roman" w:hAnsi="Times New Roman" w:cs="Times New Roman"/>
          <w:sz w:val="40"/>
          <w:szCs w:val="40"/>
          <w:lang w:val="en-US"/>
        </w:rPr>
        <w:t>Simultaneous</w:t>
      </w:r>
      <w:commentRangeEnd w:id="1"/>
      <w:r w:rsidR="003237C5" w:rsidRPr="00B81AC4">
        <w:rPr>
          <w:rStyle w:val="Kommentarzeichen"/>
          <w:rFonts w:ascii="Times New Roman" w:hAnsi="Times New Roman" w:cs="Times New Roman"/>
          <w:sz w:val="40"/>
          <w:szCs w:val="40"/>
          <w:lang w:val="en-US"/>
        </w:rPr>
        <w:commentReference w:id="1"/>
      </w:r>
      <w:commentRangeEnd w:id="2"/>
      <w:r w:rsidR="00DA69C1" w:rsidRPr="00B81AC4">
        <w:rPr>
          <w:rStyle w:val="Kommentarzeichen"/>
          <w:rFonts w:ascii="Times New Roman" w:hAnsi="Times New Roman" w:cs="Times New Roman"/>
          <w:sz w:val="40"/>
          <w:szCs w:val="40"/>
          <w:lang w:val="en-US"/>
        </w:rPr>
        <w:commentReference w:id="2"/>
      </w:r>
      <w:r w:rsidRPr="00B81AC4">
        <w:rPr>
          <w:rFonts w:ascii="Times New Roman" w:hAnsi="Times New Roman" w:cs="Times New Roman"/>
          <w:sz w:val="40"/>
          <w:szCs w:val="40"/>
          <w:lang w:val="en-US"/>
        </w:rPr>
        <w:t xml:space="preserve"> opposite aftereffects in vocal emotion adapt</w:t>
      </w:r>
      <w:r w:rsidR="00BC7F7E" w:rsidRPr="00B81AC4">
        <w:rPr>
          <w:rFonts w:ascii="Times New Roman" w:hAnsi="Times New Roman" w:cs="Times New Roman"/>
          <w:sz w:val="40"/>
          <w:szCs w:val="40"/>
          <w:lang w:val="en-US"/>
        </w:rPr>
        <w:t>at</w:t>
      </w:r>
      <w:r w:rsidRPr="00B81AC4">
        <w:rPr>
          <w:rFonts w:ascii="Times New Roman" w:hAnsi="Times New Roman" w:cs="Times New Roman"/>
          <w:sz w:val="40"/>
          <w:szCs w:val="40"/>
          <w:lang w:val="en-US"/>
        </w:rPr>
        <w:t xml:space="preserve">ion: effects of </w:t>
      </w:r>
      <w:r w:rsidR="00421543" w:rsidRPr="00B81AC4">
        <w:rPr>
          <w:rFonts w:ascii="Times New Roman" w:hAnsi="Times New Roman" w:cs="Times New Roman"/>
          <w:sz w:val="40"/>
          <w:szCs w:val="40"/>
          <w:lang w:val="en-US"/>
        </w:rPr>
        <w:t xml:space="preserve">speaker </w:t>
      </w:r>
      <w:r w:rsidR="00104FF2" w:rsidRPr="00B81AC4">
        <w:rPr>
          <w:rFonts w:ascii="Times New Roman" w:hAnsi="Times New Roman" w:cs="Times New Roman"/>
          <w:sz w:val="40"/>
          <w:szCs w:val="40"/>
          <w:lang w:val="en-US"/>
        </w:rPr>
        <w:t>gender</w:t>
      </w:r>
      <w:r w:rsidRPr="00B81AC4">
        <w:rPr>
          <w:rFonts w:ascii="Times New Roman" w:hAnsi="Times New Roman" w:cs="Times New Roman"/>
          <w:sz w:val="40"/>
          <w:szCs w:val="40"/>
          <w:lang w:val="en-US"/>
        </w:rPr>
        <w:t>, identity and word</w:t>
      </w:r>
    </w:p>
    <w:p w14:paraId="7276F479" w14:textId="77777777" w:rsidR="005419E7" w:rsidRPr="00B81AC4" w:rsidRDefault="005419E7" w:rsidP="005419E7">
      <w:pPr>
        <w:jc w:val="center"/>
        <w:rPr>
          <w:rFonts w:ascii="Times New Roman" w:hAnsi="Times New Roman" w:cs="Times New Roman"/>
          <w:sz w:val="24"/>
          <w:szCs w:val="24"/>
          <w:lang w:val="en-US"/>
        </w:rPr>
      </w:pPr>
      <w:bookmarkStart w:id="3" w:name="_Hlk197179255"/>
    </w:p>
    <w:p w14:paraId="700F2FC0" w14:textId="588DC4E2" w:rsidR="005419E7" w:rsidRPr="00B81AC4" w:rsidRDefault="005419E7" w:rsidP="005419E7">
      <w:pPr>
        <w:jc w:val="center"/>
        <w:rPr>
          <w:rFonts w:ascii="Times New Roman" w:hAnsi="Times New Roman" w:cs="Times New Roman"/>
          <w:sz w:val="24"/>
          <w:szCs w:val="24"/>
          <w:vertAlign w:val="superscript"/>
          <w:lang w:val="en-US"/>
        </w:rPr>
      </w:pPr>
      <w:r w:rsidRPr="00B81AC4">
        <w:rPr>
          <w:rFonts w:ascii="Times New Roman" w:hAnsi="Times New Roman" w:cs="Times New Roman"/>
          <w:sz w:val="24"/>
          <w:szCs w:val="24"/>
          <w:lang w:val="en-US"/>
        </w:rPr>
        <w:t>Christine Nussbaum</w:t>
      </w:r>
      <w:r w:rsidRPr="00B81AC4">
        <w:rPr>
          <w:rFonts w:ascii="Times New Roman" w:hAnsi="Times New Roman" w:cs="Times New Roman"/>
          <w:sz w:val="24"/>
          <w:szCs w:val="24"/>
          <w:vertAlign w:val="superscript"/>
          <w:lang w:val="en-US"/>
        </w:rPr>
        <w:t>1,2</w:t>
      </w:r>
    </w:p>
    <w:bookmarkEnd w:id="3"/>
    <w:p w14:paraId="11A7D941"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p>
    <w:p w14:paraId="6F4659DE"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B81AC4">
        <w:rPr>
          <w:rFonts w:ascii="Times New Roman" w:eastAsia="Times New Roman" w:hAnsi="Times New Roman" w:cs="Times New Roman"/>
          <w:sz w:val="24"/>
          <w:szCs w:val="24"/>
          <w:vertAlign w:val="superscript"/>
          <w:lang w:val="en-US" w:eastAsia="de-DE"/>
        </w:rPr>
        <w:t>1</w:t>
      </w:r>
      <w:r w:rsidRPr="00B81AC4">
        <w:rPr>
          <w:rFonts w:ascii="Times New Roman" w:eastAsia="Times New Roman" w:hAnsi="Times New Roman" w:cs="Times New Roman"/>
          <w:sz w:val="24"/>
          <w:szCs w:val="24"/>
          <w:lang w:val="en-US" w:eastAsia="de-DE"/>
        </w:rPr>
        <w:t>Department for General Psychology and Cognitive Neuroscience, Friedrich Schiller University Jena, Germany</w:t>
      </w:r>
    </w:p>
    <w:p w14:paraId="3E57E84E"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B81AC4">
        <w:rPr>
          <w:rFonts w:ascii="Times New Roman" w:eastAsia="Times New Roman" w:hAnsi="Times New Roman" w:cs="Times New Roman"/>
          <w:sz w:val="24"/>
          <w:szCs w:val="24"/>
          <w:vertAlign w:val="superscript"/>
          <w:lang w:val="en-US" w:eastAsia="de-DE"/>
        </w:rPr>
        <w:t>2</w:t>
      </w:r>
      <w:r w:rsidRPr="00B81AC4">
        <w:rPr>
          <w:rFonts w:ascii="Times New Roman" w:eastAsia="Times New Roman" w:hAnsi="Times New Roman" w:cs="Times New Roman"/>
          <w:sz w:val="24"/>
          <w:szCs w:val="24"/>
          <w:lang w:val="en-US" w:eastAsia="de-DE"/>
        </w:rPr>
        <w:t>Voice Research Unit, Friedrich Schiller University, Jena, Germany</w:t>
      </w:r>
    </w:p>
    <w:p w14:paraId="3808A2BC"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p>
    <w:p w14:paraId="750E0836" w14:textId="7D571A62" w:rsidR="008A0884" w:rsidRPr="00B81AC4" w:rsidRDefault="008A0884" w:rsidP="005419E7">
      <w:pPr>
        <w:pStyle w:val="berschrift1"/>
        <w:rPr>
          <w:rFonts w:ascii="Times New Roman" w:hAnsi="Times New Roman" w:cs="Times New Roman"/>
          <w:lang w:val="en-US"/>
        </w:rPr>
      </w:pPr>
    </w:p>
    <w:p w14:paraId="148F6746" w14:textId="6A7E71B2" w:rsidR="005419E7" w:rsidRPr="00B81AC4" w:rsidRDefault="005419E7" w:rsidP="005419E7">
      <w:pPr>
        <w:spacing w:line="480" w:lineRule="auto"/>
        <w:rPr>
          <w:rFonts w:ascii="Times New Roman" w:hAnsi="Times New Roman" w:cs="Times New Roman"/>
          <w:color w:val="000000" w:themeColor="text1"/>
          <w:sz w:val="24"/>
          <w:szCs w:val="24"/>
          <w:lang w:val="en-US"/>
        </w:rPr>
      </w:pPr>
      <w:r w:rsidRPr="00B81AC4">
        <w:rPr>
          <w:rFonts w:ascii="Times New Roman" w:eastAsia="Times New Roman" w:hAnsi="Times New Roman" w:cs="Times New Roman"/>
          <w:sz w:val="24"/>
          <w:szCs w:val="24"/>
          <w:lang w:val="en-US" w:eastAsia="de-DE"/>
        </w:rPr>
        <w:t xml:space="preserve">Correspondence should be addressed to Christine Nussbaum, Department for General Psychology and Cognitive Neuroscience, Friedrich Schiller University Jena, Am Steiger 3/ Haus 1, 07743 Jena, Germany. Tel: +49 (0) 3641 945934, E-Mail: </w:t>
      </w:r>
      <w:hyperlink r:id="rId12" w:history="1">
        <w:r w:rsidRPr="00B81AC4">
          <w:rPr>
            <w:rStyle w:val="Hyperlink"/>
            <w:rFonts w:ascii="Times New Roman" w:hAnsi="Times New Roman" w:cs="Times New Roman"/>
            <w:sz w:val="24"/>
            <w:szCs w:val="24"/>
            <w:lang w:val="en-US"/>
          </w:rPr>
          <w:t>christine.nussbaum@uni-jena.de</w:t>
        </w:r>
      </w:hyperlink>
      <w:r w:rsidRPr="00B81AC4">
        <w:rPr>
          <w:rFonts w:ascii="Times New Roman" w:eastAsia="Times New Roman" w:hAnsi="Times New Roman" w:cs="Times New Roman"/>
          <w:sz w:val="24"/>
          <w:szCs w:val="24"/>
          <w:lang w:val="en-US" w:eastAsia="de-DE"/>
        </w:rPr>
        <w:t xml:space="preserve">. </w:t>
      </w:r>
      <w:r w:rsidRPr="00B81AC4">
        <w:rPr>
          <w:rFonts w:ascii="Times New Roman" w:hAnsi="Times New Roman" w:cs="Times New Roman"/>
          <w:sz w:val="24"/>
          <w:szCs w:val="24"/>
          <w:lang w:val="en-US"/>
        </w:rPr>
        <w:t xml:space="preserve">Preprocessed data, analysis scripts and supplemental materials can be found in the associated OSF </w:t>
      </w:r>
      <w:r w:rsidRPr="00B81AC4">
        <w:rPr>
          <w:rFonts w:ascii="Times New Roman" w:hAnsi="Times New Roman" w:cs="Times New Roman"/>
          <w:color w:val="000000" w:themeColor="text1"/>
          <w:sz w:val="24"/>
          <w:szCs w:val="24"/>
          <w:lang w:val="en-US"/>
        </w:rPr>
        <w:t>repository</w:t>
      </w:r>
      <w:r w:rsidR="00B81AC4" w:rsidRPr="00B81AC4">
        <w:rPr>
          <w:rFonts w:ascii="Times New Roman" w:hAnsi="Times New Roman" w:cs="Times New Roman"/>
          <w:color w:val="000000" w:themeColor="text1"/>
          <w:sz w:val="24"/>
          <w:szCs w:val="24"/>
          <w:lang w:val="en-US"/>
        </w:rPr>
        <w:t xml:space="preserve"> (</w:t>
      </w:r>
      <w:hyperlink r:id="rId13" w:history="1">
        <w:r w:rsidR="00B81AC4" w:rsidRPr="00B81AC4">
          <w:rPr>
            <w:rStyle w:val="Hyperlink"/>
            <w:rFonts w:ascii="Times New Roman" w:hAnsi="Times New Roman" w:cs="Times New Roman"/>
            <w:sz w:val="24"/>
            <w:szCs w:val="24"/>
            <w:lang w:val="en-US"/>
          </w:rPr>
          <w:t>https://osf.io/4ejb9</w:t>
        </w:r>
      </w:hyperlink>
      <w:r w:rsidR="00B81AC4" w:rsidRPr="00B81AC4">
        <w:rPr>
          <w:rFonts w:ascii="Times New Roman" w:hAnsi="Times New Roman" w:cs="Times New Roman"/>
          <w:color w:val="000000" w:themeColor="text1"/>
          <w:sz w:val="24"/>
          <w:szCs w:val="24"/>
          <w:lang w:val="en-US"/>
        </w:rPr>
        <w:t>)</w:t>
      </w:r>
    </w:p>
    <w:p w14:paraId="2BA4A636" w14:textId="0AD23B3E" w:rsidR="00B81AC4" w:rsidRPr="00B81AC4" w:rsidRDefault="00B81AC4">
      <w:pPr>
        <w:suppressAutoHyphens w:val="0"/>
        <w:spacing w:line="278"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 xml:space="preserve">WordCount </w:t>
      </w:r>
      <w:r w:rsidR="000B09E6">
        <w:rPr>
          <w:rFonts w:ascii="Times New Roman" w:hAnsi="Times New Roman" w:cs="Times New Roman"/>
          <w:sz w:val="24"/>
          <w:szCs w:val="24"/>
          <w:lang w:val="en-US"/>
        </w:rPr>
        <w:t>~ 8500</w:t>
      </w:r>
      <w:r w:rsidRPr="00B81AC4">
        <w:rPr>
          <w:rFonts w:ascii="Times New Roman" w:hAnsi="Times New Roman" w:cs="Times New Roman"/>
          <w:sz w:val="24"/>
          <w:szCs w:val="24"/>
          <w:lang w:val="en-US"/>
        </w:rPr>
        <w:t xml:space="preserve"> </w:t>
      </w:r>
      <w:r w:rsidR="009D3DDC" w:rsidRPr="00B81AC4">
        <w:rPr>
          <w:rFonts w:ascii="Times New Roman" w:hAnsi="Times New Roman" w:cs="Times New Roman"/>
          <w:sz w:val="24"/>
          <w:szCs w:val="24"/>
          <w:lang w:val="en-US"/>
        </w:rPr>
        <w:t>(without Abstract, Figures, Tables and References, Acknowledgements e</w:t>
      </w:r>
      <w:r w:rsidR="009D3DDC">
        <w:rPr>
          <w:rFonts w:ascii="Times New Roman" w:hAnsi="Times New Roman" w:cs="Times New Roman"/>
          <w:sz w:val="24"/>
          <w:szCs w:val="24"/>
          <w:lang w:val="en-US"/>
        </w:rPr>
        <w:t>t</w:t>
      </w:r>
      <w:r w:rsidR="009D3DDC" w:rsidRPr="00B81AC4">
        <w:rPr>
          <w:rFonts w:ascii="Times New Roman" w:hAnsi="Times New Roman" w:cs="Times New Roman"/>
          <w:sz w:val="24"/>
          <w:szCs w:val="24"/>
          <w:lang w:val="en-US"/>
        </w:rPr>
        <w:t>c)</w:t>
      </w:r>
      <w:r w:rsidRPr="00B81AC4">
        <w:rPr>
          <w:rFonts w:ascii="Times New Roman" w:hAnsi="Times New Roman" w:cs="Times New Roman"/>
          <w:sz w:val="24"/>
          <w:szCs w:val="24"/>
          <w:lang w:val="en-US"/>
        </w:rPr>
        <w:br w:type="page"/>
      </w:r>
    </w:p>
    <w:p w14:paraId="67E1B49A" w14:textId="77777777" w:rsidR="005E55FF" w:rsidRPr="00B81AC4" w:rsidRDefault="005E55FF">
      <w:pPr>
        <w:suppressAutoHyphens w:val="0"/>
        <w:spacing w:line="278" w:lineRule="auto"/>
        <w:rPr>
          <w:rFonts w:ascii="Times New Roman" w:hAnsi="Times New Roman" w:cs="Times New Roman"/>
          <w:lang w:val="en-US"/>
        </w:rPr>
      </w:pPr>
    </w:p>
    <w:p w14:paraId="4A27B596" w14:textId="7E14B930" w:rsidR="00BD2FD1" w:rsidRPr="00B81AC4" w:rsidRDefault="00BD2FD1" w:rsidP="00BD2FD1">
      <w:pPr>
        <w:pStyle w:val="berschrift1"/>
        <w:spacing w:line="480" w:lineRule="auto"/>
        <w:rPr>
          <w:rStyle w:val="Hervorhebung"/>
          <w:rFonts w:ascii="Times New Roman" w:hAnsi="Times New Roman" w:cs="Times New Roman"/>
          <w:sz w:val="24"/>
          <w:szCs w:val="24"/>
          <w:lang w:val="en-US"/>
        </w:rPr>
      </w:pPr>
      <w:bookmarkStart w:id="4" w:name="_Toc200448859"/>
      <w:r w:rsidRPr="00B81AC4">
        <w:rPr>
          <w:rStyle w:val="Hervorhebung"/>
          <w:rFonts w:ascii="Times New Roman" w:hAnsi="Times New Roman" w:cs="Times New Roman"/>
          <w:sz w:val="24"/>
          <w:szCs w:val="24"/>
          <w:lang w:val="en-US"/>
        </w:rPr>
        <w:t>Abstract</w:t>
      </w:r>
      <w:bookmarkEnd w:id="4"/>
      <w:r w:rsidR="00ED7C2F" w:rsidRPr="00B81AC4">
        <w:rPr>
          <w:rStyle w:val="Hervorhebung"/>
          <w:rFonts w:ascii="Times New Roman" w:hAnsi="Times New Roman" w:cs="Times New Roman"/>
          <w:sz w:val="24"/>
          <w:szCs w:val="24"/>
          <w:lang w:val="en-US"/>
        </w:rPr>
        <w:t xml:space="preserve"> (250 words)</w:t>
      </w:r>
    </w:p>
    <w:p w14:paraId="2EC266C7" w14:textId="6BDACDEA" w:rsidR="008E1C06" w:rsidRPr="00B81AC4" w:rsidRDefault="00104FF2" w:rsidP="008C0EDA">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DB0CAC" w:rsidRPr="00B81AC4">
        <w:rPr>
          <w:rFonts w:ascii="Times New Roman" w:hAnsi="Times New Roman" w:cs="Times New Roman"/>
          <w:sz w:val="24"/>
          <w:szCs w:val="24"/>
          <w:lang w:val="en-US"/>
        </w:rPr>
        <w:t>The perception of vocal emotions requires efficient and flexible processing of the auditory input. A hallmark of this flexibility is perceptual adaptation, which enables listeners to tune into the current auditory context (</w:t>
      </w:r>
      <w:r w:rsidR="003237C5">
        <w:rPr>
          <w:rFonts w:ascii="Times New Roman" w:hAnsi="Times New Roman" w:cs="Times New Roman"/>
          <w:sz w:val="24"/>
          <w:szCs w:val="24"/>
          <w:lang w:val="en-US"/>
        </w:rPr>
        <w:t>e.g.</w:t>
      </w:r>
      <w:r w:rsidR="00DB0CAC" w:rsidRPr="00B81AC4">
        <w:rPr>
          <w:rFonts w:ascii="Times New Roman" w:hAnsi="Times New Roman" w:cs="Times New Roman"/>
          <w:sz w:val="24"/>
          <w:szCs w:val="24"/>
          <w:lang w:val="en-US"/>
        </w:rPr>
        <w:t xml:space="preserve"> angry voices), making the system more sensitive to sudden changes (</w:t>
      </w:r>
      <w:r w:rsidR="003237C5">
        <w:rPr>
          <w:rFonts w:ascii="Times New Roman" w:hAnsi="Times New Roman" w:cs="Times New Roman"/>
          <w:sz w:val="24"/>
          <w:szCs w:val="24"/>
          <w:lang w:val="en-US"/>
        </w:rPr>
        <w:t>e.g</w:t>
      </w:r>
      <w:r w:rsidR="00DB0CAC" w:rsidRPr="00B81AC4">
        <w:rPr>
          <w:rFonts w:ascii="Times New Roman" w:hAnsi="Times New Roman" w:cs="Times New Roman"/>
          <w:sz w:val="24"/>
          <w:szCs w:val="24"/>
          <w:lang w:val="en-US"/>
        </w:rPr>
        <w:t xml:space="preserve">. a shift to fear). </w:t>
      </w:r>
      <w:r w:rsidR="004C1F20" w:rsidRPr="00B81AC4">
        <w:rPr>
          <w:rFonts w:ascii="Times New Roman" w:hAnsi="Times New Roman" w:cs="Times New Roman"/>
          <w:sz w:val="24"/>
          <w:szCs w:val="24"/>
          <w:lang w:val="en-US"/>
        </w:rPr>
        <w:t>However</w:t>
      </w:r>
      <w:r w:rsidR="00DB0CAC" w:rsidRPr="00B81AC4">
        <w:rPr>
          <w:rFonts w:ascii="Times New Roman" w:hAnsi="Times New Roman" w:cs="Times New Roman"/>
          <w:sz w:val="24"/>
          <w:szCs w:val="24"/>
          <w:lang w:val="en-US"/>
        </w:rPr>
        <w:t>, it</w:t>
      </w:r>
      <w:r w:rsidR="00ED7C2F" w:rsidRPr="00B81AC4">
        <w:rPr>
          <w:rFonts w:ascii="Times New Roman" w:hAnsi="Times New Roman" w:cs="Times New Roman"/>
          <w:sz w:val="24"/>
          <w:szCs w:val="24"/>
          <w:lang w:val="en-US"/>
        </w:rPr>
        <w:t xml:space="preserve"> is</w:t>
      </w:r>
      <w:r w:rsidR="00DB0CAC" w:rsidRPr="00B81AC4">
        <w:rPr>
          <w:rFonts w:ascii="Times New Roman" w:hAnsi="Times New Roman" w:cs="Times New Roman"/>
          <w:sz w:val="24"/>
          <w:szCs w:val="24"/>
          <w:lang w:val="en-US"/>
        </w:rPr>
        <w:t xml:space="preserve"> insufficiently understood </w:t>
      </w:r>
      <w:r w:rsidR="008E1C06" w:rsidRPr="00B81AC4">
        <w:rPr>
          <w:rFonts w:ascii="Times New Roman" w:hAnsi="Times New Roman" w:cs="Times New Roman"/>
          <w:sz w:val="24"/>
          <w:szCs w:val="24"/>
          <w:lang w:val="en-US"/>
        </w:rPr>
        <w:t xml:space="preserve">how </w:t>
      </w:r>
      <w:r w:rsidRPr="00B81AC4">
        <w:rPr>
          <w:rFonts w:ascii="Times New Roman" w:hAnsi="Times New Roman" w:cs="Times New Roman"/>
          <w:sz w:val="24"/>
          <w:szCs w:val="24"/>
          <w:lang w:val="en-US"/>
        </w:rPr>
        <w:t xml:space="preserve">vocal </w:t>
      </w:r>
      <w:r w:rsidR="004C1F20" w:rsidRPr="00B81AC4">
        <w:rPr>
          <w:rFonts w:ascii="Times New Roman" w:hAnsi="Times New Roman" w:cs="Times New Roman"/>
          <w:sz w:val="24"/>
          <w:szCs w:val="24"/>
          <w:lang w:val="en-US"/>
        </w:rPr>
        <w:t>emotion adaptation</w:t>
      </w:r>
      <w:r w:rsidR="008E1C06" w:rsidRPr="00B81AC4">
        <w:rPr>
          <w:rFonts w:ascii="Times New Roman" w:hAnsi="Times New Roman" w:cs="Times New Roman"/>
          <w:sz w:val="24"/>
          <w:szCs w:val="24"/>
          <w:lang w:val="en-US"/>
        </w:rPr>
        <w:t xml:space="preserve"> is modulated by </w:t>
      </w:r>
      <w:r w:rsidR="004C1F20" w:rsidRPr="00B81AC4">
        <w:rPr>
          <w:rFonts w:ascii="Times New Roman" w:hAnsi="Times New Roman" w:cs="Times New Roman"/>
          <w:sz w:val="24"/>
          <w:szCs w:val="24"/>
          <w:lang w:val="en-US"/>
        </w:rPr>
        <w:t>either</w:t>
      </w:r>
      <w:r w:rsidR="008E1C06" w:rsidRPr="00B81AC4">
        <w:rPr>
          <w:rFonts w:ascii="Times New Roman" w:hAnsi="Times New Roman" w:cs="Times New Roman"/>
          <w:sz w:val="24"/>
          <w:szCs w:val="24"/>
          <w:lang w:val="en-US"/>
        </w:rPr>
        <w:t xml:space="preserve"> stable </w:t>
      </w:r>
      <w:r w:rsidR="007B41BD" w:rsidRPr="00B81AC4">
        <w:rPr>
          <w:rFonts w:ascii="Times New Roman" w:hAnsi="Times New Roman" w:cs="Times New Roman"/>
          <w:sz w:val="24"/>
          <w:szCs w:val="24"/>
          <w:lang w:val="en-US"/>
        </w:rPr>
        <w:t>speaker characteristics</w:t>
      </w:r>
      <w:r w:rsidR="008E1C06" w:rsidRPr="00B81AC4">
        <w:rPr>
          <w:rFonts w:ascii="Times New Roman" w:hAnsi="Times New Roman" w:cs="Times New Roman"/>
          <w:sz w:val="24"/>
          <w:szCs w:val="24"/>
          <w:lang w:val="en-US"/>
        </w:rPr>
        <w:t xml:space="preserve"> such as </w:t>
      </w:r>
      <w:r w:rsidRPr="00B81AC4">
        <w:rPr>
          <w:rFonts w:ascii="Times New Roman" w:hAnsi="Times New Roman" w:cs="Times New Roman"/>
          <w:sz w:val="24"/>
          <w:szCs w:val="24"/>
          <w:lang w:val="en-US"/>
        </w:rPr>
        <w:t>gender and</w:t>
      </w:r>
      <w:r w:rsidR="008E1C06" w:rsidRPr="00B81AC4">
        <w:rPr>
          <w:rFonts w:ascii="Times New Roman" w:hAnsi="Times New Roman" w:cs="Times New Roman"/>
          <w:sz w:val="24"/>
          <w:szCs w:val="24"/>
          <w:lang w:val="en-US"/>
        </w:rPr>
        <w:t xml:space="preserve"> identity, </w:t>
      </w:r>
      <w:r w:rsidRPr="00B81AC4">
        <w:rPr>
          <w:rFonts w:ascii="Times New Roman" w:hAnsi="Times New Roman" w:cs="Times New Roman"/>
          <w:sz w:val="24"/>
          <w:szCs w:val="24"/>
          <w:lang w:val="en-US"/>
        </w:rPr>
        <w:t>or</w:t>
      </w:r>
      <w:r w:rsidR="008E1C06" w:rsidRPr="00B81AC4">
        <w:rPr>
          <w:rFonts w:ascii="Times New Roman" w:hAnsi="Times New Roman" w:cs="Times New Roman"/>
          <w:sz w:val="24"/>
          <w:szCs w:val="24"/>
          <w:lang w:val="en-US"/>
        </w:rPr>
        <w:t xml:space="preserve"> dynamic cues such as the spoken (pseudo</w:t>
      </w:r>
      <w:r w:rsidR="004C1F20" w:rsidRPr="00B81AC4">
        <w:rPr>
          <w:rFonts w:ascii="Times New Roman" w:hAnsi="Times New Roman" w:cs="Times New Roman"/>
          <w:sz w:val="24"/>
          <w:szCs w:val="24"/>
          <w:lang w:val="en-US"/>
        </w:rPr>
        <w:t>-</w:t>
      </w:r>
      <w:r w:rsidR="008E1C06" w:rsidRPr="00B81AC4">
        <w:rPr>
          <w:rFonts w:ascii="Times New Roman" w:hAnsi="Times New Roman" w:cs="Times New Roman"/>
          <w:sz w:val="24"/>
          <w:szCs w:val="24"/>
          <w:lang w:val="en-US"/>
        </w:rPr>
        <w:t xml:space="preserve">)word. This </w:t>
      </w:r>
      <w:r w:rsidR="004C1F20" w:rsidRPr="00B81AC4">
        <w:rPr>
          <w:rFonts w:ascii="Times New Roman" w:hAnsi="Times New Roman" w:cs="Times New Roman"/>
          <w:sz w:val="24"/>
          <w:szCs w:val="24"/>
          <w:lang w:val="en-US"/>
        </w:rPr>
        <w:t>gap</w:t>
      </w:r>
      <w:r w:rsidR="008E1C06" w:rsidRPr="00B81AC4">
        <w:rPr>
          <w:rFonts w:ascii="Times New Roman" w:hAnsi="Times New Roman" w:cs="Times New Roman"/>
          <w:sz w:val="24"/>
          <w:szCs w:val="24"/>
          <w:lang w:val="en-US"/>
        </w:rPr>
        <w:t xml:space="preserve"> was addressed in three experiments using a paradigm induc</w:t>
      </w:r>
      <w:r w:rsidR="00ED7C2F" w:rsidRPr="00B81AC4">
        <w:rPr>
          <w:rFonts w:ascii="Times New Roman" w:hAnsi="Times New Roman" w:cs="Times New Roman"/>
          <w:sz w:val="24"/>
          <w:szCs w:val="24"/>
          <w:lang w:val="en-US"/>
        </w:rPr>
        <w:t>ing</w:t>
      </w:r>
      <w:r w:rsidR="008E1C06" w:rsidRPr="00B81AC4">
        <w:rPr>
          <w:rFonts w:ascii="Times New Roman" w:hAnsi="Times New Roman" w:cs="Times New Roman"/>
          <w:sz w:val="24"/>
          <w:szCs w:val="24"/>
          <w:lang w:val="en-US"/>
        </w:rPr>
        <w:t xml:space="preserve"> simultaneous opposite aftereffects: during adaptation, emotions were systematically tied to a voice feature to test if adaptation aftereffects </w:t>
      </w:r>
      <w:r w:rsidR="004C1F20" w:rsidRPr="00B81AC4">
        <w:rPr>
          <w:rFonts w:ascii="Times New Roman" w:hAnsi="Times New Roman" w:cs="Times New Roman"/>
          <w:sz w:val="24"/>
          <w:szCs w:val="24"/>
          <w:lang w:val="en-US"/>
        </w:rPr>
        <w:t>could</w:t>
      </w:r>
      <w:r w:rsidR="008E1C06" w:rsidRPr="00B81AC4">
        <w:rPr>
          <w:rFonts w:ascii="Times New Roman" w:hAnsi="Times New Roman" w:cs="Times New Roman"/>
          <w:sz w:val="24"/>
          <w:szCs w:val="24"/>
          <w:lang w:val="en-US"/>
        </w:rPr>
        <w:t xml:space="preserve"> be induced in opposite directions along a fear-anger continuum</w:t>
      </w:r>
      <w:r w:rsidR="004C1F20" w:rsidRPr="00B81AC4">
        <w:rPr>
          <w:rFonts w:ascii="Times New Roman" w:hAnsi="Times New Roman" w:cs="Times New Roman"/>
          <w:sz w:val="24"/>
          <w:szCs w:val="24"/>
          <w:lang w:val="en-US"/>
        </w:rPr>
        <w:t>.</w:t>
      </w:r>
      <w:r w:rsidR="00D963C9" w:rsidRPr="00B81AC4">
        <w:rPr>
          <w:rFonts w:ascii="Times New Roman" w:hAnsi="Times New Roman" w:cs="Times New Roman"/>
          <w:sz w:val="24"/>
          <w:szCs w:val="24"/>
          <w:lang w:val="en-US"/>
        </w:rPr>
        <w:t xml:space="preserve"> For example, after adaptation to angry-male and </w:t>
      </w:r>
      <w:r w:rsidR="00017767">
        <w:rPr>
          <w:rFonts w:ascii="Times New Roman" w:hAnsi="Times New Roman" w:cs="Times New Roman"/>
          <w:sz w:val="24"/>
          <w:szCs w:val="24"/>
          <w:lang w:val="en-US"/>
        </w:rPr>
        <w:t>fearful-</w:t>
      </w:r>
      <w:r w:rsidR="00D963C9" w:rsidRPr="00B81AC4">
        <w:rPr>
          <w:rFonts w:ascii="Times New Roman" w:hAnsi="Times New Roman" w:cs="Times New Roman"/>
          <w:sz w:val="24"/>
          <w:szCs w:val="24"/>
          <w:lang w:val="en-US"/>
        </w:rPr>
        <w:t xml:space="preserve">female voices, male targets should </w:t>
      </w:r>
      <w:r w:rsidR="00FF1128">
        <w:rPr>
          <w:rFonts w:ascii="Times New Roman" w:hAnsi="Times New Roman" w:cs="Times New Roman"/>
          <w:sz w:val="24"/>
          <w:szCs w:val="24"/>
          <w:lang w:val="en-US"/>
        </w:rPr>
        <w:t>more often be</w:t>
      </w:r>
      <w:r w:rsidR="00D963C9" w:rsidRPr="00B81AC4">
        <w:rPr>
          <w:rFonts w:ascii="Times New Roman" w:hAnsi="Times New Roman" w:cs="Times New Roman"/>
          <w:sz w:val="24"/>
          <w:szCs w:val="24"/>
          <w:lang w:val="en-US"/>
        </w:rPr>
        <w:t xml:space="preserve">perceived as fearful and female ones more often as angry. </w:t>
      </w:r>
      <w:r w:rsidR="00EF0BBF" w:rsidRPr="00B81AC4">
        <w:rPr>
          <w:rFonts w:ascii="Times New Roman" w:hAnsi="Times New Roman" w:cs="Times New Roman"/>
          <w:sz w:val="24"/>
          <w:szCs w:val="24"/>
          <w:lang w:val="en-US"/>
        </w:rPr>
        <w:t>S</w:t>
      </w:r>
      <w:r w:rsidR="00D963C9" w:rsidRPr="00B81AC4">
        <w:rPr>
          <w:rFonts w:ascii="Times New Roman" w:hAnsi="Times New Roman" w:cs="Times New Roman"/>
          <w:sz w:val="24"/>
          <w:szCs w:val="24"/>
          <w:lang w:val="en-US"/>
        </w:rPr>
        <w:t xml:space="preserve">uch </w:t>
      </w:r>
      <w:r w:rsidR="004C1F20" w:rsidRPr="00B81AC4">
        <w:rPr>
          <w:rFonts w:ascii="Times New Roman" w:hAnsi="Times New Roman" w:cs="Times New Roman"/>
          <w:sz w:val="24"/>
          <w:szCs w:val="24"/>
          <w:lang w:val="en-US"/>
        </w:rPr>
        <w:t xml:space="preserve">simultaneous opposite aftereffects </w:t>
      </w:r>
      <w:r w:rsidR="007B41BD" w:rsidRPr="00B81AC4">
        <w:rPr>
          <w:rFonts w:ascii="Times New Roman" w:hAnsi="Times New Roman" w:cs="Times New Roman"/>
          <w:sz w:val="24"/>
          <w:szCs w:val="24"/>
          <w:lang w:val="en-US"/>
        </w:rPr>
        <w:t xml:space="preserve">were predicted </w:t>
      </w:r>
      <w:r w:rsidR="004C1F20" w:rsidRPr="00B81AC4">
        <w:rPr>
          <w:rFonts w:ascii="Times New Roman" w:hAnsi="Times New Roman" w:cs="Times New Roman"/>
          <w:sz w:val="24"/>
          <w:szCs w:val="24"/>
          <w:lang w:val="en-US"/>
        </w:rPr>
        <w:t xml:space="preserve">for speaker </w:t>
      </w:r>
      <w:r w:rsidRPr="00B81AC4">
        <w:rPr>
          <w:rFonts w:ascii="Times New Roman" w:hAnsi="Times New Roman" w:cs="Times New Roman"/>
          <w:sz w:val="24"/>
          <w:szCs w:val="24"/>
          <w:lang w:val="en-US"/>
        </w:rPr>
        <w:t>gender</w:t>
      </w:r>
      <w:r w:rsidR="00D963C9" w:rsidRPr="00B81AC4">
        <w:rPr>
          <w:rFonts w:ascii="Times New Roman" w:hAnsi="Times New Roman" w:cs="Times New Roman"/>
          <w:sz w:val="24"/>
          <w:szCs w:val="24"/>
          <w:lang w:val="en-US"/>
        </w:rPr>
        <w:t xml:space="preserve"> (Experiment1)</w:t>
      </w:r>
      <w:r w:rsidR="004C1F20" w:rsidRPr="00B81AC4">
        <w:rPr>
          <w:rFonts w:ascii="Times New Roman" w:hAnsi="Times New Roman" w:cs="Times New Roman"/>
          <w:sz w:val="24"/>
          <w:szCs w:val="24"/>
          <w:lang w:val="en-US"/>
        </w:rPr>
        <w:t xml:space="preserve"> and identity</w:t>
      </w:r>
      <w:r w:rsidR="00D963C9" w:rsidRPr="00B81AC4">
        <w:rPr>
          <w:rFonts w:ascii="Times New Roman" w:hAnsi="Times New Roman" w:cs="Times New Roman"/>
          <w:sz w:val="24"/>
          <w:szCs w:val="24"/>
          <w:lang w:val="en-US"/>
        </w:rPr>
        <w:t xml:space="preserve"> (Experiment 2)</w:t>
      </w:r>
      <w:r w:rsidR="004C1F20" w:rsidRPr="00B81AC4">
        <w:rPr>
          <w:rFonts w:ascii="Times New Roman" w:hAnsi="Times New Roman" w:cs="Times New Roman"/>
          <w:sz w:val="24"/>
          <w:szCs w:val="24"/>
          <w:lang w:val="en-US"/>
        </w:rPr>
        <w:t>, but not for pseudoword</w:t>
      </w:r>
      <w:r w:rsidR="00D963C9" w:rsidRPr="00B81AC4">
        <w:rPr>
          <w:rFonts w:ascii="Times New Roman" w:hAnsi="Times New Roman" w:cs="Times New Roman"/>
          <w:sz w:val="24"/>
          <w:szCs w:val="24"/>
          <w:lang w:val="en-US"/>
        </w:rPr>
        <w:t xml:space="preserve"> (Experiment 3)</w:t>
      </w:r>
      <w:r w:rsidR="00EF0BBF" w:rsidRPr="00B81AC4">
        <w:rPr>
          <w:rFonts w:ascii="Times New Roman" w:hAnsi="Times New Roman" w:cs="Times New Roman"/>
          <w:sz w:val="24"/>
          <w:szCs w:val="24"/>
          <w:lang w:val="en-US"/>
        </w:rPr>
        <w:t>, based on theoretical considerations</w:t>
      </w:r>
      <w:r w:rsidR="004C1F20" w:rsidRPr="00B81AC4">
        <w:rPr>
          <w:rFonts w:ascii="Times New Roman" w:hAnsi="Times New Roman" w:cs="Times New Roman"/>
          <w:sz w:val="24"/>
          <w:szCs w:val="24"/>
          <w:lang w:val="en-US"/>
        </w:rPr>
        <w:t>.</w:t>
      </w:r>
      <w:r w:rsidR="00D963C9" w:rsidRPr="00B81AC4">
        <w:rPr>
          <w:rFonts w:ascii="Times New Roman" w:hAnsi="Times New Roman" w:cs="Times New Roman"/>
          <w:sz w:val="24"/>
          <w:szCs w:val="24"/>
          <w:lang w:val="en-US"/>
        </w:rPr>
        <w:t xml:space="preserve"> Indeed, the </w:t>
      </w:r>
      <w:r w:rsidR="007B41BD" w:rsidRPr="00B81AC4">
        <w:rPr>
          <w:rFonts w:ascii="Times New Roman" w:hAnsi="Times New Roman" w:cs="Times New Roman"/>
          <w:sz w:val="24"/>
          <w:szCs w:val="24"/>
          <w:lang w:val="en-US"/>
        </w:rPr>
        <w:t>hypothesized</w:t>
      </w:r>
      <w:r w:rsidR="00D963C9" w:rsidRPr="00B81AC4">
        <w:rPr>
          <w:rFonts w:ascii="Times New Roman" w:hAnsi="Times New Roman" w:cs="Times New Roman"/>
          <w:sz w:val="24"/>
          <w:szCs w:val="24"/>
          <w:lang w:val="en-US"/>
        </w:rPr>
        <w:t xml:space="preserve"> pattern was observed for speaker </w:t>
      </w:r>
      <w:r w:rsidRPr="00B81AC4">
        <w:rPr>
          <w:rFonts w:ascii="Times New Roman" w:hAnsi="Times New Roman" w:cs="Times New Roman"/>
          <w:sz w:val="24"/>
          <w:szCs w:val="24"/>
          <w:lang w:val="en-US"/>
        </w:rPr>
        <w:t>gender</w:t>
      </w:r>
      <w:r w:rsidR="00D963C9" w:rsidRPr="00B81AC4">
        <w:rPr>
          <w:rFonts w:ascii="Times New Roman" w:hAnsi="Times New Roman" w:cs="Times New Roman"/>
          <w:sz w:val="24"/>
          <w:szCs w:val="24"/>
          <w:lang w:val="en-US"/>
        </w:rPr>
        <w:t xml:space="preserve"> and pseudoword. Evidence for speaker identity was </w:t>
      </w:r>
      <w:r w:rsidR="00017767" w:rsidRPr="00B81AC4">
        <w:rPr>
          <w:rFonts w:ascii="Times New Roman" w:hAnsi="Times New Roman" w:cs="Times New Roman"/>
          <w:sz w:val="24"/>
          <w:szCs w:val="24"/>
          <w:lang w:val="en-US"/>
        </w:rPr>
        <w:t>inconclusive</w:t>
      </w:r>
      <w:r w:rsidR="00017767">
        <w:rPr>
          <w:rFonts w:ascii="Times New Roman" w:hAnsi="Times New Roman" w:cs="Times New Roman"/>
          <w:sz w:val="24"/>
          <w:szCs w:val="24"/>
          <w:lang w:val="en-US"/>
        </w:rPr>
        <w:t xml:space="preserve"> but</w:t>
      </w:r>
      <w:r w:rsidR="007B41BD" w:rsidRPr="00B81AC4">
        <w:rPr>
          <w:rFonts w:ascii="Times New Roman" w:hAnsi="Times New Roman" w:cs="Times New Roman"/>
          <w:sz w:val="24"/>
          <w:szCs w:val="24"/>
          <w:lang w:val="en-US"/>
        </w:rPr>
        <w:t xml:space="preserve"> </w:t>
      </w:r>
      <w:r w:rsidR="00ED7C2F" w:rsidRPr="00B81AC4">
        <w:rPr>
          <w:rFonts w:ascii="Times New Roman" w:hAnsi="Times New Roman" w:cs="Times New Roman"/>
          <w:sz w:val="24"/>
          <w:szCs w:val="24"/>
          <w:lang w:val="en-US"/>
        </w:rPr>
        <w:t>n</w:t>
      </w:r>
      <w:r w:rsidR="007B41BD" w:rsidRPr="00B81AC4">
        <w:rPr>
          <w:rFonts w:ascii="Times New Roman" w:hAnsi="Times New Roman" w:cs="Times New Roman"/>
          <w:sz w:val="24"/>
          <w:szCs w:val="24"/>
          <w:lang w:val="en-US"/>
        </w:rPr>
        <w:t>evertheless</w:t>
      </w:r>
      <w:r w:rsidR="00ED7C2F" w:rsidRPr="00B81AC4">
        <w:rPr>
          <w:rFonts w:ascii="Times New Roman" w:hAnsi="Times New Roman" w:cs="Times New Roman"/>
          <w:sz w:val="24"/>
          <w:szCs w:val="24"/>
          <w:lang w:val="en-US"/>
        </w:rPr>
        <w:t xml:space="preserve"> offers</w:t>
      </w:r>
      <w:r w:rsidR="00D963C9" w:rsidRPr="00B81AC4">
        <w:rPr>
          <w:rFonts w:ascii="Times New Roman" w:hAnsi="Times New Roman" w:cs="Times New Roman"/>
          <w:sz w:val="24"/>
          <w:szCs w:val="24"/>
          <w:lang w:val="en-US"/>
        </w:rPr>
        <w:t xml:space="preserve"> </w:t>
      </w:r>
      <w:r w:rsidR="007B41BD" w:rsidRPr="00B81AC4">
        <w:rPr>
          <w:rFonts w:ascii="Times New Roman" w:hAnsi="Times New Roman" w:cs="Times New Roman"/>
          <w:sz w:val="24"/>
          <w:szCs w:val="24"/>
          <w:lang w:val="en-US"/>
        </w:rPr>
        <w:t>promising hints</w:t>
      </w:r>
      <w:r w:rsidR="00D963C9" w:rsidRPr="00B81AC4">
        <w:rPr>
          <w:rFonts w:ascii="Times New Roman" w:hAnsi="Times New Roman" w:cs="Times New Roman"/>
          <w:sz w:val="24"/>
          <w:szCs w:val="24"/>
          <w:lang w:val="en-US"/>
        </w:rPr>
        <w:t xml:space="preserve"> that listers </w:t>
      </w:r>
      <w:r w:rsidR="007B41BD" w:rsidRPr="00B81AC4">
        <w:rPr>
          <w:rFonts w:ascii="Times New Roman" w:hAnsi="Times New Roman" w:cs="Times New Roman"/>
          <w:sz w:val="24"/>
          <w:szCs w:val="24"/>
          <w:lang w:val="en-US"/>
        </w:rPr>
        <w:t xml:space="preserve">may </w:t>
      </w:r>
      <w:r w:rsidRPr="00B81AC4">
        <w:rPr>
          <w:rFonts w:ascii="Times New Roman" w:hAnsi="Times New Roman" w:cs="Times New Roman"/>
          <w:sz w:val="24"/>
          <w:szCs w:val="24"/>
          <w:lang w:val="en-US"/>
        </w:rPr>
        <w:t>exhibit</w:t>
      </w:r>
      <w:r w:rsidR="00D963C9" w:rsidRPr="00B81AC4">
        <w:rPr>
          <w:rFonts w:ascii="Times New Roman" w:hAnsi="Times New Roman" w:cs="Times New Roman"/>
          <w:sz w:val="24"/>
          <w:szCs w:val="24"/>
          <w:lang w:val="en-US"/>
        </w:rPr>
        <w:t xml:space="preserve"> </w:t>
      </w:r>
      <w:r w:rsidR="007B41BD" w:rsidRPr="00B81AC4">
        <w:rPr>
          <w:rFonts w:ascii="Times New Roman" w:hAnsi="Times New Roman" w:cs="Times New Roman"/>
          <w:sz w:val="24"/>
          <w:szCs w:val="24"/>
          <w:lang w:val="en-US"/>
        </w:rPr>
        <w:t xml:space="preserve">nuanced adaptation to different speakers as well. </w:t>
      </w:r>
      <w:r w:rsidR="00D963C9" w:rsidRPr="00B81AC4">
        <w:rPr>
          <w:rFonts w:ascii="Times New Roman" w:hAnsi="Times New Roman" w:cs="Times New Roman"/>
          <w:sz w:val="24"/>
          <w:szCs w:val="24"/>
          <w:lang w:val="en-US"/>
        </w:rPr>
        <w:t>Together, t</w:t>
      </w:r>
      <w:r w:rsidR="008E1C06" w:rsidRPr="00B81AC4">
        <w:rPr>
          <w:rFonts w:ascii="Times New Roman" w:hAnsi="Times New Roman" w:cs="Times New Roman"/>
          <w:sz w:val="24"/>
          <w:szCs w:val="24"/>
          <w:lang w:val="en-US"/>
        </w:rPr>
        <w:t>hese findings show that</w:t>
      </w:r>
      <w:r w:rsidR="004C1F20" w:rsidRPr="00B81AC4">
        <w:rPr>
          <w:rFonts w:ascii="Times New Roman" w:hAnsi="Times New Roman" w:cs="Times New Roman"/>
          <w:sz w:val="24"/>
          <w:szCs w:val="24"/>
          <w:lang w:val="en-US"/>
        </w:rPr>
        <w:t xml:space="preserve"> vocal</w:t>
      </w:r>
      <w:r w:rsidR="008E1C06" w:rsidRPr="00B81AC4">
        <w:rPr>
          <w:rFonts w:ascii="Times New Roman" w:hAnsi="Times New Roman" w:cs="Times New Roman"/>
          <w:sz w:val="24"/>
          <w:szCs w:val="24"/>
          <w:lang w:val="en-US"/>
        </w:rPr>
        <w:t xml:space="preserve"> emotion adaptation is partially fine-tuned to stable speaker characteristics, </w:t>
      </w:r>
      <w:commentRangeStart w:id="5"/>
      <w:r w:rsidR="008E1C06" w:rsidRPr="00B81AC4">
        <w:rPr>
          <w:rFonts w:ascii="Times New Roman" w:hAnsi="Times New Roman" w:cs="Times New Roman"/>
          <w:sz w:val="24"/>
          <w:szCs w:val="24"/>
          <w:lang w:val="en-US"/>
        </w:rPr>
        <w:t>whereas dynamic linguistic information is averaged out.</w:t>
      </w:r>
      <w:commentRangeEnd w:id="5"/>
      <w:r w:rsidR="001A1C8A" w:rsidRPr="00B81AC4">
        <w:rPr>
          <w:rStyle w:val="Kommentarzeichen"/>
          <w:rFonts w:ascii="Times New Roman" w:hAnsi="Times New Roman" w:cs="Times New Roman"/>
          <w:sz w:val="24"/>
          <w:szCs w:val="24"/>
          <w:lang w:val="en-US"/>
        </w:rPr>
        <w:commentReference w:id="5"/>
      </w:r>
      <w:r w:rsidR="008E1C06" w:rsidRPr="00B81AC4">
        <w:rPr>
          <w:rFonts w:ascii="Times New Roman" w:hAnsi="Times New Roman" w:cs="Times New Roman"/>
          <w:sz w:val="24"/>
          <w:szCs w:val="24"/>
          <w:lang w:val="en-US"/>
        </w:rPr>
        <w:t xml:space="preserve"> This </w:t>
      </w:r>
      <w:r w:rsidR="004C1F20" w:rsidRPr="00B81AC4">
        <w:rPr>
          <w:rFonts w:ascii="Times New Roman" w:hAnsi="Times New Roman" w:cs="Times New Roman"/>
          <w:sz w:val="24"/>
          <w:szCs w:val="24"/>
          <w:lang w:val="en-US"/>
        </w:rPr>
        <w:t xml:space="preserve">provides important empirical </w:t>
      </w:r>
      <w:r w:rsidR="00D963C9" w:rsidRPr="00B81AC4">
        <w:rPr>
          <w:rFonts w:ascii="Times New Roman" w:hAnsi="Times New Roman" w:cs="Times New Roman"/>
          <w:sz w:val="24"/>
          <w:szCs w:val="24"/>
          <w:lang w:val="en-US"/>
        </w:rPr>
        <w:t>support for</w:t>
      </w:r>
      <w:r w:rsidR="004C1F20" w:rsidRPr="00B81AC4">
        <w:rPr>
          <w:rFonts w:ascii="Times New Roman" w:hAnsi="Times New Roman" w:cs="Times New Roman"/>
          <w:sz w:val="24"/>
          <w:szCs w:val="24"/>
          <w:lang w:val="en-US"/>
        </w:rPr>
        <w:t xml:space="preserve"> recent calls that a </w:t>
      </w:r>
      <w:r w:rsidRPr="00B81AC4">
        <w:rPr>
          <w:rFonts w:ascii="Times New Roman" w:hAnsi="Times New Roman" w:cs="Times New Roman"/>
          <w:sz w:val="24"/>
          <w:szCs w:val="24"/>
          <w:lang w:val="en-US"/>
        </w:rPr>
        <w:t>comprehensive</w:t>
      </w:r>
      <w:r w:rsidR="004C1F20" w:rsidRPr="00B81AC4">
        <w:rPr>
          <w:rFonts w:ascii="Times New Roman" w:hAnsi="Times New Roman" w:cs="Times New Roman"/>
          <w:sz w:val="24"/>
          <w:szCs w:val="24"/>
          <w:lang w:val="en-US"/>
        </w:rPr>
        <w:t xml:space="preserve"> understanding of vocal emotional processing requires a closer look at the speakers </w:t>
      </w:r>
      <w:r w:rsidRPr="00B81AC4">
        <w:rPr>
          <w:rFonts w:ascii="Times New Roman" w:hAnsi="Times New Roman" w:cs="Times New Roman"/>
          <w:sz w:val="24"/>
          <w:szCs w:val="24"/>
          <w:lang w:val="en-US"/>
        </w:rPr>
        <w:t>expressing them</w:t>
      </w:r>
      <w:r w:rsidR="004C1F20" w:rsidRPr="00B81AC4">
        <w:rPr>
          <w:rFonts w:ascii="Times New Roman" w:hAnsi="Times New Roman" w:cs="Times New Roman"/>
          <w:sz w:val="24"/>
          <w:szCs w:val="24"/>
          <w:lang w:val="en-US"/>
        </w:rPr>
        <w:t xml:space="preserve">. </w:t>
      </w:r>
    </w:p>
    <w:p w14:paraId="131E74D5" w14:textId="77777777" w:rsidR="00BD2FD1" w:rsidRPr="00B81AC4" w:rsidRDefault="00BD2FD1">
      <w:pPr>
        <w:suppressAutoHyphens w:val="0"/>
        <w:spacing w:line="278" w:lineRule="auto"/>
        <w:rPr>
          <w:rFonts w:ascii="Times New Roman" w:hAnsi="Times New Roman" w:cs="Times New Roman"/>
          <w:lang w:val="en-US"/>
        </w:rPr>
      </w:pPr>
    </w:p>
    <w:p w14:paraId="1274BEA9" w14:textId="2D8432EC" w:rsidR="00BD2FD1" w:rsidRPr="00B81AC4" w:rsidRDefault="00BD2FD1" w:rsidP="00BD2FD1">
      <w:pPr>
        <w:spacing w:line="480" w:lineRule="auto"/>
        <w:rPr>
          <w:rFonts w:ascii="Times New Roman" w:hAnsi="Times New Roman" w:cs="Times New Roman"/>
          <w:sz w:val="24"/>
          <w:szCs w:val="24"/>
          <w:lang w:val="en-US"/>
        </w:rPr>
      </w:pPr>
      <w:r w:rsidRPr="00B81AC4">
        <w:rPr>
          <w:rFonts w:ascii="Times New Roman" w:hAnsi="Times New Roman" w:cs="Times New Roman"/>
          <w:b/>
          <w:bCs/>
          <w:sz w:val="24"/>
          <w:szCs w:val="24"/>
          <w:lang w:val="en-US"/>
        </w:rPr>
        <w:t>Keywords:</w:t>
      </w:r>
      <w:r w:rsidRPr="00B81AC4">
        <w:rPr>
          <w:rFonts w:ascii="Times New Roman" w:hAnsi="Times New Roman" w:cs="Times New Roman"/>
          <w:sz w:val="24"/>
          <w:szCs w:val="24"/>
          <w:lang w:val="en-US"/>
        </w:rPr>
        <w:t xml:space="preserve"> </w:t>
      </w:r>
      <w:r w:rsidR="00AC07F3" w:rsidRPr="00B81AC4">
        <w:rPr>
          <w:rFonts w:ascii="Times New Roman" w:hAnsi="Times New Roman" w:cs="Times New Roman"/>
          <w:sz w:val="24"/>
          <w:szCs w:val="24"/>
          <w:lang w:val="en-US"/>
        </w:rPr>
        <w:t xml:space="preserve">adaptation, vocal emotions, speaker </w:t>
      </w:r>
      <w:r w:rsidR="00104FF2" w:rsidRPr="00B81AC4">
        <w:rPr>
          <w:rFonts w:ascii="Times New Roman" w:hAnsi="Times New Roman" w:cs="Times New Roman"/>
          <w:sz w:val="24"/>
          <w:szCs w:val="24"/>
          <w:lang w:val="en-US"/>
        </w:rPr>
        <w:t>gender</w:t>
      </w:r>
      <w:r w:rsidR="00AC07F3" w:rsidRPr="00B81AC4">
        <w:rPr>
          <w:rFonts w:ascii="Times New Roman" w:hAnsi="Times New Roman" w:cs="Times New Roman"/>
          <w:sz w:val="24"/>
          <w:szCs w:val="24"/>
          <w:lang w:val="en-US"/>
        </w:rPr>
        <w:t>, identity, simultaneous opposite aftereffects</w:t>
      </w:r>
    </w:p>
    <w:p w14:paraId="64BB0E12" w14:textId="77B150DB" w:rsidR="00BD2FD1" w:rsidRPr="00B81AC4" w:rsidRDefault="00BD2FD1">
      <w:pPr>
        <w:suppressAutoHyphens w:val="0"/>
        <w:spacing w:line="278" w:lineRule="auto"/>
        <w:rPr>
          <w:rFonts w:ascii="Times New Roman" w:hAnsi="Times New Roman" w:cs="Times New Roman"/>
          <w:lang w:val="en-US"/>
        </w:rPr>
      </w:pPr>
    </w:p>
    <w:p w14:paraId="17F2EEEC" w14:textId="77777777" w:rsidR="00BD2FD1" w:rsidRPr="00B81AC4" w:rsidRDefault="00BD2FD1" w:rsidP="00BD2FD1">
      <w:pPr>
        <w:pStyle w:val="berschrift1"/>
        <w:spacing w:line="480" w:lineRule="auto"/>
        <w:ind w:left="432" w:hanging="432"/>
        <w:rPr>
          <w:rStyle w:val="Hervorhebung"/>
          <w:rFonts w:ascii="Times New Roman" w:hAnsi="Times New Roman" w:cs="Times New Roman"/>
          <w:sz w:val="24"/>
          <w:szCs w:val="24"/>
          <w:lang w:val="en-US"/>
        </w:rPr>
      </w:pPr>
      <w:bookmarkStart w:id="6" w:name="_Toc200448860"/>
      <w:r w:rsidRPr="00B81AC4">
        <w:rPr>
          <w:rStyle w:val="Hervorhebung"/>
          <w:rFonts w:ascii="Times New Roman" w:hAnsi="Times New Roman" w:cs="Times New Roman"/>
          <w:sz w:val="24"/>
          <w:szCs w:val="24"/>
          <w:lang w:val="en-US"/>
        </w:rPr>
        <w:t>Public significance statement</w:t>
      </w:r>
      <w:bookmarkEnd w:id="6"/>
    </w:p>
    <w:p w14:paraId="34849A4D" w14:textId="4BB42AB7" w:rsidR="004865EF" w:rsidRPr="00B81AC4" w:rsidRDefault="008C0EDA" w:rsidP="00B81AC4">
      <w:pPr>
        <w:pStyle w:val="Listenabsatz"/>
        <w:spacing w:line="480" w:lineRule="auto"/>
        <w:ind w:left="0"/>
        <w:rPr>
          <w:rFonts w:ascii="Times New Roman" w:hAnsi="Times New Roman" w:cs="Times New Roman"/>
          <w:i/>
          <w:iCs/>
          <w:sz w:val="24"/>
          <w:szCs w:val="24"/>
          <w:lang w:val="en-US"/>
        </w:rPr>
      </w:pPr>
      <w:r w:rsidRPr="00B81AC4">
        <w:rPr>
          <w:rFonts w:ascii="Times New Roman" w:hAnsi="Times New Roman" w:cs="Times New Roman"/>
          <w:iCs/>
          <w:lang w:val="en-US"/>
        </w:rPr>
        <w:tab/>
      </w:r>
      <w:r w:rsidR="00ED7C2F" w:rsidRPr="00B81AC4">
        <w:rPr>
          <w:rFonts w:ascii="Times New Roman" w:hAnsi="Times New Roman" w:cs="Times New Roman"/>
          <w:iCs/>
          <w:sz w:val="24"/>
          <w:szCs w:val="24"/>
          <w:lang w:val="en-US"/>
        </w:rPr>
        <w:t xml:space="preserve">For efficient emotional processing, </w:t>
      </w:r>
      <w:r w:rsidR="00104FF2" w:rsidRPr="00B81AC4">
        <w:rPr>
          <w:rFonts w:ascii="Times New Roman" w:hAnsi="Times New Roman" w:cs="Times New Roman"/>
          <w:iCs/>
          <w:sz w:val="24"/>
          <w:szCs w:val="24"/>
          <w:lang w:val="en-US"/>
        </w:rPr>
        <w:t>listeners</w:t>
      </w:r>
      <w:r w:rsidR="00ED7C2F" w:rsidRPr="00B81AC4">
        <w:rPr>
          <w:rFonts w:ascii="Times New Roman" w:hAnsi="Times New Roman" w:cs="Times New Roman"/>
          <w:iCs/>
          <w:sz w:val="24"/>
          <w:szCs w:val="24"/>
          <w:lang w:val="en-US"/>
        </w:rPr>
        <w:t xml:space="preserve"> flexibly tune into the current auditory context, a phenomenon known as perceptual adaptation</w:t>
      </w:r>
      <w:r w:rsidR="000C219D" w:rsidRPr="00B81AC4">
        <w:rPr>
          <w:rFonts w:ascii="Times New Roman" w:hAnsi="Times New Roman" w:cs="Times New Roman"/>
          <w:i/>
          <w:iCs/>
          <w:sz w:val="24"/>
          <w:szCs w:val="24"/>
          <w:lang w:val="en-US"/>
        </w:rPr>
        <w:t xml:space="preserve">. </w:t>
      </w:r>
      <w:r w:rsidR="004865EF" w:rsidRPr="00B81AC4">
        <w:rPr>
          <w:rFonts w:ascii="Times New Roman" w:hAnsi="Times New Roman" w:cs="Times New Roman"/>
          <w:sz w:val="24"/>
          <w:szCs w:val="24"/>
          <w:lang w:val="en-US"/>
        </w:rPr>
        <w:t xml:space="preserve">Here, it is tested whether vocal emotion adaptation is fine-tuned to the identity and the </w:t>
      </w:r>
      <w:r w:rsidR="00104FF2" w:rsidRPr="00B81AC4">
        <w:rPr>
          <w:rFonts w:ascii="Times New Roman" w:hAnsi="Times New Roman" w:cs="Times New Roman"/>
          <w:sz w:val="24"/>
          <w:szCs w:val="24"/>
          <w:lang w:val="en-US"/>
        </w:rPr>
        <w:t>gender</w:t>
      </w:r>
      <w:r w:rsidR="004865EF" w:rsidRPr="00B81AC4">
        <w:rPr>
          <w:rFonts w:ascii="Times New Roman" w:hAnsi="Times New Roman" w:cs="Times New Roman"/>
          <w:sz w:val="24"/>
          <w:szCs w:val="24"/>
          <w:lang w:val="en-US"/>
        </w:rPr>
        <w:t xml:space="preserve"> of the speaker, as well as the spoken words</w:t>
      </w:r>
      <w:r w:rsidR="000C219D" w:rsidRPr="00B81AC4">
        <w:rPr>
          <w:rFonts w:ascii="Times New Roman" w:hAnsi="Times New Roman" w:cs="Times New Roman"/>
          <w:i/>
          <w:iCs/>
          <w:sz w:val="24"/>
          <w:szCs w:val="24"/>
          <w:lang w:val="en-US"/>
        </w:rPr>
        <w:t xml:space="preserve">. </w:t>
      </w:r>
      <w:r w:rsidR="004865EF" w:rsidRPr="00B81AC4">
        <w:rPr>
          <w:rFonts w:ascii="Times New Roman" w:hAnsi="Times New Roman" w:cs="Times New Roman"/>
          <w:sz w:val="24"/>
          <w:szCs w:val="24"/>
          <w:lang w:val="en-US"/>
        </w:rPr>
        <w:t xml:space="preserve">As expected, emotion adaptation is modulated by speaker </w:t>
      </w:r>
      <w:r w:rsidR="00104FF2" w:rsidRPr="00B81AC4">
        <w:rPr>
          <w:rFonts w:ascii="Times New Roman" w:hAnsi="Times New Roman" w:cs="Times New Roman"/>
          <w:sz w:val="24"/>
          <w:szCs w:val="24"/>
          <w:lang w:val="en-US"/>
        </w:rPr>
        <w:t>gender</w:t>
      </w:r>
      <w:r w:rsidR="004865EF" w:rsidRPr="00B81AC4">
        <w:rPr>
          <w:rFonts w:ascii="Times New Roman" w:hAnsi="Times New Roman" w:cs="Times New Roman"/>
          <w:sz w:val="24"/>
          <w:szCs w:val="24"/>
          <w:lang w:val="en-US"/>
        </w:rPr>
        <w:t>, and partially by identity, but not by the spoken word</w:t>
      </w:r>
      <w:r w:rsidR="000C219D" w:rsidRPr="00B81AC4">
        <w:rPr>
          <w:rFonts w:ascii="Times New Roman" w:hAnsi="Times New Roman" w:cs="Times New Roman"/>
          <w:sz w:val="24"/>
          <w:szCs w:val="24"/>
          <w:lang w:val="en-US"/>
        </w:rPr>
        <w:t xml:space="preserve">. </w:t>
      </w:r>
      <w:r w:rsidR="004865EF" w:rsidRPr="00B81AC4">
        <w:rPr>
          <w:rFonts w:ascii="Times New Roman" w:hAnsi="Times New Roman" w:cs="Times New Roman"/>
          <w:sz w:val="24"/>
          <w:szCs w:val="24"/>
          <w:lang w:val="en-US"/>
        </w:rPr>
        <w:t>Thus, when listeners process vocal emotions, they also incorporate what they perceive about the speakers expressing them</w:t>
      </w:r>
      <w:r w:rsidR="0060583C" w:rsidRPr="00B81AC4">
        <w:rPr>
          <w:rFonts w:ascii="Times New Roman" w:hAnsi="Times New Roman" w:cs="Times New Roman"/>
          <w:sz w:val="24"/>
          <w:szCs w:val="24"/>
          <w:lang w:val="en-US"/>
        </w:rPr>
        <w:t>.</w:t>
      </w:r>
    </w:p>
    <w:p w14:paraId="69CC7AE6" w14:textId="52E0DA42" w:rsidR="00BD2FD1" w:rsidRPr="00B81AC4" w:rsidRDefault="00BD2FD1">
      <w:pPr>
        <w:suppressAutoHyphens w:val="0"/>
        <w:spacing w:line="278" w:lineRule="auto"/>
        <w:rPr>
          <w:rFonts w:ascii="Times New Roman" w:hAnsi="Times New Roman" w:cs="Times New Roman"/>
          <w:lang w:val="en-US"/>
        </w:rPr>
      </w:pPr>
      <w:r w:rsidRPr="00B81AC4">
        <w:rPr>
          <w:rFonts w:ascii="Times New Roman" w:hAnsi="Times New Roman" w:cs="Times New Roman"/>
          <w:lang w:val="en-US"/>
        </w:rPr>
        <w:br w:type="page"/>
      </w:r>
    </w:p>
    <w:p w14:paraId="4E3C1F22" w14:textId="343D86F4" w:rsidR="00A70E21" w:rsidRPr="00B81AC4" w:rsidRDefault="00BD2FD1" w:rsidP="007B3E33">
      <w:pPr>
        <w:pStyle w:val="berschrift2"/>
        <w:rPr>
          <w:rFonts w:ascii="Times New Roman" w:hAnsi="Times New Roman" w:cs="Times New Roman"/>
          <w:lang w:val="en-US"/>
        </w:rPr>
      </w:pPr>
      <w:bookmarkStart w:id="7" w:name="_Toc200448861"/>
      <w:r w:rsidRPr="00B81AC4">
        <w:rPr>
          <w:rFonts w:ascii="Times New Roman" w:hAnsi="Times New Roman" w:cs="Times New Roman"/>
          <w:lang w:val="en-US"/>
        </w:rPr>
        <w:lastRenderedPageBreak/>
        <w:t xml:space="preserve">Introduction </w:t>
      </w:r>
      <w:bookmarkEnd w:id="7"/>
    </w:p>
    <w:p w14:paraId="66BCF4A1" w14:textId="77777777" w:rsidR="009864E0" w:rsidRPr="00B81AC4" w:rsidRDefault="00136424">
      <w:pPr>
        <w:suppressAutoHyphens w:val="0"/>
        <w:spacing w:line="278" w:lineRule="auto"/>
        <w:rPr>
          <w:rFonts w:ascii="Times New Roman" w:hAnsi="Times New Roman" w:cs="Times New Roman"/>
          <w:lang w:val="en-US"/>
        </w:rPr>
      </w:pPr>
      <w:r w:rsidRPr="00B81AC4">
        <w:rPr>
          <w:rFonts w:ascii="Times New Roman" w:hAnsi="Times New Roman" w:cs="Times New Roman"/>
          <w:lang w:val="en-US"/>
        </w:rPr>
        <w:tab/>
      </w:r>
    </w:p>
    <w:p w14:paraId="121A12D1" w14:textId="480DD4E9" w:rsidR="00D1106D" w:rsidRPr="00B81AC4" w:rsidRDefault="00D1106D" w:rsidP="00B97D73">
      <w:pPr>
        <w:pStyle w:val="berschrift3"/>
        <w:rPr>
          <w:rFonts w:ascii="Times New Roman" w:hAnsi="Times New Roman" w:cs="Times New Roman"/>
          <w:lang w:val="en-US"/>
        </w:rPr>
      </w:pPr>
      <w:r w:rsidRPr="00B81AC4">
        <w:rPr>
          <w:rFonts w:ascii="Times New Roman" w:hAnsi="Times New Roman" w:cs="Times New Roman"/>
          <w:lang w:val="en-US"/>
        </w:rPr>
        <w:t>Human voices – a rich and complex signal</w:t>
      </w:r>
    </w:p>
    <w:p w14:paraId="1E2F9AD1" w14:textId="7AB5D54A" w:rsidR="00136424" w:rsidRPr="00B81AC4" w:rsidRDefault="009864E0"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93645F" w:rsidRPr="00B81AC4">
        <w:rPr>
          <w:rFonts w:ascii="Times New Roman" w:hAnsi="Times New Roman" w:cs="Times New Roman"/>
          <w:sz w:val="24"/>
          <w:szCs w:val="24"/>
          <w:lang w:val="en-US"/>
        </w:rPr>
        <w:t>While we speak, our voices transport a wealth of information</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a3879da-5224-4efa-9c17-a85197ca420b"/>
          <w:id w:val="445971563"/>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Mzk1MDFjLTljNTktNGJhZi05MWNjLTgyZTQxMDE4MzhiZSIsIlJhbmdlTGVuZ3RoIjoxOSwiUmVmZXJlbmNlSWQiOiI4NDczZDE5Ny1iNmU3LTRmNTgtODk5Yi0yZDMxM2VlY2FlO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pZCI6IjUiLCIkdHlwZSI6IlN3aXNzQWNhZGVtaWMuQ2l0YXZpLlByb2plY3QsIFN3aXNzQWNhZGVtaWMuQ2l0YXZpIn19LHsiJGlkIjoiNi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yZWYiOiI1In19LHsiJGlkIjoiNyIsIiR0eXBlIjoiU3dpc3NBY2FkZW1pYy5DaXRhdmkuUGVyc29uLCBTd2lzc0FjYWRlbWljLkNpdGF2aSIsIkZpcnN0TmFtZSI6Ik1hcmlhbm5lIiwiTGFzdE5hbWUiOiJMYXRpbnVzIiwiUHJvdGVjdGVkIjpmYWxzZSwiU2V4IjoxLCJDcmVhdGVkQnkiOiJfQ2hyaXN0aW5lIiwiQ3JlYXRlZE9uIjoiMjAxOS0wNy0wM1QxMzoyMDo0NiIsIk1vZGlmaWVkQnkiOiJfQ2hyaXN0aW5lIiwiSWQiOiI4Y2M1YzkwMi0zM2YzLTRlZDEtOTMxZi00ZmVkYzVjMjg4ZTkiLCJNb2RpZmllZE9uIjoiMjAxOS0wNy0wM1QxMzoyMDo0OSIsIlByb2plY3QiOnsiJHJlZiI6IjUifX0seyIkaWQiOiI4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1In19XSwiQmliVGVYS2V5IjoiQmVsaW5fMjAxMSIsIkNpdGF0aW9uS2V5VXBkYXRlVHlwZSI6MCwiQ29sbGFib3JhdG9ycyI6W10sIkRhdGUyIjoiMjAxMS8xMC8xMyIsIkRvaSI6IjEwLjExMTEvai4yMDQ0LTgyOTUuMjAxMS4wMjA0MS54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UifX1dLCJOdW1iZXIiOiI0IiwiT3JnYW5pemF0aW9ucyI6W10sIk90aGVyc0ludm9sdmVkIjpbXSwiUGFnZVJhbmdlIjoiPHNwPlxyXG4gIDxuPjcxMTwvbj5cclxuICA8aW4+dHJ1ZTwvaW4+XHJcbiAgPG9zPjcxMTwvb3M+XHJcbiAgPHBzPjcxMTwvcHM+XHJcbjwvc3A+XHJcbjxlcD5cclxuICA8bj43MjU8L24+XHJcbiAgPGluPnRydWU8L2luPlxyXG4gIDxvcz43MjU8L29zPlxyXG4gIDxwcz43MjU8L3BzPlxyXG48L2VwPlxyXG48b3M+NzExLTI1PC9vcz4iLCJQZXJpb2RpY2FsIjp7IiRpZCI6IjE1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U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IiwiSWQiOiI4NDczZDE5Ny1iNmU3LTRmNTgtODk5Yi0yZDMxM2VlY2FlOTYiLCJNb2RpZmllZE9uIjoiMjAyNi0wMy0wOVQxODo0MjoxMyIsIlByb2plY3QiOnsiJHJlZiI6IjUifX0sIlVzZU51bWJlcmluZ1R5cGVPZlBhcmVudERvY3VtZW50IjpmYWxzZX0seyIkaWQiOiIxNiIsIiR0eXBlIjoiU3dpc3NBY2FkZW1pYy5DaXRhdmkuQ2l0YXRpb25zLldvcmRQbGFjZWhvbGRlckVudHJ5LCBTd2lzc0FjYWRlbWljLkNpdGF2aSIsIklkIjoiZDNkMTg2NzAtNTljYy00YjQ5LWEyYWYtN2M5ZjE2OGY2MDU1IiwiUmFuZ2VTdGFydCI6MTksIlJhbmdlTGVuZ3RoIjoyNywiUmVmZXJlbmNlSWQiOiIzMWE2YzM1OS04NDM0LTRiNTItYTBkOC0zNDdkNGQwMDY3MTQi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zgvczQ0MjcxLTAyMy0wMDAwMS00IiwiVXJpU3RyaW5nIjoiaHR0cHM6Ly9kb2kub3JnLzEwLjEwMzgvczQ0MjcxLTAyMy0wMDAwMS00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}</w:instrText>
          </w:r>
          <w:r w:rsidR="00186320" w:rsidRPr="00B81AC4">
            <w:rPr>
              <w:rFonts w:ascii="Times New Roman" w:hAnsi="Times New Roman" w:cs="Times New Roman"/>
              <w:sz w:val="24"/>
              <w:szCs w:val="24"/>
              <w:lang w:val="en-US"/>
            </w:rPr>
            <w:fldChar w:fldCharType="separate"/>
          </w:r>
          <w:r w:rsidR="00186320" w:rsidRPr="00B81AC4">
            <w:rPr>
              <w:rFonts w:ascii="Times New Roman" w:hAnsi="Times New Roman" w:cs="Times New Roman"/>
              <w:sz w:val="24"/>
              <w:szCs w:val="24"/>
              <w:lang w:val="en-US"/>
            </w:rPr>
            <w:t>(Belin et al., 2011; Lavan &amp; McGettigan, 2023)</w:t>
          </w:r>
          <w:r w:rsidR="00186320" w:rsidRPr="00B81AC4">
            <w:rPr>
              <w:rFonts w:ascii="Times New Roman" w:hAnsi="Times New Roman" w:cs="Times New Roman"/>
              <w:sz w:val="24"/>
              <w:szCs w:val="24"/>
              <w:lang w:val="en-US"/>
            </w:rPr>
            <w:fldChar w:fldCharType="end"/>
          </w:r>
        </w:sdtContent>
      </w:sdt>
      <w:r w:rsidRPr="00B81AC4">
        <w:rPr>
          <w:rFonts w:ascii="Times New Roman" w:hAnsi="Times New Roman" w:cs="Times New Roman"/>
          <w:sz w:val="24"/>
          <w:szCs w:val="24"/>
          <w:lang w:val="en-US"/>
        </w:rPr>
        <w:t>. These</w:t>
      </w:r>
      <w:r w:rsidR="00EA7CE9" w:rsidRPr="00B81AC4">
        <w:rPr>
          <w:rFonts w:ascii="Times New Roman" w:hAnsi="Times New Roman" w:cs="Times New Roman"/>
          <w:sz w:val="24"/>
          <w:szCs w:val="24"/>
          <w:lang w:val="en-US"/>
        </w:rPr>
        <w:t xml:space="preserve"> can be grouped into</w:t>
      </w:r>
      <w:r w:rsidR="0093645F" w:rsidRPr="00B81AC4">
        <w:rPr>
          <w:rFonts w:ascii="Times New Roman" w:hAnsi="Times New Roman" w:cs="Times New Roman"/>
          <w:sz w:val="24"/>
          <w:szCs w:val="24"/>
          <w:lang w:val="en-US"/>
        </w:rPr>
        <w:t xml:space="preserve"> linguistic, extralinguistic and paralinguistic cues</w:t>
      </w:r>
      <w:r w:rsidR="00AF7197"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7ad3ddc-ec7f-4ca2-ba5e-09b795b256b6"/>
          <w:id w:val="1184865166"/>
          <w:placeholder>
            <w:docPart w:val="DefaultPlaceholder_-1854013440"/>
          </w:placeholder>
        </w:sdtPr>
        <w:sdtContent>
          <w:r w:rsidR="00AF7197"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NGNmMWEwLTdjNmEtNGY0Ny04MjA4LWUyMDI1YjBkZTI0MyIsIlJhbmdlTGVuZ3RoIjoyOCwiUmVmZXJlbmNlSWQiOiI4Y2I3ZTM1Yi1mMGFjLTRlM2EtYjkxZS0zZGJjM2FhNmU1Z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GlkIjoiNSIsIiR0eXBlIjoiU3dpc3NBY2FkZW1pYy5DaXRhdmkuUHJvamVjdCwgU3dpc3NBY2FkZW1pYy5DaXRhdmkifX0seyIkaWQiOiI2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1In19LHsiJGlkIjoiNyIsIiR0eXBlIjoiU3dpc3NBY2FkZW1pYy5DaXRhdmkuUGVyc29uLCBTd2lzc0FjYWRlbWljLkNpdGF2aSIsIkZpcnN0TmFtZSI6IkFkcmlhbiIsIkxhc3ROYW1lIjoiU2ltcHNvbiIsIk1pZGRsZU5hbWUiOiJQLiIsIlByb3RlY3RlZCI6ZmFsc2UsIlNleCI6MiwiQ3JlYXRlZEJ5IjoiX0NocmlzdGluZSIsIkNyZWF0ZWRPbiI6IjIwMTktMDMtMDVUMDg6MzM6NDkiLCJNb2RpZmllZEJ5IjoiX0NocmlzdGluZSIsIklkIjoiZGNhZjAwYmItZmM5My00MDA0LWFiZTYtYmQ3YjJiMmQ1ZTc2IiwiTW9kaWZpZWRPbiI6IjIwMTktMDMtMDVUMDg6MzM6NTEiLCJQcm9qZWN0Ijp7IiRyZWYiOiI1In19LHsiJGlkIjoiOC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S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1In19XSwiQmliVGVYS2V5IjoiU2Nod2VpbmJlcmdlcl8yMDE0IiwiQ2l0YXRpb25LZXlVcGRhdGVUeXBlIjowLCJDb2xsYWJvcmF0b3JzIjpbXSwiRGF0ZTIiOiIyMDE0LzAxLzAxIiwiRG9pIjoiMTAuMTAwMi93Y3MuMTI2M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I2MzA0Mjk0IiwiVXJpU3RyaW5nIjoiaHR0cDovL3d3dy5uY2JpLm5sbS5uaWguZ292L3B1Ym1lZC8yNjMwNDI5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xOGVlOGNjZi1mMjZkLTQ2NzYtOWUwOS0zNDQzMDdjNjhhYWE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DIvd2NzLjEyNjEiLCJVcmlTdHJpbmciOiJodHRwczovL2RvaS5vcmcvMTAuMTAwMi93Y3MuMTI2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}</w:instrText>
          </w:r>
          <w:r w:rsidR="00AF7197"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(Schweinberger et al., 2014)</w:t>
          </w:r>
          <w:r w:rsidR="00AF7197" w:rsidRPr="00B81AC4">
            <w:rPr>
              <w:rFonts w:ascii="Times New Roman" w:hAnsi="Times New Roman" w:cs="Times New Roman"/>
              <w:sz w:val="24"/>
              <w:szCs w:val="24"/>
              <w:lang w:val="en-US"/>
            </w:rPr>
            <w:fldChar w:fldCharType="end"/>
          </w:r>
        </w:sdtContent>
      </w:sdt>
      <w:r w:rsidR="0093645F" w:rsidRPr="00B81AC4">
        <w:rPr>
          <w:rFonts w:ascii="Times New Roman" w:hAnsi="Times New Roman" w:cs="Times New Roman"/>
          <w:sz w:val="24"/>
          <w:szCs w:val="24"/>
          <w:lang w:val="en-US"/>
        </w:rPr>
        <w:t>. Linguistic cues express the semantic content of the uttered message</w:t>
      </w:r>
      <w:r w:rsidR="00CF57C2" w:rsidRPr="00B81AC4">
        <w:rPr>
          <w:rFonts w:ascii="Times New Roman" w:hAnsi="Times New Roman" w:cs="Times New Roman"/>
          <w:sz w:val="24"/>
          <w:szCs w:val="24"/>
          <w:lang w:val="en-US"/>
        </w:rPr>
        <w:t>, i.e. the spoken words</w:t>
      </w:r>
      <w:r w:rsidR="0093645F" w:rsidRPr="00B81AC4">
        <w:rPr>
          <w:rFonts w:ascii="Times New Roman" w:hAnsi="Times New Roman" w:cs="Times New Roman"/>
          <w:sz w:val="24"/>
          <w:szCs w:val="24"/>
          <w:lang w:val="en-US"/>
        </w:rPr>
        <w:t xml:space="preserve">. Extralinguistic cues refer to speaker characteristics such as </w:t>
      </w:r>
      <w:r w:rsidR="00104FF2" w:rsidRPr="00B81AC4">
        <w:rPr>
          <w:rFonts w:ascii="Times New Roman" w:hAnsi="Times New Roman" w:cs="Times New Roman"/>
          <w:sz w:val="24"/>
          <w:szCs w:val="24"/>
          <w:lang w:val="en-US"/>
        </w:rPr>
        <w:t>gender</w:t>
      </w:r>
      <w:r w:rsidR="0093645F" w:rsidRPr="00B81AC4">
        <w:rPr>
          <w:rFonts w:ascii="Times New Roman" w:hAnsi="Times New Roman" w:cs="Times New Roman"/>
          <w:sz w:val="24"/>
          <w:szCs w:val="24"/>
          <w:lang w:val="en-US"/>
        </w:rPr>
        <w:t xml:space="preserve">, age, identity, and even perceived personality traits such as trustworthiness and dominance </w:t>
      </w:r>
      <w:sdt>
        <w:sdtPr>
          <w:rPr>
            <w:rFonts w:ascii="Times New Roman" w:hAnsi="Times New Roman" w:cs="Times New Roman"/>
            <w:sz w:val="24"/>
            <w:szCs w:val="24"/>
            <w:lang w:val="en-US"/>
          </w:rPr>
          <w:alias w:val="To edit, see citavi.com/edit"/>
          <w:tag w:val="CitaviPlaceholder#23044afe-433c-4afd-b033-49f4632e6dce"/>
          <w:id w:val="-1802299192"/>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YzBlMTgxLWFlMGEtNGFjZi04YzEwLTE2NDdmMTc4Mjc2OCIsIlJhbmdlTGVuZ3RoIjoyMCwiUmVmZXJlbmNlSWQiOiIxMDIyY2EyNC00ZjM0LTQ4NzQtODVhZi04NGIxMDBkODViMj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3My9wbmFzLjIzMTgzNjExMjEiLCJVcmlTdHJpbmciOiJodHRwczovL2RvaS5vcmcvMTAuMTA3My9wbmFzLjIzMTgzNjExMj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jRUMTE6NTM6MTIiLCJNb2RpZmllZEJ5IjoiX0NocmlzdGluZSBOdXNzYmF1bSIsIklkIjoiMzU2Mzg4MDMtNTg0ZC00M2ZjLWE4NTEtNWQ0NTFlZjAzZmFlIiwiTW9kaWZpZWRPbiI6IjIwMjQtMDctMjRUMTE6NTM6MTI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xMTIxNDA1MSIsIlVyaVN0cmluZyI6Imh0dHBzOi8vd3d3Lm5jYmkubmxtLm5paC5nb3YvcG1jL2FydGljbGVzL1BNQzExMjE0MDUx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I0VDExOjUzOjEyIiwiTW9kaWZpZWRCeSI6Il9DaHJpc3RpbmUgTnVzc2JhdW0iLCJJZCI6IjEyNDQ0ZjI1LTNjODAtNDVhNy04MzlhLTdlYjQxMmM5M2Y5YiIsIk1vZGlmaWVkT24iOiIyMDI0LTA3LTI0VDExOjUzOjEy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zg4ODkxNDciLCJVcmlTdHJpbmciOiJodHRwOi8vd3d3Lm5jYmkubmxtLm5paC5nb3YvcHVibWVkLzM4ODg5MTQ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}</w:instrText>
          </w:r>
          <w:r w:rsidR="00186320" w:rsidRPr="00B81AC4">
            <w:rPr>
              <w:rFonts w:ascii="Times New Roman" w:hAnsi="Times New Roman" w:cs="Times New Roman"/>
              <w:sz w:val="24"/>
              <w:szCs w:val="24"/>
              <w:lang w:val="en-US"/>
            </w:rPr>
            <w:fldChar w:fldCharType="separate"/>
          </w:r>
          <w:r w:rsidR="00186320" w:rsidRPr="00B81AC4">
            <w:rPr>
              <w:rFonts w:ascii="Times New Roman" w:hAnsi="Times New Roman" w:cs="Times New Roman"/>
              <w:sz w:val="24"/>
              <w:szCs w:val="24"/>
              <w:lang w:val="en-US"/>
            </w:rPr>
            <w:t>(Lavan et al., 2024)</w:t>
          </w:r>
          <w:r w:rsidR="00186320" w:rsidRPr="00B81AC4">
            <w:rPr>
              <w:rFonts w:ascii="Times New Roman" w:hAnsi="Times New Roman" w:cs="Times New Roman"/>
              <w:sz w:val="24"/>
              <w:szCs w:val="24"/>
              <w:lang w:val="en-US"/>
            </w:rPr>
            <w:fldChar w:fldCharType="end"/>
          </w:r>
        </w:sdtContent>
      </w:sdt>
      <w:r w:rsidR="0093645F" w:rsidRPr="00B81AC4">
        <w:rPr>
          <w:rFonts w:ascii="Times New Roman" w:hAnsi="Times New Roman" w:cs="Times New Roman"/>
          <w:sz w:val="24"/>
          <w:szCs w:val="24"/>
          <w:lang w:val="en-US"/>
        </w:rPr>
        <w:t xml:space="preserve">. </w:t>
      </w:r>
      <w:r w:rsidR="00EA7CE9" w:rsidRPr="00B81AC4">
        <w:rPr>
          <w:rFonts w:ascii="Times New Roman" w:hAnsi="Times New Roman" w:cs="Times New Roman"/>
          <w:sz w:val="24"/>
          <w:szCs w:val="24"/>
          <w:lang w:val="en-US"/>
        </w:rPr>
        <w:t>These</w:t>
      </w:r>
      <w:r w:rsidR="0093645F" w:rsidRPr="00B81AC4">
        <w:rPr>
          <w:rFonts w:ascii="Times New Roman" w:hAnsi="Times New Roman" w:cs="Times New Roman"/>
          <w:sz w:val="24"/>
          <w:szCs w:val="24"/>
          <w:lang w:val="en-US"/>
        </w:rPr>
        <w:t xml:space="preserve"> cues are commonly assumed as stable and therefore do not change over the course of a conversation. Paralinguistic cues, in contrast, </w:t>
      </w:r>
      <w:r w:rsidR="00EA7CE9" w:rsidRPr="00B81AC4">
        <w:rPr>
          <w:rFonts w:ascii="Times New Roman" w:hAnsi="Times New Roman" w:cs="Times New Roman"/>
          <w:sz w:val="24"/>
          <w:szCs w:val="24"/>
          <w:lang w:val="en-US"/>
        </w:rPr>
        <w:t xml:space="preserve">are non-verbal vocal features that are conveyed together with the spoken word and are constantly modulated during an utterance. They are </w:t>
      </w:r>
      <w:r w:rsidR="00CF57C2" w:rsidRPr="00B81AC4">
        <w:rPr>
          <w:rFonts w:ascii="Times New Roman" w:hAnsi="Times New Roman" w:cs="Times New Roman"/>
          <w:sz w:val="24"/>
          <w:szCs w:val="24"/>
          <w:lang w:val="en-US"/>
        </w:rPr>
        <w:t>also</w:t>
      </w:r>
      <w:r w:rsidR="00EA7CE9" w:rsidRPr="00B81AC4">
        <w:rPr>
          <w:rFonts w:ascii="Times New Roman" w:hAnsi="Times New Roman" w:cs="Times New Roman"/>
          <w:sz w:val="24"/>
          <w:szCs w:val="24"/>
          <w:lang w:val="en-US"/>
        </w:rPr>
        <w:t xml:space="preserve"> referred to as “voice prosody”</w:t>
      </w:r>
      <w:r w:rsidR="00BC7F7E" w:rsidRPr="00B81AC4">
        <w:rPr>
          <w:rFonts w:ascii="Times New Roman" w:hAnsi="Times New Roman" w:cs="Times New Roman"/>
          <w:sz w:val="24"/>
          <w:szCs w:val="24"/>
          <w:lang w:val="en-US"/>
        </w:rPr>
        <w:t>. Importantly,</w:t>
      </w:r>
      <w:r w:rsidR="00DD54B2" w:rsidRPr="00B81AC4">
        <w:rPr>
          <w:rFonts w:ascii="Times New Roman" w:hAnsi="Times New Roman" w:cs="Times New Roman"/>
          <w:sz w:val="24"/>
          <w:szCs w:val="24"/>
          <w:lang w:val="en-US"/>
        </w:rPr>
        <w:t xml:space="preserve"> they </w:t>
      </w:r>
      <w:r w:rsidR="00EA7CE9" w:rsidRPr="00B81AC4">
        <w:rPr>
          <w:rFonts w:ascii="Times New Roman" w:hAnsi="Times New Roman" w:cs="Times New Roman"/>
          <w:sz w:val="24"/>
          <w:szCs w:val="24"/>
          <w:lang w:val="en-US"/>
        </w:rPr>
        <w:t xml:space="preserve">are not </w:t>
      </w:r>
      <w:r w:rsidR="002F2F36" w:rsidRPr="00B81AC4">
        <w:rPr>
          <w:rFonts w:ascii="Times New Roman" w:hAnsi="Times New Roman" w:cs="Times New Roman"/>
          <w:sz w:val="24"/>
          <w:szCs w:val="24"/>
          <w:lang w:val="en-US"/>
        </w:rPr>
        <w:t>only</w:t>
      </w:r>
      <w:r w:rsidR="00EA7CE9" w:rsidRPr="00B81AC4">
        <w:rPr>
          <w:rFonts w:ascii="Times New Roman" w:hAnsi="Times New Roman" w:cs="Times New Roman"/>
          <w:sz w:val="24"/>
          <w:szCs w:val="24"/>
          <w:lang w:val="en-US"/>
        </w:rPr>
        <w:t xml:space="preserve"> </w:t>
      </w:r>
      <w:r w:rsidR="00BC7F7E" w:rsidRPr="00B81AC4">
        <w:rPr>
          <w:rFonts w:ascii="Times New Roman" w:hAnsi="Times New Roman" w:cs="Times New Roman"/>
          <w:sz w:val="24"/>
          <w:szCs w:val="24"/>
          <w:lang w:val="en-US"/>
        </w:rPr>
        <w:t xml:space="preserve">a </w:t>
      </w:r>
      <w:r w:rsidR="00CF57C2" w:rsidRPr="00B81AC4">
        <w:rPr>
          <w:rFonts w:ascii="Times New Roman" w:hAnsi="Times New Roman" w:cs="Times New Roman"/>
          <w:sz w:val="24"/>
          <w:szCs w:val="24"/>
          <w:lang w:val="en-US"/>
        </w:rPr>
        <w:t xml:space="preserve">mere </w:t>
      </w:r>
      <w:r w:rsidR="00EA7CE9" w:rsidRPr="00B81AC4">
        <w:rPr>
          <w:rFonts w:ascii="Times New Roman" w:hAnsi="Times New Roman" w:cs="Times New Roman"/>
          <w:sz w:val="24"/>
          <w:szCs w:val="24"/>
          <w:lang w:val="en-US"/>
        </w:rPr>
        <w:t>byproduct of the spoken utterances, but a carrier of rich and complex meaning</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9ea30b5-90e9-45a9-aced-0591a450ec38"/>
          <w:id w:val="616798258"/>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NjZlYWJiLTJmMWUtNDkxYi05MzlmLTBiMTg2MTBmZDA2NiIsIlJhbmdlTGVuZ3RoIjoyMywiUmVmZXJlbmNlSWQiOiI1ZjY2MDAwMS1jMDhmLTRmMTMtOGUzZS02NTczM2VkZjFhNG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U2NoaXJtZXJfMjAyNSIsIkNpdGF0aW9uS2V5VXBkYXRlVHlwZSI6MCwiQ29sbGFib3JhdG9ycyI6W10sIkRhdGUyIjoiMTEuMDkuMjAyNCIsIkRvaSI6IjEwLjExMTEvYnJ2LjEzMTQw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kyNjIxMjAiLCJVcmlTdHJpbmciOiJodHRwOi8vd3d3Lm5jYmkubmxtLm5paC5nb3YvcHVibWVkLzM5MjYyMTI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zLTE4VDEzOjQ1OjAyIiwiTW9kaWZpZWRCeSI6Il9DaHJpc3RpbmUgTnVzc2JhdW0iLCJJZCI6ImUxOTg3MzFlLTdhYWItNGYwMy1iMzE3LTYzNTgyOGE2YjNjNCIsIk1vZGlmaWVkT24iOiIyMDI1LTAzLTE4VDEzOjQ1OjA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xMS9icnYuMTMxNDAiLCJVcmlTdHJpbmciOiJodHRwczovL2RvaS5vcmcvMTAuMTExMS9icnYuMTMxNDA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ThUMTM6NDU6MDIiLCJNb2RpZmllZEJ5IjoiX0NocmlzdGluZSBOdXNzYmF1bSIsIklkIjoiMzliM2FlNTAtNWIwNi00MTQ2LTk0ZjgtOGYwZWRkNjk1OGM4IiwiTW9kaWZpZWRPbiI6IjIwMjUtMDMtMThUMTM6NDU6MDI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JQTUMxMTcxODYyMSIsIlVyaVN0cmluZyI6Imh0dHBzOi8vd3d3Lm5jYmkubmxtLm5paC5nb3YvcG1jL2FydGljbGVzL1BNQzExNzE4NjIx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(Schirmer et al., 2025)</w:t>
          </w:r>
          <w:r w:rsidR="00AB5B22" w:rsidRPr="00B81AC4">
            <w:rPr>
              <w:rFonts w:ascii="Times New Roman" w:hAnsi="Times New Roman" w:cs="Times New Roman"/>
              <w:sz w:val="24"/>
              <w:szCs w:val="24"/>
              <w:lang w:val="en-US"/>
            </w:rPr>
            <w:fldChar w:fldCharType="end"/>
          </w:r>
        </w:sdtContent>
      </w:sdt>
      <w:r w:rsidR="00EA7CE9" w:rsidRPr="00B81AC4">
        <w:rPr>
          <w:rFonts w:ascii="Times New Roman" w:hAnsi="Times New Roman" w:cs="Times New Roman"/>
          <w:sz w:val="24"/>
          <w:szCs w:val="24"/>
          <w:lang w:val="en-US"/>
        </w:rPr>
        <w:t>.</w:t>
      </w:r>
    </w:p>
    <w:p w14:paraId="55EE21D3" w14:textId="21A610BE" w:rsidR="00E00315" w:rsidRPr="00B81AC4" w:rsidRDefault="00136424"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EA7CE9" w:rsidRPr="00B81AC4">
        <w:rPr>
          <w:rFonts w:ascii="Times New Roman" w:hAnsi="Times New Roman" w:cs="Times New Roman"/>
          <w:sz w:val="24"/>
          <w:szCs w:val="24"/>
          <w:lang w:val="en-US"/>
        </w:rPr>
        <w:t>The arguably most important type of paralinguistic cues are vocal emotions</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aff7e70-8787-4fa5-bdd9-dae99271b739"/>
          <w:id w:val="-979381214"/>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zg2NTVhLTA2YzUtNGFhMy05MzFlLTNlZjgwNzI1MjRhNiIsIlJhbmdlTGVuZ3RoIjoxNCwiUmVmZXJlbmNlSWQiOiIzMzZjNDEzMy00MWUyLTQxY2UtOTM5ZS0zOTNhOWRiMTI5Yz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aWQiOiI1IiwiJHR5cGUiOiJTd2lzc0FjYWRlbWljLkNpdGF2aS5Qcm9qZWN0LCBTd2lzc0FjYWRlbWljLkNpdGF2aSJ9fV0sIkJpYlRlWEtleSI6IlNjaGVyZXJfMTk4NiIsIkNpdGF0aW9uS2V5VXBkYXRlVHlwZSI6MCwiQ29sbGFib3JhdG9ycyI6W10sIkRhdGUyIjoiMTk4Ni8wMy8wMSIsIkRvaSI6IjEwLjEwMzcvMDAzMy0yOTA5Ljk5LjIuMTQz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M1MTUzODEiLCJVcmlTdHJpbmciOiJodHRwOi8vd3d3Lm5jYmkubmxtLm5paC5nb3YvcHVibWVkLzM1MTUzOD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1ZjhkMTM1MC1lZDVjLTQxYzYtYTUwMi1kOWYyZWM5MGZkNTgiLCJNb2RpZmllZE9uIjoiMjAxOS0wMi0yMVQxMjo1MDo1NC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AzNy8wMDMzLTI5MDkuOTkuMi4xNDMiLCJVcmlTdHJpbmciOiJodHRwczovL2RvaS5vcmcvMTAuMTAzNy8wMDMzLTI5MDkuOTkuMi4xND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zL294Zm9yZGhiLzk3ODAxOTg3NDMxODcuMDEzLjQiLCJVcmlTdHJpbmciOiJodHRwczovL2RvaS5vcmcvMTAuMTA5My9veGZvcmRoYi85NzgwMTk4NzQzMTg3LjAxMy40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MjA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0seyIkcmVmIjoiMTkifSx7IiRyZWYiOiIyMCJ9LHsiJHJlZiI6IjQi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Ix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}</w:instrText>
          </w:r>
          <w:r w:rsidR="00186320"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(Scherer, 1986, 2018)</w:t>
          </w:r>
          <w:r w:rsidR="00186320" w:rsidRPr="00B81AC4">
            <w:rPr>
              <w:rFonts w:ascii="Times New Roman" w:hAnsi="Times New Roman" w:cs="Times New Roman"/>
              <w:sz w:val="24"/>
              <w:szCs w:val="24"/>
              <w:lang w:val="en-US"/>
            </w:rPr>
            <w:fldChar w:fldCharType="end"/>
          </w:r>
        </w:sdtContent>
      </w:sdt>
      <w:r w:rsidR="00DD54B2" w:rsidRPr="00B81AC4">
        <w:rPr>
          <w:rFonts w:ascii="Times New Roman" w:hAnsi="Times New Roman" w:cs="Times New Roman"/>
          <w:sz w:val="24"/>
          <w:szCs w:val="24"/>
          <w:lang w:val="en-US"/>
        </w:rPr>
        <w:t xml:space="preserve">. With our voices, we can </w:t>
      </w:r>
      <w:r w:rsidR="00BC7F7E" w:rsidRPr="00B81AC4">
        <w:rPr>
          <w:rFonts w:ascii="Times New Roman" w:hAnsi="Times New Roman" w:cs="Times New Roman"/>
          <w:sz w:val="24"/>
          <w:szCs w:val="24"/>
          <w:lang w:val="en-US"/>
        </w:rPr>
        <w:t>convey</w:t>
      </w:r>
      <w:r w:rsidR="00DD54B2" w:rsidRPr="00B81AC4">
        <w:rPr>
          <w:rFonts w:ascii="Times New Roman" w:hAnsi="Times New Roman" w:cs="Times New Roman"/>
          <w:sz w:val="24"/>
          <w:szCs w:val="24"/>
          <w:lang w:val="en-US"/>
        </w:rPr>
        <w:t xml:space="preserve"> a remarkable range of </w:t>
      </w:r>
      <w:r w:rsidR="0019400C" w:rsidRPr="00B81AC4">
        <w:rPr>
          <w:rFonts w:ascii="Times New Roman" w:hAnsi="Times New Roman" w:cs="Times New Roman"/>
          <w:sz w:val="24"/>
          <w:szCs w:val="24"/>
          <w:lang w:val="en-US"/>
        </w:rPr>
        <w:t>emotional</w:t>
      </w:r>
      <w:r w:rsidR="00BC7F7E" w:rsidRPr="00B81AC4">
        <w:rPr>
          <w:rFonts w:ascii="Times New Roman" w:hAnsi="Times New Roman" w:cs="Times New Roman"/>
          <w:sz w:val="24"/>
          <w:szCs w:val="24"/>
          <w:lang w:val="en-US"/>
        </w:rPr>
        <w:t xml:space="preserve"> expressions</w:t>
      </w:r>
      <w:r w:rsidR="00DD54B2" w:rsidRPr="00B81AC4">
        <w:rPr>
          <w:rFonts w:ascii="Times New Roman" w:hAnsi="Times New Roman" w:cs="Times New Roman"/>
          <w:sz w:val="24"/>
          <w:szCs w:val="24"/>
          <w:lang w:val="en-US"/>
        </w:rPr>
        <w:t xml:space="preserve"> and since effective emotional communication is crucial to everyday social interaction, </w:t>
      </w:r>
      <w:r w:rsidR="005A77C1" w:rsidRPr="00B81AC4">
        <w:rPr>
          <w:rFonts w:ascii="Times New Roman" w:hAnsi="Times New Roman" w:cs="Times New Roman"/>
          <w:sz w:val="24"/>
          <w:szCs w:val="24"/>
          <w:lang w:val="en-US"/>
        </w:rPr>
        <w:t>it is</w:t>
      </w:r>
      <w:r w:rsidR="00DD54B2" w:rsidRPr="00B81AC4">
        <w:rPr>
          <w:rFonts w:ascii="Times New Roman" w:hAnsi="Times New Roman" w:cs="Times New Roman"/>
          <w:sz w:val="24"/>
          <w:szCs w:val="24"/>
          <w:lang w:val="en-US"/>
        </w:rPr>
        <w:t xml:space="preserve"> not surprising that </w:t>
      </w:r>
      <w:r w:rsidR="00CF57C2" w:rsidRPr="00B81AC4">
        <w:rPr>
          <w:rFonts w:ascii="Times New Roman" w:hAnsi="Times New Roman" w:cs="Times New Roman"/>
          <w:sz w:val="24"/>
          <w:szCs w:val="24"/>
          <w:lang w:val="en-US"/>
        </w:rPr>
        <w:t>listeners</w:t>
      </w:r>
      <w:r w:rsidR="00DD54B2" w:rsidRPr="00B81AC4">
        <w:rPr>
          <w:rFonts w:ascii="Times New Roman" w:hAnsi="Times New Roman" w:cs="Times New Roman"/>
          <w:sz w:val="24"/>
          <w:szCs w:val="24"/>
          <w:lang w:val="en-US"/>
        </w:rPr>
        <w:t xml:space="preserve"> </w:t>
      </w:r>
      <w:r w:rsidRPr="00B81AC4">
        <w:rPr>
          <w:rFonts w:ascii="Times New Roman" w:hAnsi="Times New Roman" w:cs="Times New Roman"/>
          <w:sz w:val="24"/>
          <w:szCs w:val="24"/>
          <w:lang w:val="en-US"/>
        </w:rPr>
        <w:t>seem to</w:t>
      </w:r>
      <w:r w:rsidR="00DD54B2" w:rsidRPr="00B81AC4">
        <w:rPr>
          <w:rFonts w:ascii="Times New Roman" w:hAnsi="Times New Roman" w:cs="Times New Roman"/>
          <w:sz w:val="24"/>
          <w:szCs w:val="24"/>
          <w:lang w:val="en-US"/>
        </w:rPr>
        <w:t xml:space="preserve"> </w:t>
      </w:r>
      <w:r w:rsidR="00CF57C2" w:rsidRPr="00B81AC4">
        <w:rPr>
          <w:rFonts w:ascii="Times New Roman" w:hAnsi="Times New Roman" w:cs="Times New Roman"/>
          <w:sz w:val="24"/>
          <w:szCs w:val="24"/>
          <w:lang w:val="en-US"/>
        </w:rPr>
        <w:t>pick them up</w:t>
      </w:r>
      <w:r w:rsidR="00DD54B2" w:rsidRPr="00B81AC4">
        <w:rPr>
          <w:rFonts w:ascii="Times New Roman" w:hAnsi="Times New Roman" w:cs="Times New Roman"/>
          <w:sz w:val="24"/>
          <w:szCs w:val="24"/>
          <w:lang w:val="en-US"/>
        </w:rPr>
        <w:t xml:space="preserve"> in a seemingly effortless and automatic </w:t>
      </w:r>
      <w:r w:rsidRPr="00B81AC4">
        <w:rPr>
          <w:rFonts w:ascii="Times New Roman" w:hAnsi="Times New Roman" w:cs="Times New Roman"/>
          <w:sz w:val="24"/>
          <w:szCs w:val="24"/>
          <w:lang w:val="en-US"/>
        </w:rPr>
        <w:t>manner</w:t>
      </w:r>
      <w:r w:rsidR="00DD54B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fad147d-ea0e-4ae9-9348-b78753b41d17"/>
          <w:id w:val="738679147"/>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2NzJkYzk0LWRhZjMtNDM4ZS05NjNmLTg3NDkxZjk1ZjhkZSIsIlJhbmdlTGVuZ3RoIjoyNiwiUmVmZXJlbmNlSWQiOiJkZDQ5MjBiMS03YWFlLTRlNzgtODYzMC0zNDA5ZjZjMTE1NT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E5Ni9hbm5hbHMuMTI4MC4wMTIiLCJVcmlTdHJpbmciOiJodHRwczovL2RvaS5vcmcvMTAuMTE5Ni9hbm5hbHMuMTI4MC4wMTI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xMS0xMVQxMDoxNDoxNyIsIk1vZGlmaWVkQnkiOiJfQ2hyaXN0aW5lIE51c3NiYXVtIiwiSWQiOiJhNWE5MDExNy02ZTZlLTQ4OTQtOTlhOC1hNGMyZTdhMWFkOGYiLCJNb2RpZmllZE9uIjoiMjAyMi0xMS0xMVQxMDoxNDoxNy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0NzY2NjM1IiwiVXJpU3RyaW5nIjoiaHR0cDovL3d3dy5uY2JpLm5sbS5uaWguZ292L3B1Ym1lZC8xNDc2NjYzN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JQTUM2MzgzNzUwIiwiVXJpU3RyaW5nIjoiaHR0cHM6Ly93d3cubmNiaS5ubG0ubmloLmdvdi9wbWMvYXJ0aWNsZXMvUE1DNjM4Mzc1MC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i0xMi0wOVQxMDowMzo0NSIsIk1vZGlmaWVkQnkiOiJfQ2hyaXN0aW5lIE51c3NiYXVtIiwiSWQiOiI3YzQ0NDQ5Ny01YTFkLTRmODMtOTZiZS00MTYxMzVkYWE0NWMiLCJNb2RpZmllZE9uIjoiMjAyMi0xMi0wOVQxMDowMzo0NS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jEwLjEwMzcvZW1vMDAwMDQyOSIsIlVyaVN0cmluZyI6Imh0dHBzOi8vZG9pLm9yZy8xMC4xMDM3L2VtbzAwMDA0Mjk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}</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(Bachorowski &amp; Owren, 2003; Lima et al., 2019)</w:t>
          </w:r>
          <w:r w:rsidR="00AB5B22" w:rsidRPr="00B81AC4">
            <w:rPr>
              <w:rFonts w:ascii="Times New Roman" w:hAnsi="Times New Roman" w:cs="Times New Roman"/>
              <w:sz w:val="24"/>
              <w:szCs w:val="24"/>
              <w:lang w:val="en-US"/>
            </w:rPr>
            <w:fldChar w:fldCharType="end"/>
          </w:r>
        </w:sdtContent>
      </w:sdt>
      <w:r w:rsidR="00DD54B2" w:rsidRPr="00B81AC4">
        <w:rPr>
          <w:rFonts w:ascii="Times New Roman" w:hAnsi="Times New Roman" w:cs="Times New Roman"/>
          <w:sz w:val="24"/>
          <w:szCs w:val="24"/>
          <w:lang w:val="en-US"/>
        </w:rPr>
        <w:t>.</w:t>
      </w:r>
      <w:r w:rsidRPr="00B81AC4">
        <w:rPr>
          <w:rFonts w:ascii="Times New Roman" w:hAnsi="Times New Roman" w:cs="Times New Roman"/>
          <w:sz w:val="24"/>
          <w:szCs w:val="24"/>
          <w:lang w:val="en-US"/>
        </w:rPr>
        <w:t xml:space="preserve"> But although it appears effortless on the surface, vocal emotional processing is actually a very complex task for our perceptual system</w:t>
      </w:r>
      <w:r w:rsidR="00AB5B2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a9fc5aa-2e83-4f98-b0aa-e599f44149d5"/>
          <w:id w:val="1309439760"/>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yY2IzNjA4LTdlNjMtNDVlMC04ZjhiLTRjNWI0NmRkNjNhYyIsIlJhbmdlTGVuZ3RoIjoyMywiUmVmZXJlbmNlSWQiOiIyZmY2MDQ5NC1iZDQxLTQ0YzctOTYwZi0wMjc1YTYwN2E4Y2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pZCI6IjUiLCIkdHlwZSI6IlN3aXNzQWNhZGVtaWMuQ2l0YXZpLlByb2plY3QsIFN3aXNzQWNhZGVtaWMuQ2l0YXZpIn19LHsiJGlkIjoiNi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UifX1dLCJCaWJUZVhLZXkiOiJTY2hpcm1lcl8yMDA2IiwiQ2l0YXRpb25LZXlVcGRhdGVUeXBlIjowLCJDb2xsYWJvcmF0b3JzIjpbXSwiRGF0ZTIiOiIyMDA1LzEyLzAzIiwiRG9pIjoiMTAuMTAxNi9qLnRpY3MuMjAwNS4xMS4wMDk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YzMjE1NjIiLCJVcmlTdHJpbmciOiJodHRwOi8vd3d3Lm5jYmkubmxtLm5paC5nb3YvcHVibWVkLzE2MzIxNTYy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mVlZjVkZjktMmE4Mi00ZmVjLWI1ZmUtM2VkNjI0MzhhMTcwIiwiTW9kaWZpZWRPbiI6IjIwMTktMDItMjFUMTI6NTA6NTQ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E2L2oudGljcy4yMDA1LjExLjAwOSIsIlVyaVN0cmluZyI6Imh0dHBzOi8vZG9pLm9yZy8xMC4xMDE2L2oudGljcy4yMDA1LjExLjAwO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}</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(Schirmer &amp; Kotz, 2006)</w:t>
          </w:r>
          <w:r w:rsidR="00AB5B22" w:rsidRPr="00B81AC4">
            <w:rPr>
              <w:rFonts w:ascii="Times New Roman" w:hAnsi="Times New Roman" w:cs="Times New Roman"/>
              <w:sz w:val="24"/>
              <w:szCs w:val="24"/>
              <w:lang w:val="en-US"/>
            </w:rPr>
            <w:fldChar w:fldCharType="end"/>
          </w:r>
        </w:sdtContent>
      </w:sdt>
      <w:r w:rsidRPr="00B81AC4">
        <w:rPr>
          <w:rFonts w:ascii="Times New Roman" w:hAnsi="Times New Roman" w:cs="Times New Roman"/>
          <w:sz w:val="24"/>
          <w:szCs w:val="24"/>
          <w:lang w:val="en-US"/>
        </w:rPr>
        <w:t>. As paralinguistic cue</w:t>
      </w:r>
      <w:r w:rsidR="003F165E" w:rsidRPr="00B81AC4">
        <w:rPr>
          <w:rFonts w:ascii="Times New Roman" w:hAnsi="Times New Roman" w:cs="Times New Roman"/>
          <w:sz w:val="24"/>
          <w:szCs w:val="24"/>
          <w:lang w:val="en-US"/>
        </w:rPr>
        <w:t>s</w:t>
      </w:r>
      <w:r w:rsidRPr="00B81AC4">
        <w:rPr>
          <w:rFonts w:ascii="Times New Roman" w:hAnsi="Times New Roman" w:cs="Times New Roman"/>
          <w:sz w:val="24"/>
          <w:szCs w:val="24"/>
          <w:lang w:val="en-US"/>
        </w:rPr>
        <w:t>, emotions</w:t>
      </w:r>
      <w:r w:rsidR="005A77C1" w:rsidRPr="00B81AC4">
        <w:rPr>
          <w:rFonts w:ascii="Times New Roman" w:hAnsi="Times New Roman" w:cs="Times New Roman"/>
          <w:sz w:val="24"/>
          <w:szCs w:val="24"/>
          <w:lang w:val="en-US"/>
        </w:rPr>
        <w:t xml:space="preserve"> </w:t>
      </w:r>
      <w:r w:rsidR="009864E0" w:rsidRPr="00B81AC4">
        <w:rPr>
          <w:rFonts w:ascii="Times New Roman" w:hAnsi="Times New Roman" w:cs="Times New Roman"/>
          <w:sz w:val="24"/>
          <w:szCs w:val="24"/>
          <w:lang w:val="en-US"/>
        </w:rPr>
        <w:t>may rapidly</w:t>
      </w:r>
      <w:r w:rsidRPr="00B81AC4">
        <w:rPr>
          <w:rFonts w:ascii="Times New Roman" w:hAnsi="Times New Roman" w:cs="Times New Roman"/>
          <w:sz w:val="24"/>
          <w:szCs w:val="24"/>
          <w:lang w:val="en-US"/>
        </w:rPr>
        <w:t xml:space="preserve"> change </w:t>
      </w:r>
      <w:r w:rsidR="009864E0" w:rsidRPr="00B81AC4">
        <w:rPr>
          <w:rFonts w:ascii="Times New Roman" w:hAnsi="Times New Roman" w:cs="Times New Roman"/>
          <w:sz w:val="24"/>
          <w:szCs w:val="24"/>
          <w:lang w:val="en-US"/>
        </w:rPr>
        <w:t>over</w:t>
      </w:r>
      <w:r w:rsidRPr="00B81AC4">
        <w:rPr>
          <w:rFonts w:ascii="Times New Roman" w:hAnsi="Times New Roman" w:cs="Times New Roman"/>
          <w:sz w:val="24"/>
          <w:szCs w:val="24"/>
          <w:lang w:val="en-US"/>
        </w:rPr>
        <w:t xml:space="preserve"> the c</w:t>
      </w:r>
      <w:r w:rsidR="009864E0" w:rsidRPr="00B81AC4">
        <w:rPr>
          <w:rFonts w:ascii="Times New Roman" w:hAnsi="Times New Roman" w:cs="Times New Roman"/>
          <w:sz w:val="24"/>
          <w:szCs w:val="24"/>
          <w:lang w:val="en-US"/>
        </w:rPr>
        <w:t>ourse</w:t>
      </w:r>
      <w:r w:rsidRPr="00B81AC4">
        <w:rPr>
          <w:rFonts w:ascii="Times New Roman" w:hAnsi="Times New Roman" w:cs="Times New Roman"/>
          <w:sz w:val="24"/>
          <w:szCs w:val="24"/>
          <w:lang w:val="en-US"/>
        </w:rPr>
        <w:t xml:space="preserve"> of a </w:t>
      </w:r>
      <w:r w:rsidR="003F165E" w:rsidRPr="00B81AC4">
        <w:rPr>
          <w:rFonts w:ascii="Times New Roman" w:hAnsi="Times New Roman" w:cs="Times New Roman"/>
          <w:sz w:val="24"/>
          <w:szCs w:val="24"/>
          <w:lang w:val="en-US"/>
        </w:rPr>
        <w:t>conversation,</w:t>
      </w:r>
      <w:r w:rsidRPr="00B81AC4">
        <w:rPr>
          <w:rFonts w:ascii="Times New Roman" w:hAnsi="Times New Roman" w:cs="Times New Roman"/>
          <w:sz w:val="24"/>
          <w:szCs w:val="24"/>
          <w:lang w:val="en-US"/>
        </w:rPr>
        <w:t xml:space="preserve"> and </w:t>
      </w:r>
      <w:r w:rsidR="003F165E" w:rsidRPr="00B81AC4">
        <w:rPr>
          <w:rFonts w:ascii="Times New Roman" w:hAnsi="Times New Roman" w:cs="Times New Roman"/>
          <w:sz w:val="24"/>
          <w:szCs w:val="24"/>
          <w:lang w:val="en-US"/>
        </w:rPr>
        <w:t xml:space="preserve">their specific expression varies substantially between speakers and </w:t>
      </w:r>
      <w:r w:rsidR="009864E0" w:rsidRPr="00B81AC4">
        <w:rPr>
          <w:rFonts w:ascii="Times New Roman" w:hAnsi="Times New Roman" w:cs="Times New Roman"/>
          <w:sz w:val="24"/>
          <w:szCs w:val="24"/>
          <w:lang w:val="en-US"/>
        </w:rPr>
        <w:t>contexts</w:t>
      </w:r>
      <w:r w:rsidR="003F165E"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d236a71-c28b-40d0-8eab-d4e0284ee017"/>
          <w:id w:val="1186254083"/>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jNGUzOWFiLWQ0NTYtNGU2Yy04MmI5LTkzM2Q3MjYwYWUzNyIsIlJhbmdlTGVuZ3RoIjoyMiwiUmVmZXJlbmNlSWQiOiIzN2MwNTU0Zi05Y2FkLTQ1MjUtODIzNi00ZGI1M2IxMGYzN2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NzcvMDAyMjAyMjEwMTAzMjAwMTAwOSIsIlVyaVN0cmluZyI6Imh0dHBzOi8vZG9pLm9yZy8xMC4xMTc3LzAwMjIwMjIxMDEwMzIwMDEwM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}</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(Scherer et al., 2016)</w:t>
          </w:r>
          <w:r w:rsidR="00AB5B22" w:rsidRPr="00B81AC4">
            <w:rPr>
              <w:rFonts w:ascii="Times New Roman" w:hAnsi="Times New Roman" w:cs="Times New Roman"/>
              <w:sz w:val="24"/>
              <w:szCs w:val="24"/>
              <w:lang w:val="en-US"/>
            </w:rPr>
            <w:fldChar w:fldCharType="end"/>
          </w:r>
        </w:sdtContent>
      </w:sdt>
      <w:r w:rsidR="003F165E" w:rsidRPr="00B81AC4">
        <w:rPr>
          <w:rFonts w:ascii="Times New Roman" w:hAnsi="Times New Roman" w:cs="Times New Roman"/>
          <w:sz w:val="24"/>
          <w:szCs w:val="24"/>
          <w:lang w:val="en-US"/>
        </w:rPr>
        <w:t>. Therefore, adequate perception</w:t>
      </w:r>
      <w:r w:rsidR="00CF57C2" w:rsidRPr="00B81AC4">
        <w:rPr>
          <w:rFonts w:ascii="Times New Roman" w:hAnsi="Times New Roman" w:cs="Times New Roman"/>
          <w:sz w:val="24"/>
          <w:szCs w:val="24"/>
          <w:lang w:val="en-US"/>
        </w:rPr>
        <w:t xml:space="preserve"> of</w:t>
      </w:r>
      <w:r w:rsidR="003F165E" w:rsidRPr="00B81AC4">
        <w:rPr>
          <w:rFonts w:ascii="Times New Roman" w:hAnsi="Times New Roman" w:cs="Times New Roman"/>
          <w:sz w:val="24"/>
          <w:szCs w:val="24"/>
          <w:lang w:val="en-US"/>
        </w:rPr>
        <w:t xml:space="preserve"> and reaction to vocal emotions requires constant real-time monitoring and very efficient processing of the auditory input </w:t>
      </w:r>
      <w:sdt>
        <w:sdtPr>
          <w:rPr>
            <w:rFonts w:ascii="Times New Roman" w:hAnsi="Times New Roman" w:cs="Times New Roman"/>
            <w:sz w:val="24"/>
            <w:szCs w:val="24"/>
            <w:lang w:val="en-US"/>
          </w:rPr>
          <w:alias w:val="To edit, see citavi.com/edit"/>
          <w:tag w:val="CitaviPlaceholder#ea243484-b8e8-4a59-9f2c-160ca35c90b9"/>
          <w:id w:val="-1568416104"/>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YzNmMjkwLTIwZGMtNGEwNC04NjhhLTk1MmYwNDRhN2I0MyIsIlJhbmdlTGVuZ3RoIjoyMywiUmVmZXJlbmNlSWQiOiJmNTMwMWZiYy0xNWIyLTQ2ZTItYTk0MS1kYmUzYmZjMDllMD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OTMvb3hmb3JkaGIvOTc4MDE5ODc0MzE4Ny4wMTMuMjAiLCJVcmlTdHJpbmciOiJodHRwczovL2RvaS5vcmcvMTAuMTA5My9veGZvcmRoYi85NzgwMTk4NzQzMTg3LjAxMy4yM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xMi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Sx7IiRyZWYiOiIxMSJ9LHsiJHJlZiI6IjEyIn0seyIkaWQiOiIxMy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(Paulmann &amp; Kotz, 2018)</w:t>
          </w:r>
          <w:r w:rsidR="00AB5B22" w:rsidRPr="00B81AC4">
            <w:rPr>
              <w:rFonts w:ascii="Times New Roman" w:hAnsi="Times New Roman" w:cs="Times New Roman"/>
              <w:sz w:val="24"/>
              <w:szCs w:val="24"/>
              <w:lang w:val="en-US"/>
            </w:rPr>
            <w:fldChar w:fldCharType="end"/>
          </w:r>
        </w:sdtContent>
      </w:sdt>
      <w:r w:rsidR="003F165E" w:rsidRPr="00B81AC4">
        <w:rPr>
          <w:rFonts w:ascii="Times New Roman" w:hAnsi="Times New Roman" w:cs="Times New Roman"/>
          <w:sz w:val="24"/>
          <w:szCs w:val="24"/>
          <w:lang w:val="en-US"/>
        </w:rPr>
        <w:t xml:space="preserve">. How </w:t>
      </w:r>
      <w:r w:rsidR="00CF57C2" w:rsidRPr="00B81AC4">
        <w:rPr>
          <w:rFonts w:ascii="Times New Roman" w:hAnsi="Times New Roman" w:cs="Times New Roman"/>
          <w:sz w:val="24"/>
          <w:szCs w:val="24"/>
          <w:lang w:val="en-US"/>
        </w:rPr>
        <w:t>is this</w:t>
      </w:r>
      <w:r w:rsidR="003F165E" w:rsidRPr="00B81AC4">
        <w:rPr>
          <w:rFonts w:ascii="Times New Roman" w:hAnsi="Times New Roman" w:cs="Times New Roman"/>
          <w:sz w:val="24"/>
          <w:szCs w:val="24"/>
          <w:lang w:val="en-US"/>
        </w:rPr>
        <w:t xml:space="preserve"> degree of efficiency</w:t>
      </w:r>
      <w:r w:rsidR="005A77C1" w:rsidRPr="00B81AC4">
        <w:rPr>
          <w:rFonts w:ascii="Times New Roman" w:hAnsi="Times New Roman" w:cs="Times New Roman"/>
          <w:sz w:val="24"/>
          <w:szCs w:val="24"/>
          <w:lang w:val="en-US"/>
        </w:rPr>
        <w:t xml:space="preserve"> achieved</w:t>
      </w:r>
      <w:r w:rsidR="003F165E" w:rsidRPr="00B81AC4">
        <w:rPr>
          <w:rFonts w:ascii="Times New Roman" w:hAnsi="Times New Roman" w:cs="Times New Roman"/>
          <w:sz w:val="24"/>
          <w:szCs w:val="24"/>
          <w:lang w:val="en-US"/>
        </w:rPr>
        <w:t>?</w:t>
      </w:r>
      <w:r w:rsidR="005A77C1" w:rsidRPr="00B81AC4">
        <w:rPr>
          <w:rFonts w:ascii="Times New Roman" w:hAnsi="Times New Roman" w:cs="Times New Roman"/>
          <w:sz w:val="24"/>
          <w:szCs w:val="24"/>
          <w:lang w:val="en-US"/>
        </w:rPr>
        <w:t xml:space="preserve"> </w:t>
      </w:r>
      <w:r w:rsidR="002340DE" w:rsidRPr="00B81AC4">
        <w:rPr>
          <w:rFonts w:ascii="Times New Roman" w:hAnsi="Times New Roman" w:cs="Times New Roman"/>
          <w:sz w:val="24"/>
          <w:szCs w:val="24"/>
          <w:lang w:val="en-US"/>
        </w:rPr>
        <w:t xml:space="preserve">Although </w:t>
      </w:r>
      <w:r w:rsidR="00F8205B" w:rsidRPr="00B81AC4">
        <w:rPr>
          <w:rFonts w:ascii="Times New Roman" w:hAnsi="Times New Roman" w:cs="Times New Roman"/>
          <w:sz w:val="24"/>
          <w:szCs w:val="24"/>
          <w:lang w:val="en-US"/>
        </w:rPr>
        <w:t>not</w:t>
      </w:r>
      <w:r w:rsidR="001E5A04">
        <w:rPr>
          <w:rFonts w:ascii="Times New Roman" w:hAnsi="Times New Roman" w:cs="Times New Roman"/>
          <w:sz w:val="24"/>
          <w:szCs w:val="24"/>
          <w:lang w:val="en-US"/>
        </w:rPr>
        <w:t xml:space="preserve"> yet</w:t>
      </w:r>
      <w:r w:rsidR="002340DE" w:rsidRPr="00B81AC4">
        <w:rPr>
          <w:rFonts w:ascii="Times New Roman" w:hAnsi="Times New Roman" w:cs="Times New Roman"/>
          <w:sz w:val="24"/>
          <w:szCs w:val="24"/>
          <w:lang w:val="en-US"/>
        </w:rPr>
        <w:t xml:space="preserve"> understood exhaustively</w:t>
      </w:r>
      <w:r w:rsidR="005A77C1" w:rsidRPr="00B81AC4">
        <w:rPr>
          <w:rFonts w:ascii="Times New Roman" w:hAnsi="Times New Roman" w:cs="Times New Roman"/>
          <w:sz w:val="24"/>
          <w:szCs w:val="24"/>
          <w:lang w:val="en-US"/>
        </w:rPr>
        <w:t xml:space="preserve">, a part of the answer lies in a fundamental feature of our perceptual </w:t>
      </w:r>
      <w:r w:rsidR="005A77C1" w:rsidRPr="00B81AC4">
        <w:rPr>
          <w:rFonts w:ascii="Times New Roman" w:hAnsi="Times New Roman" w:cs="Times New Roman"/>
          <w:sz w:val="24"/>
          <w:szCs w:val="24"/>
          <w:lang w:val="en-US"/>
        </w:rPr>
        <w:lastRenderedPageBreak/>
        <w:t xml:space="preserve">system: </w:t>
      </w:r>
      <w:r w:rsidR="005A77C1" w:rsidRPr="00B81AC4">
        <w:rPr>
          <w:rFonts w:ascii="Times New Roman" w:hAnsi="Times New Roman" w:cs="Times New Roman"/>
          <w:i/>
          <w:iCs/>
          <w:sz w:val="24"/>
          <w:szCs w:val="24"/>
          <w:lang w:val="en-US"/>
        </w:rPr>
        <w:t>flexibility</w:t>
      </w:r>
      <w:r w:rsidR="005A77C1" w:rsidRPr="00B81AC4">
        <w:rPr>
          <w:rFonts w:ascii="Times New Roman" w:hAnsi="Times New Roman" w:cs="Times New Roman"/>
          <w:sz w:val="24"/>
          <w:szCs w:val="24"/>
          <w:lang w:val="en-US"/>
        </w:rPr>
        <w:t xml:space="preserve">. </w:t>
      </w:r>
      <w:r w:rsidR="002F2F36" w:rsidRPr="00B81AC4">
        <w:rPr>
          <w:rFonts w:ascii="Times New Roman" w:hAnsi="Times New Roman" w:cs="Times New Roman"/>
          <w:sz w:val="24"/>
          <w:szCs w:val="24"/>
          <w:lang w:val="en-US"/>
        </w:rPr>
        <w:t xml:space="preserve">The processing of </w:t>
      </w:r>
      <w:r w:rsidR="002340DE" w:rsidRPr="00B81AC4">
        <w:rPr>
          <w:rFonts w:ascii="Times New Roman" w:hAnsi="Times New Roman" w:cs="Times New Roman"/>
          <w:sz w:val="24"/>
          <w:szCs w:val="24"/>
          <w:lang w:val="en-US"/>
        </w:rPr>
        <w:t>emotion</w:t>
      </w:r>
      <w:r w:rsidR="002F2F36" w:rsidRPr="00B81AC4">
        <w:rPr>
          <w:rFonts w:ascii="Times New Roman" w:hAnsi="Times New Roman" w:cs="Times New Roman"/>
          <w:sz w:val="24"/>
          <w:szCs w:val="24"/>
          <w:lang w:val="en-US"/>
        </w:rPr>
        <w:t>s</w:t>
      </w:r>
      <w:r w:rsidR="002340DE" w:rsidRPr="00B81AC4">
        <w:rPr>
          <w:rFonts w:ascii="Times New Roman" w:hAnsi="Times New Roman" w:cs="Times New Roman"/>
          <w:sz w:val="24"/>
          <w:szCs w:val="24"/>
          <w:lang w:val="en-US"/>
        </w:rPr>
        <w:t xml:space="preserve"> is not</w:t>
      </w:r>
      <w:r w:rsidR="00BC7F7E" w:rsidRPr="00B81AC4">
        <w:rPr>
          <w:rFonts w:ascii="Times New Roman" w:hAnsi="Times New Roman" w:cs="Times New Roman"/>
          <w:sz w:val="24"/>
          <w:szCs w:val="24"/>
          <w:lang w:val="en-US"/>
        </w:rPr>
        <w:t xml:space="preserve"> a</w:t>
      </w:r>
      <w:r w:rsidR="002340DE" w:rsidRPr="00B81AC4">
        <w:rPr>
          <w:rFonts w:ascii="Times New Roman" w:hAnsi="Times New Roman" w:cs="Times New Roman"/>
          <w:sz w:val="24"/>
          <w:szCs w:val="24"/>
          <w:lang w:val="en-US"/>
        </w:rPr>
        <w:t xml:space="preserve"> </w:t>
      </w:r>
      <w:r w:rsidR="002F2F36" w:rsidRPr="00B81AC4">
        <w:rPr>
          <w:rFonts w:ascii="Times New Roman" w:hAnsi="Times New Roman" w:cs="Times New Roman"/>
          <w:sz w:val="24"/>
          <w:szCs w:val="24"/>
          <w:lang w:val="en-US"/>
        </w:rPr>
        <w:t>static</w:t>
      </w:r>
      <w:r w:rsidR="00BC7F7E" w:rsidRPr="00B81AC4">
        <w:rPr>
          <w:rFonts w:ascii="Times New Roman" w:hAnsi="Times New Roman" w:cs="Times New Roman"/>
          <w:sz w:val="24"/>
          <w:szCs w:val="24"/>
          <w:lang w:val="en-US"/>
        </w:rPr>
        <w:t xml:space="preserve"> readout of the acoustic signal</w:t>
      </w:r>
      <w:r w:rsidR="002F2F36" w:rsidRPr="00B81AC4">
        <w:rPr>
          <w:rFonts w:ascii="Times New Roman" w:hAnsi="Times New Roman" w:cs="Times New Roman"/>
          <w:sz w:val="24"/>
          <w:szCs w:val="24"/>
          <w:lang w:val="en-US"/>
        </w:rPr>
        <w:t xml:space="preserve"> but</w:t>
      </w:r>
      <w:r w:rsidR="002340DE" w:rsidRPr="00B81AC4">
        <w:rPr>
          <w:rFonts w:ascii="Times New Roman" w:hAnsi="Times New Roman" w:cs="Times New Roman"/>
          <w:sz w:val="24"/>
          <w:szCs w:val="24"/>
          <w:lang w:val="en-US"/>
        </w:rPr>
        <w:t xml:space="preserve"> tunes into </w:t>
      </w:r>
      <w:r w:rsidR="006313F3" w:rsidRPr="00B81AC4">
        <w:rPr>
          <w:rFonts w:ascii="Times New Roman" w:hAnsi="Times New Roman" w:cs="Times New Roman"/>
          <w:sz w:val="24"/>
          <w:szCs w:val="24"/>
          <w:lang w:val="en-US"/>
        </w:rPr>
        <w:t>context</w:t>
      </w:r>
      <w:r w:rsidR="00A81306" w:rsidRPr="00B81AC4">
        <w:rPr>
          <w:rFonts w:ascii="Times New Roman" w:hAnsi="Times New Roman" w:cs="Times New Roman"/>
          <w:sz w:val="24"/>
          <w:szCs w:val="24"/>
          <w:lang w:val="en-US"/>
        </w:rPr>
        <w:t>s</w:t>
      </w:r>
      <w:r w:rsidR="002340DE" w:rsidRPr="00B81AC4">
        <w:rPr>
          <w:rFonts w:ascii="Times New Roman" w:hAnsi="Times New Roman" w:cs="Times New Roman"/>
          <w:sz w:val="24"/>
          <w:szCs w:val="24"/>
          <w:lang w:val="en-US"/>
        </w:rPr>
        <w:t xml:space="preserve"> and speakers</w:t>
      </w:r>
      <w:r w:rsidR="007222ED"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d500d70-1614-4b1c-b376-6ee07596978a"/>
          <w:id w:val="1513336395"/>
          <w:placeholder>
            <w:docPart w:val="DefaultPlaceholder_-1854013440"/>
          </w:placeholder>
        </w:sdtPr>
        <w:sdtContent>
          <w:r w:rsidR="007222ED"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ZGVmYWQwLTUwZDgtNDRmZC1iMTI0LTkwZTM1MzBhM2MyNiIsIlJhbmdlTGVuZ3RoIjoyNywiUmVmZXJlbmNlSWQiOiIzMmVmNGE2Mi0yZmM4LTQxNWEtYjhiZi1jZTk4MWE4MDRiOD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QxNTI4NzIyIiwiVXJpU3RyaW5nIjoiaHR0cDovL3d3dy5uY2JpLm5sbS5uaWguZ292L3B1Ym1lZC80MTUyODcyMi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5OjAzOjEyIiwiTW9kaWZpZWRCeSI6Il9DaHJpc3RpbmUgTnVzc2JhdW0iLCJJZCI6ImJjZDI1ZWQ1LTZiYzItNDJmMS1hMjJjLTg4NDljMWQyNWZiNiIsIk1vZGlmaWVkT24iOiIyMDI2LTAzLTA1VDA5OjAzOjEy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UE1DMTI3OTc4NjAiLCJVcmlTdHJpbmciOiJodHRwczovL3d3dy5uY2JpLm5sbS5uaWguZ292L3BtYy9hcnRpY2xlcy9QTUMxMjc5Nzg2M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NVQwOTowMzoxMiIsIk1vZGlmaWVkQnkiOiJfQ2hyaXN0aW5lIE51c3NiYXVtIiwiSWQiOiI5Y2I2N2I2Ny0xMGIxLTQ3NjYtOGIzMS1mZWI5OGYwODkxM2IiLCJNb2RpZmllZE9uIjoiMjAyNi0wMy0wNVQwOTowMzoxMi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OTMvY2VyY29yL2JoYWYzNDMiLCJVcmlTdHJpbmciOiJodHRwczovL2RvaS5vcmcvMTAuMTA5My9jZXJjb3IvYmhhZjM0M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}</w:instrText>
          </w:r>
          <w:r w:rsidR="007222ED" w:rsidRPr="00B81AC4">
            <w:rPr>
              <w:rFonts w:ascii="Times New Roman" w:hAnsi="Times New Roman" w:cs="Times New Roman"/>
              <w:sz w:val="24"/>
              <w:szCs w:val="24"/>
              <w:lang w:val="en-US"/>
            </w:rPr>
            <w:fldChar w:fldCharType="separate"/>
          </w:r>
          <w:r w:rsidR="007222ED" w:rsidRPr="00B81AC4">
            <w:rPr>
              <w:rFonts w:ascii="Times New Roman" w:hAnsi="Times New Roman" w:cs="Times New Roman"/>
              <w:sz w:val="24"/>
              <w:szCs w:val="24"/>
              <w:lang w:val="en-US"/>
            </w:rPr>
            <w:t>(Bestelmeyer &amp; Evans, 2026)</w:t>
          </w:r>
          <w:r w:rsidR="007222ED" w:rsidRPr="00B81AC4">
            <w:rPr>
              <w:rFonts w:ascii="Times New Roman" w:hAnsi="Times New Roman" w:cs="Times New Roman"/>
              <w:sz w:val="24"/>
              <w:szCs w:val="24"/>
              <w:lang w:val="en-US"/>
            </w:rPr>
            <w:fldChar w:fldCharType="end"/>
          </w:r>
        </w:sdtContent>
      </w:sdt>
      <w:r w:rsidR="002340DE" w:rsidRPr="00B81AC4">
        <w:rPr>
          <w:rFonts w:ascii="Times New Roman" w:hAnsi="Times New Roman" w:cs="Times New Roman"/>
          <w:sz w:val="24"/>
          <w:szCs w:val="24"/>
          <w:lang w:val="en-US"/>
        </w:rPr>
        <w:t>.</w:t>
      </w:r>
      <w:r w:rsidR="006313F3" w:rsidRPr="00B81AC4">
        <w:rPr>
          <w:rFonts w:ascii="Times New Roman" w:hAnsi="Times New Roman" w:cs="Times New Roman"/>
          <w:sz w:val="24"/>
          <w:szCs w:val="24"/>
          <w:lang w:val="en-US"/>
        </w:rPr>
        <w:t xml:space="preserve"> </w:t>
      </w:r>
      <w:r w:rsidR="00CF57C2" w:rsidRPr="00B81AC4">
        <w:rPr>
          <w:rFonts w:ascii="Times New Roman" w:hAnsi="Times New Roman" w:cs="Times New Roman"/>
          <w:sz w:val="24"/>
          <w:szCs w:val="24"/>
          <w:lang w:val="en-US"/>
        </w:rPr>
        <w:t>There is ample evidence</w:t>
      </w:r>
      <w:r w:rsidR="006313F3" w:rsidRPr="00B81AC4">
        <w:rPr>
          <w:rFonts w:ascii="Times New Roman" w:hAnsi="Times New Roman" w:cs="Times New Roman"/>
          <w:sz w:val="24"/>
          <w:szCs w:val="24"/>
          <w:lang w:val="en-US"/>
        </w:rPr>
        <w:t xml:space="preserve"> show</w:t>
      </w:r>
      <w:r w:rsidR="00CF57C2" w:rsidRPr="00B81AC4">
        <w:rPr>
          <w:rFonts w:ascii="Times New Roman" w:hAnsi="Times New Roman" w:cs="Times New Roman"/>
          <w:sz w:val="24"/>
          <w:szCs w:val="24"/>
          <w:lang w:val="en-US"/>
        </w:rPr>
        <w:t>ing</w:t>
      </w:r>
      <w:r w:rsidR="006313F3" w:rsidRPr="00B81AC4">
        <w:rPr>
          <w:rFonts w:ascii="Times New Roman" w:hAnsi="Times New Roman" w:cs="Times New Roman"/>
          <w:sz w:val="24"/>
          <w:szCs w:val="24"/>
          <w:lang w:val="en-US"/>
        </w:rPr>
        <w:t xml:space="preserve"> that listeners rely on different acoustic cues to infer emotions, depending on which are </w:t>
      </w:r>
      <w:r w:rsidR="00F8205B" w:rsidRPr="00B81AC4">
        <w:rPr>
          <w:rFonts w:ascii="Times New Roman" w:hAnsi="Times New Roman" w:cs="Times New Roman"/>
          <w:sz w:val="24"/>
          <w:szCs w:val="24"/>
          <w:lang w:val="en-US"/>
        </w:rPr>
        <w:t xml:space="preserve">currently </w:t>
      </w:r>
      <w:r w:rsidR="006313F3" w:rsidRPr="00B81AC4">
        <w:rPr>
          <w:rFonts w:ascii="Times New Roman" w:hAnsi="Times New Roman" w:cs="Times New Roman"/>
          <w:sz w:val="24"/>
          <w:szCs w:val="24"/>
          <w:lang w:val="en-US"/>
        </w:rPr>
        <w:t xml:space="preserve">most informative </w:t>
      </w:r>
      <w:sdt>
        <w:sdtPr>
          <w:rPr>
            <w:rFonts w:ascii="Times New Roman" w:hAnsi="Times New Roman" w:cs="Times New Roman"/>
            <w:sz w:val="24"/>
            <w:szCs w:val="24"/>
            <w:lang w:val="en-US"/>
          </w:rPr>
          <w:alias w:val="To edit, see citavi.com/edit"/>
          <w:tag w:val="CitaviPlaceholder#b2b4d357-b4c8-411c-92fa-7f19e3ae9421"/>
          <w:id w:val="39637803"/>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NmFlYTIwLWNhZWUtNDE2MS1hZGFjLWYyZjg1YTExNTFhMyIsIlJhbmdlU3RhcnQiOjIwLCJSYW5nZUxlbmd0aCI6NDMsIlJlZmVyZW5jZUlkIjoiOWIyYTk4OTktOTA0YS00NzE5LWJmOGItYTc2N2U1N2ZhYzNl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Bbm5ldHQiLCJMYXN0TmFtZSI6IlNjaGlybWVyIiwiUHJvdGVjdGVkIjpmYWxzZSwiU2V4IjoxLCJDcmVhdGVkQnkiOiJfQ2hyaXN0aW5lIiwiQ3JlYXRlZE9uIjoiMjAxOS0wMi0yNlQxNToxOTowMiIsIk1vZGlmaWVkQnkiOiJfQ2hyaXN0aW5lIiwiSWQiOiJlMmY3NzAyMi00ZGNhLTRkNWYtOWU5Mi04NDVlYmNkNjQ0NzMiLCJNb2RpZmllZE9uIjoiMjAxOS0wMi0yNlQxNToxOTowMi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IiwiQ2l0YXRpb25LZXlVcGRhdGVUeXBlIjowLCJDb2xsYWJvcmF0b3JzIjpbXSwiRG9pIjoiMTAuMTA5My9zY2FuL25zYWMwMzM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lBNQzk3MTQ0MjIiLCJVcmlTdHJpbmciOiJodHRwczovL3d3dy5uY2JpLm5sbS5uaWguZ292L3BtYy9hcnRpY2xlcy9QTUM5NzE0NDI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zLTAzLTAzVDIxOjMwOjE4IiwiTW9kaWZpZWRCeSI6Il9DaHJpc3RpbmUgTnVzc2JhdW0iLCJJZCI6IjY5ODQzMjJlLTIxN2YtNDU2Yy1hMjU4LTFhM2NhM2I2ZTQyMiIsIk1vZGlmaWVkT24iOiIyMDIzLTAzLTAzVDIxOjMwOjE4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5My9zY2FuL25zYWMwMzMiLCJVcmlTdHJpbmciOiJodHRwczovL2RvaS5vcmcvMTAuMTA5My9zY2FuL25zYWMwMzM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zA6MTgiLCJNb2RpZmllZEJ5IjoiX0NocmlzdGluZSBOdXNzYmF1bSIsIklkIjoiNDdhZjYzOWMtMDlkYi00ZTlmLWEyNjItNjM1ZGFmMjIxMTIzIiwiTW9kaWZpZWRPbiI6IjIwMjMtMDMtMDNUMjE6MzA6MTg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zNTUyMjI0NyIsIlVyaVN0cmluZyI6Imh0dHA6Ly93d3cubmNiaS5ubG0ubmloLmdvdi9wdWJtZWQvMzU1MjIyNDc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yMyIsIiR0eXBlIjoiU3dpc3NBY2FkZW1pYy5DaXRhdmkuTG9jYXRpb24sIFN3aXNzQWNhZGVtaWMuQ2l0YXZpIiwiQWRkcmVzcyI6eyIkaWQiOiIyNC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yNi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NTE1L1NFTS4yMDA2LjAxNyIsIlVyaVN0cmluZyI6Imh0dHBzOi8vZG9pLm9yZy8xMC4xNTE1L1NFTS4yMDA2LjAxNy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}</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(Laukka et al., 2016; Nussbaum, Schirmer, &amp; Schweinberger, 2022, 2024; Thompson &amp; Balkwill, 2006)</w:t>
          </w:r>
          <w:r w:rsidR="00AB5B22" w:rsidRPr="00B81AC4">
            <w:rPr>
              <w:rFonts w:ascii="Times New Roman" w:hAnsi="Times New Roman" w:cs="Times New Roman"/>
              <w:sz w:val="24"/>
              <w:szCs w:val="24"/>
              <w:lang w:val="en-US"/>
            </w:rPr>
            <w:fldChar w:fldCharType="end"/>
          </w:r>
        </w:sdtContent>
      </w:sdt>
      <w:r w:rsidR="006313F3" w:rsidRPr="00B81AC4">
        <w:rPr>
          <w:rFonts w:ascii="Times New Roman" w:hAnsi="Times New Roman" w:cs="Times New Roman"/>
          <w:sz w:val="24"/>
          <w:szCs w:val="24"/>
          <w:lang w:val="en-US"/>
        </w:rPr>
        <w:t xml:space="preserve">. As a result, while speakers express emotions in very different ways, listeners are equally efficient in recognizing them </w:t>
      </w:r>
      <w:sdt>
        <w:sdtPr>
          <w:rPr>
            <w:rFonts w:ascii="Times New Roman" w:hAnsi="Times New Roman" w:cs="Times New Roman"/>
            <w:sz w:val="24"/>
            <w:szCs w:val="24"/>
            <w:lang w:val="en-US"/>
          </w:rPr>
          <w:alias w:val="To edit, see citavi.com/edit"/>
          <w:tag w:val="CitaviPlaceholder#b2f0f1ba-9b4f-41f8-949e-32042af8f985"/>
          <w:id w:val="535560622"/>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0OWZhMTVhLTZjYzAtNGUyZi1iYzA3LWMzYWNhNTdlMTFlNCIsIlJhbmdlTGVuZ3RoIjoyMywiUmVmZXJlbmNlSWQiOiJkYzVmNTdjYy0zMTUxLTQ4OWEtYmM2MC05YjM4ZjU3NDk0Nz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gwLzAyNjk5OTMwODAyNTM2MjY4IiwiVXJpU3RyaW5nIjoiaHR0cHM6Ly9kb2kub3JnLzEwLjEwODAvMDI2OTk5MzA4MDI1MzYyNj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(Spackman et al., 2009)</w:t>
          </w:r>
          <w:r w:rsidR="00AB5B22" w:rsidRPr="00B81AC4">
            <w:rPr>
              <w:rFonts w:ascii="Times New Roman" w:hAnsi="Times New Roman" w:cs="Times New Roman"/>
              <w:sz w:val="24"/>
              <w:szCs w:val="24"/>
              <w:lang w:val="en-US"/>
            </w:rPr>
            <w:fldChar w:fldCharType="end"/>
          </w:r>
        </w:sdtContent>
      </w:sdt>
      <w:r w:rsidR="006313F3" w:rsidRPr="00B81AC4">
        <w:rPr>
          <w:rFonts w:ascii="Times New Roman" w:hAnsi="Times New Roman" w:cs="Times New Roman"/>
          <w:sz w:val="24"/>
          <w:szCs w:val="24"/>
          <w:lang w:val="en-US"/>
        </w:rPr>
        <w:t xml:space="preserve">. </w:t>
      </w:r>
      <w:r w:rsidR="00E00315" w:rsidRPr="00B81AC4">
        <w:rPr>
          <w:rFonts w:ascii="Times New Roman" w:hAnsi="Times New Roman" w:cs="Times New Roman"/>
          <w:sz w:val="24"/>
          <w:szCs w:val="24"/>
          <w:lang w:val="en-US"/>
        </w:rPr>
        <w:t>Thus, listeners are able to decode similar emotions from</w:t>
      </w:r>
      <w:r w:rsidR="006F2F02" w:rsidRPr="00B81AC4">
        <w:rPr>
          <w:rFonts w:ascii="Times New Roman" w:hAnsi="Times New Roman" w:cs="Times New Roman"/>
          <w:sz w:val="24"/>
          <w:szCs w:val="24"/>
          <w:lang w:val="en-US"/>
        </w:rPr>
        <w:t xml:space="preserve"> very</w:t>
      </w:r>
      <w:r w:rsidR="00E00315" w:rsidRPr="00B81AC4">
        <w:rPr>
          <w:rFonts w:ascii="Times New Roman" w:hAnsi="Times New Roman" w:cs="Times New Roman"/>
          <w:sz w:val="24"/>
          <w:szCs w:val="24"/>
          <w:lang w:val="en-US"/>
        </w:rPr>
        <w:t xml:space="preserve"> different acoustic input</w:t>
      </w:r>
      <w:r w:rsidR="006F2F02" w:rsidRPr="00B81AC4">
        <w:rPr>
          <w:rFonts w:ascii="Times New Roman" w:hAnsi="Times New Roman" w:cs="Times New Roman"/>
          <w:sz w:val="24"/>
          <w:szCs w:val="24"/>
          <w:lang w:val="en-US"/>
        </w:rPr>
        <w:t>. But that is not all: listeners also infer different emotions from the very same acoustic input, depending on the context in which they are presented</w:t>
      </w:r>
      <w:r w:rsidR="002F2F36" w:rsidRPr="00B81AC4">
        <w:rPr>
          <w:rFonts w:ascii="Times New Roman" w:hAnsi="Times New Roman" w:cs="Times New Roman"/>
          <w:sz w:val="24"/>
          <w:szCs w:val="24"/>
          <w:lang w:val="en-US"/>
        </w:rPr>
        <w:t>. This is</w:t>
      </w:r>
      <w:r w:rsidR="006F2F02" w:rsidRPr="00B81AC4">
        <w:rPr>
          <w:rFonts w:ascii="Times New Roman" w:hAnsi="Times New Roman" w:cs="Times New Roman"/>
          <w:sz w:val="24"/>
          <w:szCs w:val="24"/>
          <w:lang w:val="en-US"/>
        </w:rPr>
        <w:t xml:space="preserve"> evidenced </w:t>
      </w:r>
      <w:r w:rsidR="009C2268">
        <w:rPr>
          <w:rFonts w:ascii="Times New Roman" w:hAnsi="Times New Roman" w:cs="Times New Roman"/>
          <w:sz w:val="24"/>
          <w:szCs w:val="24"/>
          <w:lang w:val="en-US"/>
        </w:rPr>
        <w:t>by the</w:t>
      </w:r>
      <w:r w:rsidR="006F2F02" w:rsidRPr="00B81AC4">
        <w:rPr>
          <w:rFonts w:ascii="Times New Roman" w:hAnsi="Times New Roman" w:cs="Times New Roman"/>
          <w:sz w:val="24"/>
          <w:szCs w:val="24"/>
          <w:lang w:val="en-US"/>
        </w:rPr>
        <w:t xml:space="preserve"> phenomenon </w:t>
      </w:r>
      <w:r w:rsidR="009C2268">
        <w:rPr>
          <w:rFonts w:ascii="Times New Roman" w:hAnsi="Times New Roman" w:cs="Times New Roman"/>
          <w:sz w:val="24"/>
          <w:szCs w:val="24"/>
          <w:lang w:val="en-US"/>
        </w:rPr>
        <w:t>of</w:t>
      </w:r>
      <w:r w:rsidR="006F2F02" w:rsidRPr="00B81AC4">
        <w:rPr>
          <w:rFonts w:ascii="Times New Roman" w:hAnsi="Times New Roman" w:cs="Times New Roman"/>
          <w:sz w:val="24"/>
          <w:szCs w:val="24"/>
          <w:lang w:val="en-US"/>
        </w:rPr>
        <w:t xml:space="preserve"> </w:t>
      </w:r>
      <w:r w:rsidR="006F2F02" w:rsidRPr="00B81AC4">
        <w:rPr>
          <w:rFonts w:ascii="Times New Roman" w:hAnsi="Times New Roman" w:cs="Times New Roman"/>
          <w:i/>
          <w:iCs/>
          <w:sz w:val="24"/>
          <w:szCs w:val="24"/>
          <w:lang w:val="en-US"/>
        </w:rPr>
        <w:t>perceptual adaptation</w:t>
      </w:r>
      <w:r w:rsidR="006F2F02" w:rsidRPr="00B81AC4">
        <w:rPr>
          <w:rFonts w:ascii="Times New Roman" w:hAnsi="Times New Roman" w:cs="Times New Roman"/>
          <w:sz w:val="24"/>
          <w:szCs w:val="24"/>
          <w:lang w:val="en-US"/>
        </w:rPr>
        <w:t xml:space="preserve">. </w:t>
      </w:r>
    </w:p>
    <w:p w14:paraId="3E700244" w14:textId="55BE0C90" w:rsidR="00D1106D" w:rsidRPr="00B81AC4" w:rsidRDefault="002F2F36" w:rsidP="00B97D73">
      <w:pPr>
        <w:pStyle w:val="berschrift3"/>
        <w:rPr>
          <w:rFonts w:ascii="Times New Roman" w:hAnsi="Times New Roman" w:cs="Times New Roman"/>
          <w:lang w:val="en-US"/>
        </w:rPr>
      </w:pPr>
      <w:r w:rsidRPr="00B81AC4">
        <w:rPr>
          <w:rFonts w:ascii="Times New Roman" w:hAnsi="Times New Roman" w:cs="Times New Roman"/>
          <w:lang w:val="en-US"/>
        </w:rPr>
        <w:t>A</w:t>
      </w:r>
      <w:r w:rsidR="00D1106D" w:rsidRPr="00B81AC4">
        <w:rPr>
          <w:rFonts w:ascii="Times New Roman" w:hAnsi="Times New Roman" w:cs="Times New Roman"/>
          <w:lang w:val="en-US"/>
        </w:rPr>
        <w:t>daptation – a hallmark of perceptual flexibility</w:t>
      </w:r>
    </w:p>
    <w:p w14:paraId="78C5A87F" w14:textId="4AD88882" w:rsidR="000F19C6" w:rsidRPr="00B81AC4" w:rsidRDefault="006F2F0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Pr="00B81AC4">
        <w:rPr>
          <w:rFonts w:ascii="Times New Roman" w:hAnsi="Times New Roman" w:cs="Times New Roman"/>
          <w:sz w:val="24"/>
          <w:szCs w:val="24"/>
          <w:lang w:val="en-US"/>
        </w:rPr>
        <w:t xml:space="preserve">Perceptual adaptation </w:t>
      </w:r>
      <w:r w:rsidR="002B0B34" w:rsidRPr="00B81AC4">
        <w:rPr>
          <w:rFonts w:ascii="Times New Roman" w:hAnsi="Times New Roman" w:cs="Times New Roman"/>
          <w:sz w:val="24"/>
          <w:szCs w:val="24"/>
          <w:lang w:val="en-US"/>
        </w:rPr>
        <w:t>can be understood as a calibration process to the current perceptual configuration of the environment, which manifests in a perceptual bias to opposite features of a stimulus after repeated exposure. For vocal emotions, it was first shown by</w:t>
      </w:r>
      <w:r w:rsidR="00E53F3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a3863c6c-caaa-4f24-a1f4-304fe2db376f"/>
          <w:id w:val="755254209"/>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zZjAxMzY0LTlkNTEtNDE2Yy1hNGQ2LWQwNjJlM2UwMDY0MSIsIkVudHJpZXMiOlt7IiRpZCI6IjIiLCIkdHlwZSI6IlN3aXNzQWNhZGVtaWMuQ2l0YXZpLkNpdGF0aW9ucy5Xb3JkUGxhY2Vob2xkZXJFbnRyeSwgU3dpc3NBY2FkZW1pYy5DaXRhdmkiLCJJZCI6IjA5ZjhjNzRlLTk4NjYtNDE1OS1hNDNiLWU2MGY1MmJmODBjNSIsIlJhbmdlTGVuZ3RoIjoyNywiUmVmZXJlbmNlSWQiOiI4NTlkMjkzMC1mNmI5LTQ5ZTUtOGViYi1kOGIxNDY3MmFlYzI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ouIiwiTGFzdE5hbWUiOiJSb3VnZXIiLCJQcm90ZWN0ZWQiOmZhbHNlLCJTZXgiOjIsIkNyZWF0ZWRCeSI6Il9DaHJpc3RpbmUiLCJDcmVhdGVkT24iOiIyMDE5LTAyLTIxVDEyOjUwOjQ2IiwiTW9kaWZpZWRCeSI6Il9DaHJpc3RpbmUgTnVzc2JhdW0iLCJJZCI6ImJiMzkwZGNjLTY3ZmQtNDA1Yi04NWRkLTg3MjVjOTRkMjJjNyIsIk1vZGlmaWVkT24iOiIyMDIyLTExLTMwVDEyOjI1OjMz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V0sIkJpYlRlWEtleSI6IkJlc3RlbG1leWVyXzIwMTAiLCJDaXRhdGlvbktleVVwZGF0ZVR5cGUiOjAsIkNvbGxhYm9yYXRvcnMiOltdLCJEYXRlMiI6IjIwMTAvMDkvMDIiLCJEb2kiOiIxMC4xMDE2L2ouY29nbml0aW9uLjIwMTAuMDguMDA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E2L2ouY29nbml0aW9uLjIwMTAuMDguMDA4IiwiVXJpU3RyaW5nIjoiaHR0cHM6Ly9kb2kub3JnLzEwLjEwMTYvai5jb2duaXRpb24uMjAxMC4wOC4wM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OTM1ZGFjMWEtMGM5Mi00MTBkLThlZGEtNjNkYjE4ZDQ4OTUy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yMDgwNDk3NyIsIlVyaVN0cmluZyI6Imh0dHA6Ly93d3cubmNiaS5ubG0ubmloLmdvdi9wdWJtZWQvMjA4MDQ5Nz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zU0ODI2NzMtZDliMS00Yzc1LTllN2UtN2U0MGFmNmFmYmJiIiwiTW9kaWZpZWRPbiI6IjIwMTktMDItMjFUMTI6NTA6NTQiLCJQcm9qZWN0Ijp7IiRyZWYiOiI1In19XSwiTnVtYmVyIjoiMiIsIk9yZ2FuaXphdGlvbnMiOltdLCJPdGhlcnNJbnZvbHZlZCI6W10sIlBhZ2VSYW5nZSI6IjxzcD5cclxuICA8bj4yMTc8L24+XHJcbiAgPGluPnRydWU8L2luPlxyXG4gIDxvcz4yMTc8L29zPlxyXG4gIDxwcz4yMTc8L3BzPlxyXG48L3NwPlxyXG48ZXA+XHJcbiAgPG4+MjIzPC9uPlxyXG4gIDxpbj50cnVlPC9pbj5cclxuICA8b3M+MjIzPC9vcz5cclxuICA8cHM+MjIzPC9wcz5cclxuPC9lcD5cclxuPG9zPjIxNy0yM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}</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Bestelmeyer, Rouger, et al.</w:t>
          </w:r>
          <w:r w:rsidR="00E53F33" w:rsidRPr="00B81AC4">
            <w:rPr>
              <w:rFonts w:ascii="Times New Roman" w:hAnsi="Times New Roman" w:cs="Times New Roman"/>
              <w:sz w:val="24"/>
              <w:szCs w:val="24"/>
              <w:lang w:val="en-US"/>
            </w:rPr>
            <w:fldChar w:fldCharType="end"/>
          </w:r>
        </w:sdtContent>
      </w:sdt>
      <w:r w:rsidR="00E53F3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3f01364-9d51-416c-a4d6-d062e3e00641"/>
          <w:id w:val="1442340494"/>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EzODYzYzZjLWNhYWEtNGYyNC1hMWY0LTMwNGZlMmRiMzc2ZiIsIkVudHJpZXMiOlt7IiRpZCI6IjIiLCIkdHlwZSI6IlN3aXNzQWNhZGVtaWMuQ2l0YXZpLkNpdGF0aW9ucy5Xb3JkUGxhY2Vob2xkZXJFbnRyeSwgU3dpc3NBY2FkZW1pYy5DaXRhdmkiLCJJZCI6ImYzOWFlZjEwLTkxMjctNGQ4Mi1iMjRjLWQzNmE3Y2QwOTU1YyIsIlJhbmdlTGVuZ3RoIjo2LCJSZWZlcmVuY2VJZCI6Ijg1OWQyOTMwLWY2YjktNDllNS04ZWJiLWQ4YjE0NjcyYWVj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CZXN0ZWxtZXllcl8yMDEwIiwiQ2l0YXRpb25LZXlVcGRhdGVUeXBlIjowLCJDb2xsYWJvcmF0b3JzIjpbXSwiRGF0ZTIiOiIyMDEwLzA5LzAyIiwiRG9pIjoiMTAuMTAxNi9qLmNvZ25pdGlvbi4yMDEwLjA4LjAwO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xNi9qLmNvZ25pdGlvbi4yMDEwLjA4LjAwOCIsIlVyaVN0cmluZyI6Imh0dHBzOi8vZG9pLm9yZy8xMC4xMDE2L2ouY29nbml0aW9uLjIwMTAuMDguMDA4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kzNWRhYzFhLTBjOTItNDEwZC04ZWRhLTYzZGIxOGQ0ODk1MiIsIk1vZGlmaWVkT24iOiIyMDE5LTAyLTIxVDEyOjUwOjU0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jA4MDQ5NzciLCJVcmlTdHJpbmciOiJodHRwOi8vd3d3Lm5jYmkubmxtLm5paC5nb3YvcHVibWVkLzIwODA0OTc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1NDgyNjczLWQ5YjEtNGM3NS05ZTdlLTdlNDBhZjZhZmJiYiIsIk1vZGlmaWVkT24iOiIyMDE5LTAyLTIxVDEyOjUwOjU0IiwiUHJvamVjdCI6eyIkcmVmIjoiNSJ9fV0sIk51bWJlciI6IjIiLCJPcmdhbml6YXRpb25zIjpbXSwiT3RoZXJzSW52b2x2ZWQiOltdLCJQYWdlUmFuZ2UiOiI8c3A+XHJcbiAgPG4+MjE3PC9uPlxyXG4gIDxpbj50cnVlPC9pbj5cclxuICA8b3M+MjE3PC9vcz5cclxuICA8cHM+MjE3PC9wcz5cclxuPC9zcD5cclxuPGVwPlxyXG4gIDxuPjIyMzwvbj5cclxuICA8aW4+dHJ1ZTwvaW4+XHJcbiAgPG9zPjIyMzwvb3M+XHJcbiAgPHBzPjIyMzwvcHM+XHJcbjwvZXA+XHJcbjxvcz4yMTctMjM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}</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(2010)</w:t>
          </w:r>
          <w:r w:rsidR="00E53F33" w:rsidRPr="00B81AC4">
            <w:rPr>
              <w:rFonts w:ascii="Times New Roman" w:hAnsi="Times New Roman" w:cs="Times New Roman"/>
              <w:sz w:val="24"/>
              <w:szCs w:val="24"/>
              <w:lang w:val="en-US"/>
            </w:rPr>
            <w:fldChar w:fldCharType="end"/>
          </w:r>
        </w:sdtContent>
      </w:sdt>
      <w:r w:rsidR="002B0B34" w:rsidRPr="00B81AC4">
        <w:rPr>
          <w:rFonts w:ascii="Times New Roman" w:hAnsi="Times New Roman" w:cs="Times New Roman"/>
          <w:sz w:val="24"/>
          <w:szCs w:val="24"/>
          <w:lang w:val="en-US"/>
        </w:rPr>
        <w:t>: After repeated exposure to angry voices (the adaptors), a subsequently presented ambiguous voice (the target) at an intermediate position within an ang</w:t>
      </w:r>
      <w:r w:rsidR="006B7788" w:rsidRPr="00B81AC4">
        <w:rPr>
          <w:rFonts w:ascii="Times New Roman" w:hAnsi="Times New Roman" w:cs="Times New Roman"/>
          <w:sz w:val="24"/>
          <w:szCs w:val="24"/>
          <w:lang w:val="en-US"/>
        </w:rPr>
        <w:t>er</w:t>
      </w:r>
      <w:r w:rsidR="002B0B34" w:rsidRPr="00B81AC4">
        <w:rPr>
          <w:rFonts w:ascii="Times New Roman" w:hAnsi="Times New Roman" w:cs="Times New Roman"/>
          <w:sz w:val="24"/>
          <w:szCs w:val="24"/>
          <w:lang w:val="en-US"/>
        </w:rPr>
        <w:t xml:space="preserve">-fear continuum was more often perceived as fearful. Conversely, after repeated exposure to fearful adaptors, the very same ambiguous target voice was more often perceived as angry. This perceptual shift is called a </w:t>
      </w:r>
      <w:r w:rsidR="002B0B34" w:rsidRPr="00B81AC4">
        <w:rPr>
          <w:rFonts w:ascii="Times New Roman" w:hAnsi="Times New Roman" w:cs="Times New Roman"/>
          <w:i/>
          <w:iCs/>
          <w:sz w:val="24"/>
          <w:szCs w:val="24"/>
          <w:lang w:val="en-US"/>
        </w:rPr>
        <w:t>contrastive aftereffect</w:t>
      </w:r>
      <w:r w:rsidR="002B0B34" w:rsidRPr="00B81AC4">
        <w:rPr>
          <w:rFonts w:ascii="Times New Roman" w:hAnsi="Times New Roman" w:cs="Times New Roman"/>
          <w:sz w:val="24"/>
          <w:szCs w:val="24"/>
          <w:lang w:val="en-US"/>
        </w:rPr>
        <w:t xml:space="preserve">. </w:t>
      </w:r>
      <w:r w:rsidR="00634EDF" w:rsidRPr="00B81AC4">
        <w:rPr>
          <w:rFonts w:ascii="Times New Roman" w:hAnsi="Times New Roman" w:cs="Times New Roman"/>
          <w:sz w:val="24"/>
          <w:szCs w:val="24"/>
          <w:lang w:val="en-US"/>
        </w:rPr>
        <w:t>Such a dynamic perceptual system is very beneficial, because it allows a “float” of the sensitivity range and can therefore maximize its information differentiation capacit</w:t>
      </w:r>
      <w:r w:rsidR="00E53F33" w:rsidRPr="00B81AC4">
        <w:rPr>
          <w:rFonts w:ascii="Times New Roman" w:hAnsi="Times New Roman" w:cs="Times New Roman"/>
          <w:sz w:val="24"/>
          <w:szCs w:val="24"/>
          <w:lang w:val="en-US"/>
        </w:rPr>
        <w:t xml:space="preserve">y </w:t>
      </w:r>
      <w:sdt>
        <w:sdtPr>
          <w:rPr>
            <w:rFonts w:ascii="Times New Roman" w:hAnsi="Times New Roman" w:cs="Times New Roman"/>
            <w:sz w:val="24"/>
            <w:szCs w:val="24"/>
            <w:lang w:val="en-US"/>
          </w:rPr>
          <w:alias w:val="To edit, see citavi.com/edit"/>
          <w:tag w:val="CitaviPlaceholder#62edb66a-a3ee-438b-8ec9-cd52cd44d915"/>
          <w:id w:val="-1206331520"/>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OTQ5NTk5LTQ1ZWYtNDhkYi1iMzU0LTU2M2NlNjYyZTYzMiIsIlJhbmdlTGVuZ3RoIjoyMiwiUmVmZXJlbmNlSWQiOiI1MzM4MTczNS0zOTExLTQwM2QtOTVmMy05MTdjYTIzZDUxMm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}</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(Webster et al., 2005)</w:t>
          </w:r>
          <w:r w:rsidR="00E53F33" w:rsidRPr="00B81AC4">
            <w:rPr>
              <w:rFonts w:ascii="Times New Roman" w:hAnsi="Times New Roman" w:cs="Times New Roman"/>
              <w:sz w:val="24"/>
              <w:szCs w:val="24"/>
              <w:lang w:val="en-US"/>
            </w:rPr>
            <w:fldChar w:fldCharType="end"/>
          </w:r>
        </w:sdtContent>
      </w:sdt>
      <w:r w:rsidR="00634EDF" w:rsidRPr="00B81AC4">
        <w:rPr>
          <w:rFonts w:ascii="Times New Roman" w:hAnsi="Times New Roman" w:cs="Times New Roman"/>
          <w:sz w:val="24"/>
          <w:szCs w:val="24"/>
          <w:lang w:val="en-US"/>
        </w:rPr>
        <w:t xml:space="preserve">. In other words, by </w:t>
      </w:r>
      <w:r w:rsidR="00ED2604" w:rsidRPr="00B81AC4">
        <w:rPr>
          <w:rFonts w:ascii="Times New Roman" w:hAnsi="Times New Roman" w:cs="Times New Roman"/>
          <w:sz w:val="24"/>
          <w:szCs w:val="24"/>
          <w:lang w:val="en-US"/>
        </w:rPr>
        <w:t>calibrating to</w:t>
      </w:r>
      <w:r w:rsidR="00634EDF" w:rsidRPr="00B81AC4">
        <w:rPr>
          <w:rFonts w:ascii="Times New Roman" w:hAnsi="Times New Roman" w:cs="Times New Roman"/>
          <w:sz w:val="24"/>
          <w:szCs w:val="24"/>
          <w:lang w:val="en-US"/>
        </w:rPr>
        <w:t xml:space="preserve"> the current </w:t>
      </w:r>
      <w:r w:rsidR="00ED2604" w:rsidRPr="00B81AC4">
        <w:rPr>
          <w:rFonts w:ascii="Times New Roman" w:hAnsi="Times New Roman" w:cs="Times New Roman"/>
          <w:sz w:val="24"/>
          <w:szCs w:val="24"/>
          <w:lang w:val="en-US"/>
        </w:rPr>
        <w:t xml:space="preserve">stimulation (i.e. angry voices), we become more sensitive to sudden changes (i.e. a shift to fear), which in turn facilitates prompt adjustments in behavioral responses. </w:t>
      </w:r>
      <w:r w:rsidR="002562C7" w:rsidRPr="00B81AC4">
        <w:rPr>
          <w:rFonts w:ascii="Times New Roman" w:hAnsi="Times New Roman" w:cs="Times New Roman"/>
          <w:sz w:val="24"/>
          <w:szCs w:val="24"/>
          <w:lang w:val="en-US"/>
        </w:rPr>
        <w:t>A</w:t>
      </w:r>
      <w:r w:rsidR="00ED2604" w:rsidRPr="00B81AC4">
        <w:rPr>
          <w:rFonts w:ascii="Times New Roman" w:hAnsi="Times New Roman" w:cs="Times New Roman"/>
          <w:sz w:val="24"/>
          <w:szCs w:val="24"/>
          <w:lang w:val="en-US"/>
        </w:rPr>
        <w:t xml:space="preserve">daptation plays a critical role for efficient </w:t>
      </w:r>
      <w:r w:rsidR="006B7788" w:rsidRPr="00B81AC4">
        <w:rPr>
          <w:rFonts w:ascii="Times New Roman" w:hAnsi="Times New Roman" w:cs="Times New Roman"/>
          <w:sz w:val="24"/>
          <w:szCs w:val="24"/>
          <w:lang w:val="en-US"/>
        </w:rPr>
        <w:t xml:space="preserve">stimulus </w:t>
      </w:r>
      <w:r w:rsidR="00ED2604" w:rsidRPr="00B81AC4">
        <w:rPr>
          <w:rFonts w:ascii="Times New Roman" w:hAnsi="Times New Roman" w:cs="Times New Roman"/>
          <w:sz w:val="24"/>
          <w:szCs w:val="24"/>
          <w:lang w:val="en-US"/>
        </w:rPr>
        <w:t>processing</w:t>
      </w:r>
      <w:r w:rsidR="002562C7" w:rsidRPr="00B81AC4">
        <w:rPr>
          <w:rFonts w:ascii="Times New Roman" w:hAnsi="Times New Roman" w:cs="Times New Roman"/>
          <w:sz w:val="24"/>
          <w:szCs w:val="24"/>
          <w:lang w:val="en-US"/>
        </w:rPr>
        <w:t xml:space="preserve"> and </w:t>
      </w:r>
      <w:r w:rsidR="00F35042" w:rsidRPr="00B81AC4">
        <w:rPr>
          <w:rFonts w:ascii="Times New Roman" w:hAnsi="Times New Roman" w:cs="Times New Roman"/>
          <w:sz w:val="24"/>
          <w:szCs w:val="24"/>
          <w:lang w:val="en-US"/>
        </w:rPr>
        <w:t>constitutes</w:t>
      </w:r>
      <w:r w:rsidR="002562C7" w:rsidRPr="00B81AC4">
        <w:rPr>
          <w:rFonts w:ascii="Times New Roman" w:hAnsi="Times New Roman" w:cs="Times New Roman"/>
          <w:sz w:val="24"/>
          <w:szCs w:val="24"/>
          <w:lang w:val="en-US"/>
        </w:rPr>
        <w:t xml:space="preserve"> a general mechanism of the human perceptual </w:t>
      </w:r>
      <w:r w:rsidR="00F35042" w:rsidRPr="00B81AC4">
        <w:rPr>
          <w:rFonts w:ascii="Times New Roman" w:hAnsi="Times New Roman" w:cs="Times New Roman"/>
          <w:sz w:val="24"/>
          <w:szCs w:val="24"/>
          <w:lang w:val="en-US"/>
        </w:rPr>
        <w:t>syste</w:t>
      </w:r>
      <w:r w:rsidR="000500A3" w:rsidRPr="00B81AC4">
        <w:rPr>
          <w:rFonts w:ascii="Times New Roman" w:hAnsi="Times New Roman" w:cs="Times New Roman"/>
          <w:sz w:val="24"/>
          <w:szCs w:val="24"/>
          <w:lang w:val="en-US"/>
        </w:rPr>
        <w:t>m</w:t>
      </w:r>
      <w:r w:rsidR="008D0B8C" w:rsidRPr="00B81AC4">
        <w:rPr>
          <w:rFonts w:ascii="Times New Roman" w:hAnsi="Times New Roman" w:cs="Times New Roman"/>
          <w:sz w:val="24"/>
          <w:szCs w:val="24"/>
          <w:lang w:val="en-US"/>
        </w:rPr>
        <w:t>. H</w:t>
      </w:r>
      <w:r w:rsidR="006B7788" w:rsidRPr="00B81AC4">
        <w:rPr>
          <w:rFonts w:ascii="Times New Roman" w:hAnsi="Times New Roman" w:cs="Times New Roman"/>
          <w:sz w:val="24"/>
          <w:szCs w:val="24"/>
          <w:lang w:val="en-US"/>
        </w:rPr>
        <w:t>ence</w:t>
      </w:r>
      <w:r w:rsidR="002562C7" w:rsidRPr="00B81AC4">
        <w:rPr>
          <w:rFonts w:ascii="Times New Roman" w:hAnsi="Times New Roman" w:cs="Times New Roman"/>
          <w:sz w:val="24"/>
          <w:szCs w:val="24"/>
          <w:lang w:val="en-US"/>
        </w:rPr>
        <w:t xml:space="preserve">, there is ample evidence for </w:t>
      </w:r>
      <w:r w:rsidR="002562C7" w:rsidRPr="00B81AC4">
        <w:rPr>
          <w:rFonts w:ascii="Times New Roman" w:hAnsi="Times New Roman" w:cs="Times New Roman"/>
          <w:sz w:val="24"/>
          <w:szCs w:val="24"/>
          <w:lang w:val="en-US"/>
        </w:rPr>
        <w:lastRenderedPageBreak/>
        <w:t>adaptation in both the visual and the auditory domain</w:t>
      </w:r>
      <w:r w:rsidR="008D0B8C" w:rsidRPr="00B81AC4">
        <w:rPr>
          <w:rFonts w:ascii="Times New Roman" w:hAnsi="Times New Roman" w:cs="Times New Roman"/>
          <w:sz w:val="24"/>
          <w:szCs w:val="24"/>
          <w:lang w:val="en-US"/>
        </w:rPr>
        <w:t xml:space="preserve"> beyond emotions</w:t>
      </w:r>
      <w:r w:rsidR="002562C7" w:rsidRPr="00B81AC4">
        <w:rPr>
          <w:rFonts w:ascii="Times New Roman" w:hAnsi="Times New Roman" w:cs="Times New Roman"/>
          <w:sz w:val="24"/>
          <w:szCs w:val="24"/>
          <w:lang w:val="en-US"/>
        </w:rPr>
        <w:t xml:space="preserve">, e.g. for </w:t>
      </w:r>
      <w:r w:rsidR="00104FF2" w:rsidRPr="00B81AC4">
        <w:rPr>
          <w:rFonts w:ascii="Times New Roman" w:hAnsi="Times New Roman" w:cs="Times New Roman"/>
          <w:sz w:val="24"/>
          <w:szCs w:val="24"/>
          <w:lang w:val="en-US"/>
        </w:rPr>
        <w:t>gender</w:t>
      </w:r>
      <w:r w:rsidR="002562C7" w:rsidRPr="00B81AC4">
        <w:rPr>
          <w:rFonts w:ascii="Times New Roman" w:hAnsi="Times New Roman" w:cs="Times New Roman"/>
          <w:sz w:val="24"/>
          <w:szCs w:val="24"/>
          <w:lang w:val="en-US"/>
        </w:rPr>
        <w:t xml:space="preserve">, age, identity, </w:t>
      </w:r>
      <w:r w:rsidR="00F35042" w:rsidRPr="00B81AC4">
        <w:rPr>
          <w:rFonts w:ascii="Times New Roman" w:hAnsi="Times New Roman" w:cs="Times New Roman"/>
          <w:sz w:val="24"/>
          <w:szCs w:val="24"/>
          <w:lang w:val="en-US"/>
        </w:rPr>
        <w:t xml:space="preserve">facial </w:t>
      </w:r>
      <w:r w:rsidR="002562C7" w:rsidRPr="00B81AC4">
        <w:rPr>
          <w:rFonts w:ascii="Times New Roman" w:hAnsi="Times New Roman" w:cs="Times New Roman"/>
          <w:sz w:val="24"/>
          <w:szCs w:val="24"/>
          <w:lang w:val="en-US"/>
        </w:rPr>
        <w:t>eye gaze,</w:t>
      </w:r>
      <w:r w:rsidR="00ED6848">
        <w:rPr>
          <w:rFonts w:ascii="Times New Roman" w:hAnsi="Times New Roman" w:cs="Times New Roman"/>
          <w:sz w:val="24"/>
          <w:szCs w:val="24"/>
          <w:lang w:val="en-US"/>
        </w:rPr>
        <w:t xml:space="preserve"> and</w:t>
      </w:r>
      <w:r w:rsidR="002562C7" w:rsidRPr="00B81AC4">
        <w:rPr>
          <w:rFonts w:ascii="Times New Roman" w:hAnsi="Times New Roman" w:cs="Times New Roman"/>
          <w:sz w:val="24"/>
          <w:szCs w:val="24"/>
          <w:lang w:val="en-US"/>
        </w:rPr>
        <w:t xml:space="preserve"> </w:t>
      </w:r>
      <w:r w:rsidR="00F35042" w:rsidRPr="00B81AC4">
        <w:rPr>
          <w:rFonts w:ascii="Times New Roman" w:hAnsi="Times New Roman" w:cs="Times New Roman"/>
          <w:sz w:val="24"/>
          <w:szCs w:val="24"/>
          <w:lang w:val="en-US"/>
        </w:rPr>
        <w:t xml:space="preserve">facial </w:t>
      </w:r>
      <w:r w:rsidR="002562C7" w:rsidRPr="00B81AC4">
        <w:rPr>
          <w:rFonts w:ascii="Times New Roman" w:hAnsi="Times New Roman" w:cs="Times New Roman"/>
          <w:sz w:val="24"/>
          <w:szCs w:val="24"/>
          <w:lang w:val="en-US"/>
        </w:rPr>
        <w:t>ethnicity</w:t>
      </w:r>
      <w:r w:rsidR="00F3504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c746a1d-f2e0-4360-9403-e2bee827855f"/>
          <w:id w:val="493609765"/>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YWY2ODg4LTU4M2ItNGZmNy05OWE1LTQ5Y2Y0NzMxNjdiYiIsIlJhbmdlU3RhcnQiOjI2OCwiUmFuZ2VMZW5ndGgiOjIxLCJSZWZlcmVuY2VJZCI6ImU5ZGIzY2YzLWM1YzQtNDk0Ni05NTI0LTViOWNlMjgzODViM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Sb21pIiwiTGFzdE5hbWUiOiJaw6Rza2UiLCJQcm90ZWN0ZWQiOmZhbHNlLCJTZXgiOjAsIkNyZWF0ZWRCeSI6Il9DaHJpc3RpbmUiLCJDcmVhdGVkT24iOiIyMDE5LTAyLTI2VDE1OjQzOjM1IiwiTW9kaWZpZWRCeSI6Il9DaHJpc3RpbmUiLCJJZCI6IjMyMjBkNTNmLWI4N2YtNDZkNi05MWVmLWMwNjc1MTQ4ZjAwMCIsIk1vZGlmaWVkT24iOiIyMDE5LTAyLTI2VDE1OjQzOjQwIiwiUHJvamVjdCI6eyIkaWQiOiI1IiwiJHR5cGUiOiJTd2lzc0FjYWRlbWljLkNpdGF2aS5Qcm9qZWN0LCBTd2lzc0FjYWRlbWljLkNpdGF2aSJ9fSx7IiRpZCI6IjY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k2NTYxNzUiLCJVcmlTdHJpbmciOiJodHRwOi8vd3d3Lm5jYmkubmxtLm5paC5nb3YvcHVibWVkLzE5NjU2MTc1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mM2MmU0MDIwLTc2ZTAtNGY4My1hNTFmLWRlOWJiZTUxMjY0NyIsIk1vZGlmaWVkT24iOiIyMDE5LTAyLTIxVDEyOjUwOjU0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xMS9qLjE0NjAtOTU2OC4yMDA5LjA2ODM5LngiLCJVcmlTdHJpbmciOiJodHRwczovL2RvaS5vcmcvMTAuMTExMS9qLjE0NjAtOTU2OC4yMDA5LjA2ODM5Lng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HJlZiI6IjUifX0seyIkaWQiOiIxMDQ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EwNS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xMDYiLCIkdHlwZSI6IlN3aXNzQWNhZGVtaWMuQ2l0YXZpLlBlcnNvbiwgU3dpc3NBY2FkZW1pYy5DaXRhdmkiLCJGaXJzdE5hbWUiOiJBLiIsIkxhc3ROYW1lIjoiTGl0dGxlIiwiTWlkZGxlTmFtZSI6IkMuIiwiUHJvdGVjdGVkIjpmYWxzZSwiU2V4IjowLCJDcmVhdGVkQnkiOiJfQ2hyaXN0aW5lIiwiQ3JlYXRlZE9uIjoiMjAxOS0wMi0yMVQxMjo1MDo0NiIsIk1vZGlmaWVkQnkiOiJfQ2hyaXN0aW5lIiwiSWQiOiIzYjRhNDM4Yy02ZjY3LTRjZDQtODYzMi1jZjZkMThkNGJlM2YiLCJNb2RpZmllZE9uIjoiMjAxOS0wMi0yMVQxMjo1MDo0OCIsIlByb2plY3QiOnsiJHJlZiI6IjUifX0seyIkaWQiOiIxMDc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4IiwiJHR5cGUiOiJTd2lzc0FjYWRlbWljLkNpdGF2aS5Mb2NhdGlvbiwgU3dpc3NBY2FkZW1pYy5DaXRhdmkiLCJBZGRyZXNzIjp7IiRpZCI6IjEwO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}</w:instrText>
          </w:r>
          <w:r w:rsidR="00E53F33"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(Bestelmeyer, Jones, et al., 2010; Fox &amp; Barton, 2007; Hubbard &amp; Assmann, 2013; Jenkins et al., 2006; Leopold et al., 2001; Schweinberger et al., 2008; Schweinberger et al., 2010; Skuk et al., 2015; Webster et al., 2004; Webster &amp; MacLeod, 2011; Webster &amp; Maclin, 1999; Zäske et al., 2009)</w:t>
          </w:r>
          <w:r w:rsidR="00E53F33" w:rsidRPr="00B81AC4">
            <w:rPr>
              <w:rFonts w:ascii="Times New Roman" w:hAnsi="Times New Roman" w:cs="Times New Roman"/>
              <w:sz w:val="24"/>
              <w:szCs w:val="24"/>
              <w:lang w:val="en-US"/>
            </w:rPr>
            <w:fldChar w:fldCharType="end"/>
          </w:r>
        </w:sdtContent>
      </w:sdt>
      <w:r w:rsidR="00F35042" w:rsidRPr="00B81AC4">
        <w:rPr>
          <w:rFonts w:ascii="Times New Roman" w:hAnsi="Times New Roman" w:cs="Times New Roman"/>
          <w:sz w:val="24"/>
          <w:szCs w:val="24"/>
          <w:lang w:val="en-US"/>
        </w:rPr>
        <w:t xml:space="preserve">. </w:t>
      </w:r>
    </w:p>
    <w:p w14:paraId="68A9AA84" w14:textId="7E4DF828" w:rsidR="008D0B8C" w:rsidRPr="00B81AC4" w:rsidRDefault="002A6B1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2A40B0" w:rsidRPr="00B81AC4">
        <w:rPr>
          <w:rFonts w:ascii="Times New Roman" w:hAnsi="Times New Roman" w:cs="Times New Roman"/>
          <w:sz w:val="24"/>
          <w:szCs w:val="24"/>
          <w:lang w:val="en-US"/>
        </w:rPr>
        <w:t xml:space="preserve">On a neural level, adaptation has been linked to a decreased response of dedicated neuron populations upon prolonged exposure, which then fire more vigorously when the stimulus features change </w:t>
      </w:r>
      <w:sdt>
        <w:sdtPr>
          <w:rPr>
            <w:rFonts w:ascii="Times New Roman" w:hAnsi="Times New Roman" w:cs="Times New Roman"/>
            <w:sz w:val="24"/>
            <w:szCs w:val="24"/>
            <w:lang w:val="en-US"/>
          </w:rPr>
          <w:alias w:val="To edit, see citavi.com/edit"/>
          <w:tag w:val="CitaviPlaceholder#4ab5b4af-bfc2-41e0-a186-0d4bd19c0170"/>
          <w:id w:val="108247493"/>
          <w:placeholder>
            <w:docPart w:val="DefaultPlaceholder_-1854013440"/>
          </w:placeholder>
        </w:sdtPr>
        <w:sdtContent>
          <w:r w:rsidR="00E65CF4"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1ZDViMjgyLTg0NmUtNDFkZi1hYWRkLThjYjVkZGI1NjJhMSIsIlJhbmdlTGVuZ3RoIjoyOCwiUmVmZXJlbmNlSWQiOiI0ZjMyNzQ2OC01MWVjLTRmNTktYjY2OC01ZGJhYjFkZjE1Y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A1LjExLjAwNiIsIlVyaVN0cmluZyI6Imh0dHBzOi8vZG9pLm9yZy8xMC4xMDE2L2oudGljcy4yMDA1LjExLjAw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GZhYTA0OC1mZmQ3LTRhMDAtOWI0OS01NTY1NDM4ZjRhZGYiLCJNb2RpZmllZE9uIjoiMjAxOS0wMi0yMVQxMjo1MDo1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E2MzIxNTYzIiwiVXJpU3RyaW5nIjoiaHR0cDovL3d3dy5uY2JpLm5sbS5uaWguZ292L3B1Ym1lZC8xNjMyMTU2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}</w:instrText>
          </w:r>
          <w:r w:rsidR="00E65CF4" w:rsidRPr="00B81AC4">
            <w:rPr>
              <w:rFonts w:ascii="Times New Roman" w:hAnsi="Times New Roman" w:cs="Times New Roman"/>
              <w:sz w:val="24"/>
              <w:szCs w:val="24"/>
              <w:lang w:val="en-US"/>
            </w:rPr>
            <w:fldChar w:fldCharType="separate"/>
          </w:r>
          <w:r w:rsidR="00E65CF4" w:rsidRPr="00B81AC4">
            <w:rPr>
              <w:rFonts w:ascii="Times New Roman" w:hAnsi="Times New Roman" w:cs="Times New Roman"/>
              <w:sz w:val="24"/>
              <w:szCs w:val="24"/>
              <w:lang w:val="en-US"/>
            </w:rPr>
            <w:t>(Grill-Spector et al., 2006)</w:t>
          </w:r>
          <w:r w:rsidR="00E65CF4"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 This seems to occur on all levels of the auditory (and visual) pathway, from sub-cortical processing, via the primary sensory cortices, up to higher-</w:t>
      </w:r>
      <w:r w:rsidR="007759FF" w:rsidRPr="00B81AC4">
        <w:rPr>
          <w:rFonts w:ascii="Times New Roman" w:hAnsi="Times New Roman" w:cs="Times New Roman"/>
          <w:sz w:val="24"/>
          <w:szCs w:val="24"/>
          <w:lang w:val="en-US"/>
        </w:rPr>
        <w:t>order cognition and supramodal evaluation</w:t>
      </w:r>
      <w:r w:rsidR="002A40B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b15d190-5090-4b1f-9b33-c6b6f44d587d"/>
          <w:id w:val="1139081374"/>
          <w:placeholder>
            <w:docPart w:val="DefaultPlaceholder_-1854013440"/>
          </w:placeholder>
        </w:sdtPr>
        <w:sdtContent>
          <w:r w:rsidR="008B5086"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NjdmMDFhLWMxNTAtNGM1NC1hMzZhLTY5MTg3ZGQ2ODY3YSIsIlJhbmdlTGVuZ3RoIjozMywiUmVmZXJlbmNlSWQiOiI5MGYzNTAxNC03N2YzLTQyOTUtOGZkNy00N2Y5ZjAwZjYxN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yNDYwMDM2MSIsIlVyaVN0cmluZyI6Imh0dHA6Ly93d3cubmNiaS5ubG0ubmloLmdvdi9wdWJtZWQvMjQ2MDAzNjE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Ni0zMFQwOTozMDozMSIsIk1vZGlmaWVkQnkiOiJfQ2hyaXN0aW5lIE51c3NiYXVtIiwiSWQiOiIwMTQzOGNlOC1jZTRiLTQzZjMtYTc5Yi01Y2Q5ZTVjZjBmNWUiLCJNb2RpZmllZE9uIjoiMjAyMS0wNi0zMFQwOTozMDozMS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lBNQzM5MzExMjQiLCJVcmlTdHJpbmciOiJodHRwczovL3d3dy5uY2JpLm5sbS5uaWguZ292L3BtYy9hcnRpY2xlcy9QTUMzOTMxMTI0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2LTMwVDA5OjMwOjMxIiwiTW9kaWZpZWRCeSI6Il9DaHJpc3RpbmUgTnVzc2JhdW0iLCJJZCI6IjZlZjYzMWE0LTExNzAtNDNkZC05NGM0LTg5MTFjY2E5YTRiYiIsIk1vZGlmaWVkT24iOiIyMDIxLTA2LTMwVDA5OjMwOjMx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zM4OS9mbmludC4yMDE0LjAwMDE5IiwiVXJpU3RyaW5nIjoiaHR0cHM6Ly9kb2kub3JnLzEwLjMzODkvZm5pbnQuMjAxNC4wMDAxO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jM2MDQ5MTEyIiwiVXJpU3RyaW5nIjoiaHR0cDovL3d3dy5uY2JpLm5sbS5uaWguZ292L3B1Ym1lZC8zNjA0OTExM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wODowOToyMiIsIk1vZGlmaWVkQnkiOiJfQ2hyaXN0aW5lIE51c3NiYXVtIiwiSWQiOiJjY2I3NmJjMC0wN2I1LTRiYmMtYTdhYi0wOGU2ODk4YWE1ZjQiLCJNb2RpZmllZE9uIjoiMjAyNi0wMy0wNVQwODowOToyMi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lBNQzk4Mjk0NzMiLCJVcmlTdHJpbmciOiJodHRwczovL3d3dy5uY2JpLm5sbS5uaWguZ292L3BtYy9hcnRpY2xlcy9QTUM5ODI5NDczIiwiTGlua2VkUmVzb3VyY2VTdGF0dXMiOjgsIlByb3BlcnRpZXMiOnsiJGlkIjoiMj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A1VDA4OjA5OjIyIiwiTW9kaWZpZWRCeSI6Il9DaHJpc3RpbmUgTnVzc2JhdW0iLCJJZCI6IjBhMGY2YmU4LWE2NGItNGQ1OS04ZjZkLTcyNGZmNTVkYzc5ZiIsIk1vZGlmaWVkT24iOiIyMDI2LTAzLTA1VDA4OjA5OjIyIiwiUHJvamVjdCI6eyIkcmVmIjoiNS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1Mi9waHlzcmV2LjAwMDExLjIwMjIiLCJVcmlTdHJpbmciOiJodHRwczovL2RvaS5vcmcvMTAuMTE1Mi9waHlzcmV2LjAwMDExLjIwMjI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}</w:instrText>
          </w:r>
          <w:r w:rsidR="008B5086" w:rsidRPr="00B81AC4">
            <w:rPr>
              <w:rFonts w:ascii="Times New Roman" w:hAnsi="Times New Roman" w:cs="Times New Roman"/>
              <w:sz w:val="24"/>
              <w:szCs w:val="24"/>
              <w:lang w:val="en-US"/>
            </w:rPr>
            <w:fldChar w:fldCharType="separate"/>
          </w:r>
          <w:r w:rsidR="008B5086" w:rsidRPr="00B81AC4">
            <w:rPr>
              <w:rFonts w:ascii="Times New Roman" w:hAnsi="Times New Roman" w:cs="Times New Roman"/>
              <w:sz w:val="24"/>
              <w:szCs w:val="24"/>
              <w:lang w:val="en-US"/>
            </w:rPr>
            <w:t>(for reviews, see Pérez-González &amp; Malmierca, 2014; Willmore &amp; King, 2023)</w:t>
          </w:r>
          <w:r w:rsidR="008B5086"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 xml:space="preserve">. For </w:t>
      </w:r>
      <w:r w:rsidR="00225916" w:rsidRPr="00B81AC4">
        <w:rPr>
          <w:rFonts w:ascii="Times New Roman" w:hAnsi="Times New Roman" w:cs="Times New Roman"/>
          <w:sz w:val="24"/>
          <w:szCs w:val="24"/>
          <w:lang w:val="en-US"/>
        </w:rPr>
        <w:t xml:space="preserve">vocal </w:t>
      </w:r>
      <w:r w:rsidR="002A40B0" w:rsidRPr="00B81AC4">
        <w:rPr>
          <w:rFonts w:ascii="Times New Roman" w:hAnsi="Times New Roman" w:cs="Times New Roman"/>
          <w:sz w:val="24"/>
          <w:szCs w:val="24"/>
          <w:lang w:val="en-US"/>
        </w:rPr>
        <w:t xml:space="preserve">emotions specifically, adaptation </w:t>
      </w:r>
      <w:r w:rsidR="007759FF" w:rsidRPr="00B81AC4">
        <w:rPr>
          <w:rFonts w:ascii="Times New Roman" w:hAnsi="Times New Roman" w:cs="Times New Roman"/>
          <w:sz w:val="24"/>
          <w:szCs w:val="24"/>
          <w:lang w:val="en-US"/>
        </w:rPr>
        <w:t xml:space="preserve">has been </w:t>
      </w:r>
      <w:r w:rsidR="0019400C" w:rsidRPr="00B81AC4">
        <w:rPr>
          <w:rFonts w:ascii="Times New Roman" w:hAnsi="Times New Roman" w:cs="Times New Roman"/>
          <w:sz w:val="24"/>
          <w:szCs w:val="24"/>
          <w:lang w:val="en-US"/>
        </w:rPr>
        <w:t>o</w:t>
      </w:r>
      <w:r w:rsidR="007759FF" w:rsidRPr="00B81AC4">
        <w:rPr>
          <w:rFonts w:ascii="Times New Roman" w:hAnsi="Times New Roman" w:cs="Times New Roman"/>
          <w:sz w:val="24"/>
          <w:szCs w:val="24"/>
          <w:lang w:val="en-US"/>
        </w:rPr>
        <w:t>bserved</w:t>
      </w:r>
      <w:r w:rsidR="002A40B0" w:rsidRPr="00B81AC4">
        <w:rPr>
          <w:rFonts w:ascii="Times New Roman" w:hAnsi="Times New Roman" w:cs="Times New Roman"/>
          <w:sz w:val="24"/>
          <w:szCs w:val="24"/>
          <w:lang w:val="en-US"/>
        </w:rPr>
        <w:t xml:space="preserve"> at </w:t>
      </w:r>
      <w:r w:rsidR="00381C6B" w:rsidRPr="00B81AC4">
        <w:rPr>
          <w:rFonts w:ascii="Times New Roman" w:hAnsi="Times New Roman" w:cs="Times New Roman"/>
          <w:sz w:val="24"/>
          <w:szCs w:val="24"/>
          <w:lang w:val="en-US"/>
        </w:rPr>
        <w:t>several</w:t>
      </w:r>
      <w:r w:rsidR="002A40B0" w:rsidRPr="00B81AC4">
        <w:rPr>
          <w:rFonts w:ascii="Times New Roman" w:hAnsi="Times New Roman" w:cs="Times New Roman"/>
          <w:sz w:val="24"/>
          <w:szCs w:val="24"/>
          <w:lang w:val="en-US"/>
        </w:rPr>
        <w:t xml:space="preserve"> stages of processing</w:t>
      </w:r>
      <w:r w:rsidR="00225916"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d1113b8-75b4-4a55-ba34-154cdfccd6f6"/>
          <w:id w:val="-1282184675"/>
          <w:placeholder>
            <w:docPart w:val="DefaultPlaceholder_-1854013440"/>
          </w:placeholder>
        </w:sdtPr>
        <w:sdtContent>
          <w:r w:rsidR="007759FF"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NDUyMzUyLTVjZGUtNDlmZS1hZDM0LWQwM2VmYmZiN2Q2NCIsIlJhbmdlTGVuZ3RoIjoyNiwiUmVmZXJlbmNlSWQiOiI2ZTFjZWU2OS03N2I1LTQ2ZWUtYjM3NC1hNGY1YjMyMTFlZT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UC4iLCJMYXN0TmFtZSI6Ik1hdXJhZ2UiLCJQcm90ZWN0ZWQiOmZhbHNlLCJTZXgiOjAsIkNyZWF0ZWRCeSI6Il9DaHJpc3RpbmUiLCJDcmVhdGVkT24iOiIyMDE5LTAyLTIxVDEyOjUwOjQ2IiwiTW9kaWZpZWRCeSI6Il9DaHJpc3RpbmUiLCJJZCI6IjU5NzYxMGU4LThlZWEtNDYyOS1hNjI1LTJmOGZkZDVjYTUyNyIsIk1vZGlmaWVkT24iOiIyMDE5LTAyLTIxVDEyOjUwOjQ4IiwiUHJvamVjdCI6eyIkcmVmIjoiNSJ9fSx7IiRpZCI6Ijc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UifX0seyIkaWQiOiI4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NSJ9fSx7IiRpZCI6Ijk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CZXN0ZWxtZXllcl8yMDE0IiwiQ2l0YXRpb25LZXlVcGRhdGVUeXBlIjowLCJDb2xsYWJvcmF0b3JzIjpbXSwiRGF0ZTIiOiIyMDE0LzA2LzEzIiwiRG9pIjoiMTAuMTUyMy9KTkVVUk9TQ0kuNDgyMC0xMy4yMDE0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UyMy9KTkVVUk9TQ0kuNDgyMC0xMy4yMDE0IiwiVXJpU3RyaW5nIjoiaHR0cHM6Ly9kb2kub3JnLzEwLjE1MjMvSk5FVVJPU0NJLjQ4MjAtMTMuMjAx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jN2I1MGMwZS04Yzg5LTQzODEtYmY3Zi00MmRmYzk3ZjYwNjc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I0OTIwNjE1IiwiVXJpU3RyaW5nIjoiaHR0cDovL3d3dy5uY2JpLm5sbS5uaWguZ292L3B1Ym1lZC8yNDkyMDYx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}</w:instrText>
          </w:r>
          <w:r w:rsidR="007759FF" w:rsidRPr="00B81AC4">
            <w:rPr>
              <w:rFonts w:ascii="Times New Roman" w:hAnsi="Times New Roman" w:cs="Times New Roman"/>
              <w:sz w:val="24"/>
              <w:szCs w:val="24"/>
              <w:lang w:val="en-US"/>
            </w:rPr>
            <w:fldChar w:fldCharType="separate"/>
          </w:r>
          <w:r w:rsidR="007759FF" w:rsidRPr="00B81AC4">
            <w:rPr>
              <w:rFonts w:ascii="Times New Roman" w:hAnsi="Times New Roman" w:cs="Times New Roman"/>
              <w:sz w:val="24"/>
              <w:szCs w:val="24"/>
              <w:lang w:val="en-US"/>
            </w:rPr>
            <w:t>(Bestelmeyer et al., 2014)</w:t>
          </w:r>
          <w:r w:rsidR="007759FF"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w:t>
      </w:r>
      <w:r w:rsidR="00225916" w:rsidRPr="00B81AC4">
        <w:rPr>
          <w:rFonts w:ascii="Times New Roman" w:hAnsi="Times New Roman" w:cs="Times New Roman"/>
          <w:sz w:val="24"/>
          <w:szCs w:val="24"/>
          <w:lang w:val="en-US"/>
        </w:rPr>
        <w:t xml:space="preserve"> from the analysis of acoustic cues </w:t>
      </w:r>
      <w:sdt>
        <w:sdtPr>
          <w:rPr>
            <w:rFonts w:ascii="Times New Roman" w:hAnsi="Times New Roman" w:cs="Times New Roman"/>
            <w:sz w:val="24"/>
            <w:szCs w:val="24"/>
            <w:lang w:val="en-US"/>
          </w:rPr>
          <w:alias w:val="To edit, see citavi.com/edit"/>
          <w:tag w:val="CitaviPlaceholder#e9fe6b5e-067e-476b-a02f-24dcbd28f1d7"/>
          <w:id w:val="-746187460"/>
          <w:placeholder>
            <w:docPart w:val="DefaultPlaceholder_-1854013440"/>
          </w:placeholder>
        </w:sdtPr>
        <w:sdtContent>
          <w:r w:rsidR="00225916"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MGMzMjQ3LWQyODMtNDk3Ny1hM2ZjLTFhZDYyNmM1YThjNCIsIlJhbmdlTGVuZ3RoIjo0MywiUmVmZXJlbmNlSWQiOiI5YjJhOTg5OS05MDRhLTQ3MTktYmY4Yi1hNzY3ZTU3ZmFjM2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IiLCJDaXRhdGlvbktleVVwZGF0ZVR5cGUiOjAsIkNvbGxhYm9yYXRvcnMiOltdLCJEb2kiOiIxMC4xMDkzL3NjYW4vbnNhYzAzMy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UE1DOTcxNDQyMiIsIlVyaVN0cmluZyI6Imh0dHBzOi8vd3d3Lm5jYmkubmxtLm5paC5nb3YvcG1jL2FydGljbGVzL1BNQzk3MTQ0Mj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MtMDMtMDNUMjE6MzA6MTgiLCJNb2RpZmllZEJ5IjoiX0NocmlzdGluZSBOdXNzYmF1bSIsIklkIjoiNjk4NDMyMmUtMjE3Zi00NTZjLWEyNTgtMWEzY2EzYjZlNDIyIiwiTW9kaWZpZWRPbiI6IjIwMjMtMDMtMDNUMjE6MzA6MTg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kzL3NjYW4vbnNhYzAzMyIsIlVyaVN0cmluZyI6Imh0dHBzOi8vZG9pLm9yZy8xMC4xMDkzL3NjYW4vbnNhYzAz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zMDoxOCIsIk1vZGlmaWVkQnkiOiJfQ2hyaXN0aW5lIE51c3NiYXVtIiwiSWQiOiI0N2FmNjM5Yy0wOWRiLTRlOWYtYTI2Mi02MzVkYWYyMjExMjMiLCJNb2RpZmllZE9uIjoiMjAyMy0wMy0wM1QyMTozMDoxOC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M1NTIyMjQ3IiwiVXJpU3RyaW5nIjoiaHR0cDovL3d3dy5uY2JpLm5sbS5uaWguZ292L3B1Ym1lZC8zNTUyMjI0Ny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}</w:instrText>
          </w:r>
          <w:r w:rsidR="00225916" w:rsidRPr="00B81AC4">
            <w:rPr>
              <w:rFonts w:ascii="Times New Roman" w:hAnsi="Times New Roman" w:cs="Times New Roman"/>
              <w:sz w:val="24"/>
              <w:szCs w:val="24"/>
              <w:lang w:val="en-US"/>
            </w:rPr>
            <w:fldChar w:fldCharType="separate"/>
          </w:r>
          <w:r w:rsidR="00225916" w:rsidRPr="00B81AC4">
            <w:rPr>
              <w:rFonts w:ascii="Times New Roman" w:hAnsi="Times New Roman" w:cs="Times New Roman"/>
              <w:sz w:val="24"/>
              <w:szCs w:val="24"/>
              <w:lang w:val="en-US"/>
            </w:rPr>
            <w:t>(Nussbaum, Schirmer, &amp; Schweinberger, 2022)</w:t>
          </w:r>
          <w:r w:rsidR="00225916" w:rsidRPr="00B81AC4">
            <w:rPr>
              <w:rFonts w:ascii="Times New Roman" w:hAnsi="Times New Roman" w:cs="Times New Roman"/>
              <w:sz w:val="24"/>
              <w:szCs w:val="24"/>
              <w:lang w:val="en-US"/>
            </w:rPr>
            <w:fldChar w:fldCharType="end"/>
          </w:r>
        </w:sdtContent>
      </w:sdt>
      <w:r w:rsidR="00225916" w:rsidRPr="00B81AC4">
        <w:rPr>
          <w:rFonts w:ascii="Times New Roman" w:hAnsi="Times New Roman" w:cs="Times New Roman"/>
          <w:sz w:val="24"/>
          <w:szCs w:val="24"/>
          <w:lang w:val="en-US"/>
        </w:rPr>
        <w:t xml:space="preserve">, up to high-level and </w:t>
      </w:r>
      <w:r w:rsidR="007759FF" w:rsidRPr="00B81AC4">
        <w:rPr>
          <w:rFonts w:ascii="Times New Roman" w:hAnsi="Times New Roman" w:cs="Times New Roman"/>
          <w:sz w:val="24"/>
          <w:szCs w:val="24"/>
          <w:lang w:val="en-US"/>
        </w:rPr>
        <w:t>even cross-modal</w:t>
      </w:r>
      <w:r w:rsidR="00225916" w:rsidRPr="00B81AC4">
        <w:rPr>
          <w:rFonts w:ascii="Times New Roman" w:hAnsi="Times New Roman" w:cs="Times New Roman"/>
          <w:sz w:val="24"/>
          <w:szCs w:val="24"/>
          <w:lang w:val="en-US"/>
        </w:rPr>
        <w:t xml:space="preserve"> representation of </w:t>
      </w:r>
      <w:r w:rsidR="007759FF" w:rsidRPr="00B81AC4">
        <w:rPr>
          <w:rFonts w:ascii="Times New Roman" w:hAnsi="Times New Roman" w:cs="Times New Roman"/>
          <w:sz w:val="24"/>
          <w:szCs w:val="24"/>
          <w:lang w:val="en-US"/>
        </w:rPr>
        <w:t xml:space="preserve">emotional information </w:t>
      </w:r>
      <w:sdt>
        <w:sdtPr>
          <w:rPr>
            <w:rFonts w:ascii="Times New Roman" w:hAnsi="Times New Roman" w:cs="Times New Roman"/>
            <w:sz w:val="24"/>
            <w:szCs w:val="24"/>
            <w:lang w:val="en-US"/>
          </w:rPr>
          <w:alias w:val="To edit, see citavi.com/edit"/>
          <w:tag w:val="CitaviPlaceholder#961a7a2b-a4c5-4f49-a0a4-f4855f51baa5"/>
          <w:id w:val="-2114118502"/>
          <w:placeholder>
            <w:docPart w:val="DefaultPlaceholder_-1854013440"/>
          </w:placeholder>
        </w:sdtPr>
        <w:sdtContent>
          <w:r w:rsidR="007759FF"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yZDUyYmMxLWQzMTgtNDQxMC05MDE4LTNkNDIyN2ZlYjdmNCIsIlJhbmdlTGVuZ3RoIjozNCwiUmVmZXJlbmNlSWQiOiI4NTlkMjkzMC1mNmI5LTQ5ZTUtOGViYi1kOGIxNDY3MmFlY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Si4iLCJMYXN0TmFtZSI6IlJvdWdlciIsIlByb3RlY3RlZCI6ZmFsc2UsIlNleCI6MiwiQ3JlYXRlZEJ5IjoiX0NocmlzdGluZSIsIkNyZWF0ZWRPbiI6IjIwMTktMDItMjFUMTI6NTA6NDYiLCJNb2RpZmllZEJ5IjoiX0NocmlzdGluZSBOdXNzYmF1bSIsIklkIjoiYmIzOTBkY2MtNjdmZC00MDViLTg1ZGQtODcyNWM5NGQyMmM3IiwiTW9kaWZpZWRPbiI6IjIwMjItMTEtMzBUMTI6MjU6MzM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QmVzdGVsbWV5ZXJfMjAxMCIsIkNpdGF0aW9uS2V5VXBkYXRlVHlwZSI6MCwiQ29sbGFib3JhdG9ycyI6W10sIkRhdGUyIjoiMjAxMC8wOS8wMiIsIkRvaSI6IjEwLjEwMTYvai5jb2duaXRpb24uMjAxMC4wOC4wMDg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b2duaXRpb24uMjAxMC4wOC4wMDgiLCJVcmlTdHJpbmciOiJodHRwczovL2RvaS5vcmcvMTAuMTAxNi9qLmNvZ25pdGlvbi4yMDEwLjA4LjAw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5MzVkYWMxYS0wYzkyLTQxMGQtOGVkYS02M2RiMThkNDg5NTIiLCJNb2RpZmllZE9uIjoiMjAxOS0wMi0yMVQxMjo1MDo1NC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IwODA0OTc3IiwiVXJpU3RyaW5nIjoiaHR0cDovL3d3dy5uY2JpLm5sbS5uaWguZ292L3B1Ym1lZC8yMDgwNDk3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3NTQ4MjY3My1kOWIxLTRjNzUtOWU3ZS03ZTQwYWY2YWZiYmIiLCJNb2RpZmllZE9uIjoiMjAxOS0wMi0yMVQxMjo1MDo1NCIsIlByb2plY3QiOnsiJHJlZiI6IjUifX1dLCJOdW1iZXIiOiIyIiwiT3JnYW5pemF0aW9ucyI6W10sIk90aGVyc0ludm9sdmVkIjpbXSwiUGFnZVJhbmdlIjoiPHNwPlxyXG4gIDxuPjIxNzwvbj5cclxuICA8aW4+dHJ1ZTwvaW4+XHJcbiAgPG9zPjIxNzwvb3M+XHJcbiAgPHBzPjIxNzwvcHM+XHJcbjwvc3A+XHJcbjxlcD5cclxuICA8bj4yMjM8L24+XHJcbiAgPGluPnRydWU8L2luPlxyXG4gIDxvcz4yMjM8L29zPlxyXG4gIDxwcz4yMjM8L3BzPlxyXG48L2VwPlxyXG48b3M+MjE3LTIz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E5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Ta3VrXzIwMTMiLCJDaXRhdGlvbktleVVwZGF0ZVR5cGUiOjAsIkNvbGxhYm9yYXRvcnMiOltdLCJEYXRlMiI6IjIwMTMvMTEvMTYiLCJEb2kiOiIxMC4xMzcxL2pvdXJuYWwucG9uZS4wMDgxNjkxIiwiRWRpdG9ycyI6W10sIkV2YWx1YXRpb25Db21wbGV4aXR5IjowLCJFdmFsdWF0aW9uU291cmNlVGV4dEZvcm1hdCI6MCwiR3JvdXBzIjpbXSwiSGFzTGFiZWwxIjpmYWxzZSwiSGFzTGFiZWwyIjpmYWxzZSwiS2V5d29yZHMiOltd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UE1DMzgyNzQ4NCIsIlVyaVN0cmluZyI6Imh0dHBzOi8vd3d3Lm5jYmkubmxtLm5paC5nb3YvcG1jL2FydGljbGVzL1BNQzM4Mjc0ODQ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NWVjMzk3NTYtZGFlMC00ZmQ4LThmNWQtNjMxMzhjYTcyODMzIiwiTW9kaWZpZWRPbiI6IjIwMTktMDItMjFUMTI6NTA6NTQiLCJQcm9qZWN0Ijp7IiRyZWYiOiI1In19LHsiJGlkIjoiMjYiLCIkdHlwZSI6IlN3aXNzQWNhZGVtaWMuQ2l0YXZpLkxvY2F0aW9uLCBTd2lzc0FjYWRlbWljLkNpdGF2aSIsIkFkZHJlc3MiOnsiJGlkIjoiMjciLCIkdHlwZSI6IlN3aXNzQWNhZGVtaWMuQ2l0YXZpLkxpbmtlZFJlc291cmNlLCBTd2lzc0FjYWRlbWljLkNpdGF2aSIsIkxpbmtlZFJlc291cmNlVHlwZSI6NSwiT3JpZ2luYWxTdHJpbmciOiIyNDIzNjIxNSIsIlVyaVN0cmluZyI6Imh0dHA6Ly93d3cubmNiaS5ubG0ubmloLmdvdi9wdWJtZWQvMjQyMzYyMTU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}</w:instrText>
          </w:r>
          <w:r w:rsidR="007759FF" w:rsidRPr="00B81AC4">
            <w:rPr>
              <w:rFonts w:ascii="Times New Roman" w:hAnsi="Times New Roman" w:cs="Times New Roman"/>
              <w:sz w:val="24"/>
              <w:szCs w:val="24"/>
              <w:lang w:val="en-US"/>
            </w:rPr>
            <w:fldChar w:fldCharType="separate"/>
          </w:r>
          <w:r w:rsidR="007D4BF1" w:rsidRPr="00B81AC4">
            <w:rPr>
              <w:rFonts w:ascii="Times New Roman" w:hAnsi="Times New Roman" w:cs="Times New Roman"/>
              <w:sz w:val="24"/>
              <w:szCs w:val="24"/>
              <w:lang w:val="en-US"/>
            </w:rPr>
            <w:t>(Bestelmeyer, Rouger, et al., 2010; Jiang et al., 2022; Skuk &amp; Schweinberger, 2013)</w:t>
          </w:r>
          <w:r w:rsidR="007759FF" w:rsidRPr="00B81AC4">
            <w:rPr>
              <w:rFonts w:ascii="Times New Roman" w:hAnsi="Times New Roman" w:cs="Times New Roman"/>
              <w:sz w:val="24"/>
              <w:szCs w:val="24"/>
              <w:lang w:val="en-US"/>
            </w:rPr>
            <w:fldChar w:fldCharType="end"/>
          </w:r>
        </w:sdtContent>
      </w:sdt>
      <w:r w:rsidR="007759FF" w:rsidRPr="00B81AC4">
        <w:rPr>
          <w:rFonts w:ascii="Times New Roman" w:hAnsi="Times New Roman" w:cs="Times New Roman"/>
          <w:sz w:val="24"/>
          <w:szCs w:val="24"/>
          <w:lang w:val="en-US"/>
        </w:rPr>
        <w:t>. Note that alterations of emotion adaptation mechanisms in the visual domain have been linked to socio-emotional functioning</w:t>
      </w:r>
      <w:r w:rsidR="007D4BF1"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058f6f5-9f26-4a4b-b923-9cf91a3ed694"/>
          <w:id w:val="1364019517"/>
          <w:placeholder>
            <w:docPart w:val="DefaultPlaceholder_-1854013440"/>
          </w:placeholder>
        </w:sdtPr>
        <w:sdtContent>
          <w:r w:rsidR="007D4BF1"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5NTIxNzllLTAxYjgtNGIwZi1iMTI5LTlkYjMyODUzY2EyOSIsIlJhbmdlTGVuZ3RoIjoyMCwiUmVmZXJlbmNlSWQiOiIwYmFiNGEzOS0xOWM5LTQyNDktOTgyMy1hMWY1NWM1OTZkYW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zQ3NzU5MDUiLCJVcmlTdHJpbmciOiJodHRwOi8vd3d3Lm5jYmkubmxtLm5paC5nb3YvcHVibWVkLzM0Nzc1OTA1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4OjU0OjQ4IiwiTW9kaWZpZWRCeSI6Il9DaHJpc3RpbmUgTnVzc2JhdW0iLCJJZCI6ImQ5MjA3YjM1LWI3ZTItNGMwMC04OThjLWQxODNlZDAwZjQyMyIsIk1vZGlmaWVkT24iOiIyMDI2LTAzLTA1VDA4OjU0OjQ4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4MC8wMjY5OTkzMS4yMDIxLjIwMDI4MjIiLCJVcmlTdHJpbmciOiJodHRwczovL2RvaS5vcmcvMTAuMTA4MC8wMjY5OTkzMS4yMDIxLjIwMDI4Mj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}</w:instrText>
          </w:r>
          <w:r w:rsidR="007D4BF1" w:rsidRPr="00B81AC4">
            <w:rPr>
              <w:rFonts w:ascii="Times New Roman" w:hAnsi="Times New Roman" w:cs="Times New Roman"/>
              <w:sz w:val="24"/>
              <w:szCs w:val="24"/>
              <w:lang w:val="en-US"/>
            </w:rPr>
            <w:fldChar w:fldCharType="separate"/>
          </w:r>
          <w:r w:rsidR="007D4BF1" w:rsidRPr="00B81AC4">
            <w:rPr>
              <w:rFonts w:ascii="Times New Roman" w:hAnsi="Times New Roman" w:cs="Times New Roman"/>
              <w:sz w:val="24"/>
              <w:szCs w:val="24"/>
              <w:lang w:val="en-US"/>
            </w:rPr>
            <w:t>(Jiang et al., 2022)</w:t>
          </w:r>
          <w:r w:rsidR="007D4BF1" w:rsidRPr="00B81AC4">
            <w:rPr>
              <w:rFonts w:ascii="Times New Roman" w:hAnsi="Times New Roman" w:cs="Times New Roman"/>
              <w:sz w:val="24"/>
              <w:szCs w:val="24"/>
              <w:lang w:val="en-US"/>
            </w:rPr>
            <w:fldChar w:fldCharType="end"/>
          </w:r>
        </w:sdtContent>
      </w:sdt>
      <w:r w:rsidR="007759FF" w:rsidRPr="00B81AC4">
        <w:rPr>
          <w:rFonts w:ascii="Times New Roman" w:hAnsi="Times New Roman" w:cs="Times New Roman"/>
          <w:sz w:val="24"/>
          <w:szCs w:val="24"/>
          <w:lang w:val="en-US"/>
        </w:rPr>
        <w:t xml:space="preserve">, although the pattern is less clear for the auditory </w:t>
      </w:r>
      <w:r w:rsidR="007D4BF1" w:rsidRPr="00B81AC4">
        <w:rPr>
          <w:rFonts w:ascii="Times New Roman" w:hAnsi="Times New Roman" w:cs="Times New Roman"/>
          <w:sz w:val="24"/>
          <w:szCs w:val="24"/>
          <w:lang w:val="en-US"/>
        </w:rPr>
        <w:t>domain</w:t>
      </w:r>
      <w:r w:rsidR="007759F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1b7af3d-5f1c-4ace-9c2f-0664f63ed592"/>
          <w:id w:val="310828203"/>
          <w:placeholder>
            <w:docPart w:val="DefaultPlaceholder_-1854013440"/>
          </w:placeholder>
        </w:sdtPr>
        <w:sdtContent>
          <w:r w:rsidR="007D4BF1"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hZGZlMWFiLTE0YTItNDVhZi1hY2U0LWMyY2JjZGFkNzQxZCIsIlJhbmdlTGVuZ3RoIjoyNiwiUmVmZXJlbmNlSWQiOiI1NDYwZDFkZS1mNGE2LTRkZTgtYTlkZi0zNjJmZmZmZTQwYW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c3LzIxNjc3MDI2MTc3NDg0MDEiLCJVcmlTdHJpbmciOiJodHRwczovL2RvaS5vcmcvMTAuMTE3Ny8yMTY3NzAyNjE3NzQ4NDAx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A4M2U4ZDkzLWMxNjgtNDViZi04NzNjLTQ4Zjc0ZWU5ZGQ2NiIsIk1vZGlmaWVkT24iOiIyMDE5LTAyLTIxVDEyOjUwOjU0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aHR0cDovL2dhdGV3YXkuaXNpa25vd2xlZGdlLmNvbS9nYXRld2F5L0dhdGV3YXkuY2dpP0dXVmVyc2lvbj0yJlNyY0F1dGg9UmVzZWFyY2hTb2Z0JlNyY0FwcD1FbmROb3RlJkRlc3RMaW5rVHlwZT1GdWxsUmVjb3JkJkRlc3RBcHA9V09TJktleVVUPVdPUzowMDA0MzIwNTI3MDAwMTAiLCJVcmlTdHJpbmciOiJodHRwOi8vZ2F0ZXdheS5pc2lrbm93bGVkZ2UuY29tL2dhdGV3YXkvR2F0ZXdheS5jZ2k/R1dWZXJzaW9uPTImU3JjQXV0aD1SZXNlYXJjaFNvZnQmU3JjQXBwPUVuZE5vdGUmRGVzdExpbmtUeXBlPUZ1bGxSZWNvcmQmRGVzdEFwcD1XT1MmS2V5VVQ9V09TOjAwMDQzMjA1MjcwMDAxM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}</w:instrText>
          </w:r>
          <w:r w:rsidR="007D4BF1" w:rsidRPr="00B81AC4">
            <w:rPr>
              <w:rFonts w:ascii="Times New Roman" w:hAnsi="Times New Roman" w:cs="Times New Roman"/>
              <w:sz w:val="24"/>
              <w:szCs w:val="24"/>
              <w:lang w:val="en-US"/>
            </w:rPr>
            <w:fldChar w:fldCharType="separate"/>
          </w:r>
          <w:r w:rsidR="007D4BF1" w:rsidRPr="00B81AC4">
            <w:rPr>
              <w:rFonts w:ascii="Times New Roman" w:hAnsi="Times New Roman" w:cs="Times New Roman"/>
              <w:sz w:val="24"/>
              <w:szCs w:val="24"/>
              <w:lang w:val="en-US"/>
            </w:rPr>
            <w:t>(Bestelmeyer et al., 2018)</w:t>
          </w:r>
          <w:r w:rsidR="007D4BF1" w:rsidRPr="00B81AC4">
            <w:rPr>
              <w:rFonts w:ascii="Times New Roman" w:hAnsi="Times New Roman" w:cs="Times New Roman"/>
              <w:sz w:val="24"/>
              <w:szCs w:val="24"/>
              <w:lang w:val="en-US"/>
            </w:rPr>
            <w:fldChar w:fldCharType="end"/>
          </w:r>
        </w:sdtContent>
      </w:sdt>
      <w:r w:rsidR="007759FF" w:rsidRPr="00B81AC4">
        <w:rPr>
          <w:rFonts w:ascii="Times New Roman" w:hAnsi="Times New Roman" w:cs="Times New Roman"/>
          <w:sz w:val="24"/>
          <w:szCs w:val="24"/>
          <w:lang w:val="en-US"/>
        </w:rPr>
        <w:t xml:space="preserve">. </w:t>
      </w:r>
      <w:r w:rsidR="000F19C6" w:rsidRPr="00B81AC4">
        <w:rPr>
          <w:rFonts w:ascii="Times New Roman" w:hAnsi="Times New Roman" w:cs="Times New Roman"/>
          <w:color w:val="C00000"/>
          <w:sz w:val="24"/>
          <w:szCs w:val="24"/>
          <w:lang w:val="en-US"/>
        </w:rPr>
        <w:t xml:space="preserve"> </w:t>
      </w:r>
    </w:p>
    <w:p w14:paraId="37022000" w14:textId="621D5EA2" w:rsidR="00381C6B" w:rsidRPr="00B81AC4" w:rsidRDefault="00617D82" w:rsidP="00B97D73">
      <w:pPr>
        <w:pStyle w:val="berschrift3"/>
        <w:rPr>
          <w:rFonts w:ascii="Times New Roman" w:hAnsi="Times New Roman" w:cs="Times New Roman"/>
          <w:lang w:val="en-US"/>
        </w:rPr>
      </w:pPr>
      <w:r w:rsidRPr="00B81AC4">
        <w:rPr>
          <w:rFonts w:ascii="Times New Roman" w:hAnsi="Times New Roman" w:cs="Times New Roman"/>
          <w:lang w:val="en-US"/>
        </w:rPr>
        <w:t>Is vocal emotion</w:t>
      </w:r>
      <w:r w:rsidR="00AA28F1" w:rsidRPr="00B81AC4">
        <w:rPr>
          <w:rFonts w:ascii="Times New Roman" w:hAnsi="Times New Roman" w:cs="Times New Roman"/>
          <w:lang w:val="en-US"/>
        </w:rPr>
        <w:t xml:space="preserve"> </w:t>
      </w:r>
      <w:r w:rsidRPr="00B81AC4">
        <w:rPr>
          <w:rFonts w:ascii="Times New Roman" w:hAnsi="Times New Roman" w:cs="Times New Roman"/>
          <w:lang w:val="en-US"/>
        </w:rPr>
        <w:t xml:space="preserve">adaptation fine-tuned to </w:t>
      </w:r>
      <w:r w:rsidR="002A6B12" w:rsidRPr="00B81AC4">
        <w:rPr>
          <w:rFonts w:ascii="Times New Roman" w:hAnsi="Times New Roman" w:cs="Times New Roman"/>
          <w:lang w:val="en-US"/>
        </w:rPr>
        <w:t xml:space="preserve">speaker </w:t>
      </w:r>
      <w:r w:rsidR="00104FF2" w:rsidRPr="00B81AC4">
        <w:rPr>
          <w:rFonts w:ascii="Times New Roman" w:hAnsi="Times New Roman" w:cs="Times New Roman"/>
          <w:lang w:val="en-US"/>
        </w:rPr>
        <w:t>gender</w:t>
      </w:r>
      <w:r w:rsidR="002A6B12" w:rsidRPr="00B81AC4">
        <w:rPr>
          <w:rFonts w:ascii="Times New Roman" w:hAnsi="Times New Roman" w:cs="Times New Roman"/>
          <w:lang w:val="en-US"/>
        </w:rPr>
        <w:t xml:space="preserve">, identity and </w:t>
      </w:r>
      <w:r w:rsidR="0019400C" w:rsidRPr="00B81AC4">
        <w:rPr>
          <w:rFonts w:ascii="Times New Roman" w:hAnsi="Times New Roman" w:cs="Times New Roman"/>
          <w:lang w:val="en-US"/>
        </w:rPr>
        <w:t xml:space="preserve">the spoken </w:t>
      </w:r>
      <w:r w:rsidR="002A6B12" w:rsidRPr="00B81AC4">
        <w:rPr>
          <w:rFonts w:ascii="Times New Roman" w:hAnsi="Times New Roman" w:cs="Times New Roman"/>
          <w:lang w:val="en-US"/>
        </w:rPr>
        <w:t>word</w:t>
      </w:r>
      <w:r w:rsidRPr="00B81AC4">
        <w:rPr>
          <w:rFonts w:ascii="Times New Roman" w:hAnsi="Times New Roman" w:cs="Times New Roman"/>
          <w:lang w:val="en-US"/>
        </w:rPr>
        <w:t>?</w:t>
      </w:r>
    </w:p>
    <w:p w14:paraId="631A7B0F" w14:textId="07FBBDBA" w:rsidR="00617D82" w:rsidRPr="00B81AC4" w:rsidRDefault="00323570"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ED6848">
        <w:rPr>
          <w:rFonts w:ascii="Times New Roman" w:hAnsi="Times New Roman" w:cs="Times New Roman"/>
          <w:sz w:val="24"/>
          <w:szCs w:val="24"/>
          <w:lang w:val="en-US"/>
        </w:rPr>
        <w:t>A</w:t>
      </w:r>
      <w:r w:rsidRPr="00B81AC4">
        <w:rPr>
          <w:rFonts w:ascii="Times New Roman" w:hAnsi="Times New Roman" w:cs="Times New Roman"/>
          <w:sz w:val="24"/>
          <w:szCs w:val="24"/>
          <w:lang w:val="en-US"/>
        </w:rPr>
        <w:t xml:space="preserve">daptation paradigms allow us to explore the mechanisms of perceptual flexibility in more detail, potentially </w:t>
      </w:r>
      <w:r w:rsidR="00946E88">
        <w:rPr>
          <w:rFonts w:ascii="Times New Roman" w:hAnsi="Times New Roman" w:cs="Times New Roman"/>
          <w:sz w:val="24"/>
          <w:szCs w:val="24"/>
          <w:lang w:val="en-US"/>
        </w:rPr>
        <w:t>leading to a</w:t>
      </w:r>
      <w:r w:rsidRPr="00B81AC4">
        <w:rPr>
          <w:rFonts w:ascii="Times New Roman" w:hAnsi="Times New Roman" w:cs="Times New Roman"/>
          <w:sz w:val="24"/>
          <w:szCs w:val="24"/>
          <w:lang w:val="en-US"/>
        </w:rPr>
        <w:t xml:space="preserve"> more fine-grained understanding </w:t>
      </w:r>
      <w:r w:rsidR="00946E88">
        <w:rPr>
          <w:rFonts w:ascii="Times New Roman" w:hAnsi="Times New Roman" w:cs="Times New Roman"/>
          <w:sz w:val="24"/>
          <w:szCs w:val="24"/>
          <w:lang w:val="en-US"/>
        </w:rPr>
        <w:t xml:space="preserve">of </w:t>
      </w:r>
      <w:r w:rsidRPr="00B81AC4">
        <w:rPr>
          <w:rFonts w:ascii="Times New Roman" w:hAnsi="Times New Roman" w:cs="Times New Roman"/>
          <w:sz w:val="24"/>
          <w:szCs w:val="24"/>
          <w:lang w:val="en-US"/>
        </w:rPr>
        <w:t xml:space="preserve">how efficient emotional processing is achieved in everyday interactions. </w:t>
      </w:r>
      <w:r w:rsidR="00477C16" w:rsidRPr="00B81AC4">
        <w:rPr>
          <w:rFonts w:ascii="Times New Roman" w:hAnsi="Times New Roman" w:cs="Times New Roman"/>
          <w:sz w:val="24"/>
          <w:szCs w:val="24"/>
          <w:lang w:val="en-US"/>
        </w:rPr>
        <w:t>Voices are processed as a holistic signal</w:t>
      </w:r>
      <w:r w:rsidR="002A6B1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ca73cc3-d303-4c5d-90a3-4482a836ff5e"/>
          <w:id w:val="-370844314"/>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ZTM2OTgwLThkMWQtNGIyNC1hNjE1LWEyNzRhNWRjNjgzNiIsIlJhbmdlTGVuZ3RoIjoyOCwiUmVmZXJlbmNlSWQiOiI4Y2I3ZTM1Yi1mMGFjLTRlM2EtYjkxZS0zZGJjM2FhNmU1Z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GlkIjoiNSIsIiR0eXBlIjoiU3dpc3NBY2FkZW1pYy5DaXRhdmkuUHJvamVjdCwgU3dpc3NBY2FkZW1pYy5DaXRhdmkifX0seyIkaWQiOiI2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1In19LHsiJGlkIjoiNyIsIiR0eXBlIjoiU3dpc3NBY2FkZW1pYy5DaXRhdmkuUGVyc29uLCBTd2lzc0FjYWRlbWljLkNpdGF2aSIsIkZpcnN0TmFtZSI6IkFkcmlhbiIsIkxhc3ROYW1lIjoiU2ltcHNvbiIsIk1pZGRsZU5hbWUiOiJQLiIsIlByb3RlY3RlZCI6ZmFsc2UsIlNleCI6MiwiQ3JlYXRlZEJ5IjoiX0NocmlzdGluZSIsIkNyZWF0ZWRPbiI6IjIwMTktMDMtMDVUMDg6MzM6NDkiLCJNb2RpZmllZEJ5IjoiX0NocmlzdGluZSIsIklkIjoiZGNhZjAwYmItZmM5My00MDA0LWFiZTYtYmQ3YjJiMmQ1ZTc2IiwiTW9kaWZpZWRPbiI6IjIwMTktMDMtMDVUMDg6MzM6NTEiLCJQcm9qZWN0Ijp7IiRyZWYiOiI1In19LHsiJGlkIjoiOC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S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1In19XSwiQmliVGVYS2V5IjoiU2Nod2VpbmJlcmdlcl8yMDE0IiwiQ2l0YXRpb25LZXlVcGRhdGVUeXBlIjowLCJDb2xsYWJvcmF0b3JzIjpbXSwiRGF0ZTIiOiIyMDE0LzAxLzAxIiwiRG9pIjoiMTAuMTAwMi93Y3MuMTI2M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I2MzA0Mjk0IiwiVXJpU3RyaW5nIjoiaHR0cDovL3d3dy5uY2JpLm5sbS5uaWguZ292L3B1Ym1lZC8yNjMwNDI5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xOGVlOGNjZi1mMjZkLTQ2NzYtOWUwOS0zNDQzMDdjNjhhYWE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DIvd2NzLjEyNjEiLCJVcmlTdHJpbmciOiJodHRwczovL2RvaS5vcmcvMTAuMTAwMi93Y3MuMTI2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}</w:instrText>
          </w:r>
          <w:r w:rsidR="00026AF9"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(Schweinberger et al., 2014)</w:t>
          </w:r>
          <w:r w:rsidR="00026AF9" w:rsidRPr="00B81AC4">
            <w:rPr>
              <w:rFonts w:ascii="Times New Roman" w:hAnsi="Times New Roman" w:cs="Times New Roman"/>
              <w:sz w:val="24"/>
              <w:szCs w:val="24"/>
              <w:lang w:val="en-US"/>
            </w:rPr>
            <w:fldChar w:fldCharType="end"/>
          </w:r>
        </w:sdtContent>
      </w:sdt>
      <w:r w:rsidR="00477C16" w:rsidRPr="00B81AC4">
        <w:rPr>
          <w:rFonts w:ascii="Times New Roman" w:hAnsi="Times New Roman" w:cs="Times New Roman"/>
          <w:sz w:val="24"/>
          <w:szCs w:val="24"/>
          <w:lang w:val="en-US"/>
        </w:rPr>
        <w:t xml:space="preserve">: we simultaneously decode linguistic, extralinguistic and paralinguistic cues. </w:t>
      </w:r>
      <w:r w:rsidR="0050387C" w:rsidRPr="00B81AC4">
        <w:rPr>
          <w:rFonts w:ascii="Times New Roman" w:hAnsi="Times New Roman" w:cs="Times New Roman"/>
          <w:sz w:val="24"/>
          <w:szCs w:val="24"/>
          <w:lang w:val="en-US"/>
        </w:rPr>
        <w:t xml:space="preserve">While traditional theoretical models emphasized that these types of cues are analyzed in distinct pathways </w:t>
      </w:r>
      <w:sdt>
        <w:sdtPr>
          <w:rPr>
            <w:rFonts w:ascii="Times New Roman" w:hAnsi="Times New Roman" w:cs="Times New Roman"/>
            <w:sz w:val="24"/>
            <w:szCs w:val="24"/>
            <w:lang w:val="en-US"/>
          </w:rPr>
          <w:alias w:val="To edit, see citavi.com/edit"/>
          <w:tag w:val="CitaviPlaceholder#34062aa2-aa60-40e1-8958-474421bf5003"/>
          <w:id w:val="-967503523"/>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NzNkOTYwLWIyNWMtNGY5NC1hZjA2LWM4N2FmZGVhNWE0NSIsIlJhbmdlTGVuZ3RoIjoyMCwiUmVmZXJlbmNlSWQiOiI4NDczZDE5Ny1iNmU3LTRmNTgtODk5Yi0yZDMxM2VlY2FlO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pZCI6IjUiLCIkdHlwZSI6IlN3aXNzQWNhZGVtaWMuQ2l0YXZpLlByb2plY3QsIFN3aXNzQWNhZGVtaWMuQ2l0YXZpIn19LHsiJGlkIjoiNi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yZWYiOiI1In19LHsiJGlkIjoiNyIsIiR0eXBlIjoiU3dpc3NBY2FkZW1pYy5DaXRhdmkuUGVyc29uLCBTd2lzc0FjYWRlbWljLkNpdGF2aSIsIkZpcnN0TmFtZSI6Ik1hcmlhbm5lIiwiTGFzdE5hbWUiOiJMYXRpbnVzIiwiUHJvdGVjdGVkIjpmYWxzZSwiU2V4IjoxLCJDcmVhdGVkQnkiOiJfQ2hyaXN0aW5lIiwiQ3JlYXRlZE9uIjoiMjAxOS0wNy0wM1QxMzoyMDo0NiIsIk1vZGlmaWVkQnkiOiJfQ2hyaXN0aW5lIiwiSWQiOiI4Y2M1YzkwMi0zM2YzLTRlZDEtOTMxZi00ZmVkYzVjMjg4ZTkiLCJNb2RpZmllZE9uIjoiMjAxOS0wNy0wM1QxMzoyMDo0OSIsIlByb2plY3QiOnsiJHJlZiI6IjUifX0seyIkaWQiOiI4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1In19XSwiQmliVGVYS2V5IjoiQmVsaW5fMjAxMSIsIkNpdGF0aW9uS2V5VXBkYXRlVHlwZSI6MCwiQ29sbGFib3JhdG9ycyI6W10sIkRhdGUyIjoiMjAxMS8xMC8xMyIsIkRvaSI6IjEwLjExMTEvai4yMDQ0LTgyOTUuMjAxMS4wMjA0MS54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UifX1dLCJOdW1iZXIiOiI0IiwiT3JnYW5pemF0aW9ucyI6W10sIk90aGVyc0ludm9sdmVkIjpbXSwiUGFnZVJhbmdlIjoiPHNwPlxyXG4gIDxuPjcxMTwvbj5cclxuICA8aW4+dHJ1ZTwvaW4+XHJcbiAgPG9zPjcxMTwvb3M+XHJcbiAgPHBzPjcxMTwvcHM+XHJcbjwvc3A+XHJcbjxlcD5cclxuICA8bj43MjU8L24+XHJcbiAgPGluPnRydWU8L2luPlxyXG4gIDxvcz43MjU8L29zPlxyXG4gIDxwcz43MjU8L3BzPlxyXG48L2VwPlxyXG48b3M+NzExLTI1PC9vcz4iLCJQZXJpb2RpY2FsIjp7IiRpZCI6IjE1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U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}</w:instrText>
          </w:r>
          <w:r w:rsidR="00026AF9" w:rsidRPr="00B81AC4">
            <w:rPr>
              <w:rFonts w:ascii="Times New Roman" w:hAnsi="Times New Roman" w:cs="Times New Roman"/>
              <w:sz w:val="24"/>
              <w:szCs w:val="24"/>
              <w:lang w:val="en-US"/>
            </w:rPr>
            <w:fldChar w:fldCharType="separate"/>
          </w:r>
          <w:r w:rsidR="00026AF9" w:rsidRPr="00B81AC4">
            <w:rPr>
              <w:rFonts w:ascii="Times New Roman" w:hAnsi="Times New Roman" w:cs="Times New Roman"/>
              <w:sz w:val="24"/>
              <w:szCs w:val="24"/>
              <w:lang w:val="en-US"/>
            </w:rPr>
            <w:t>(Belin et al., 2011)</w:t>
          </w:r>
          <w:r w:rsidR="00026AF9" w:rsidRPr="00B81AC4">
            <w:rPr>
              <w:rFonts w:ascii="Times New Roman" w:hAnsi="Times New Roman" w:cs="Times New Roman"/>
              <w:sz w:val="24"/>
              <w:szCs w:val="24"/>
              <w:lang w:val="en-US"/>
            </w:rPr>
            <w:fldChar w:fldCharType="end"/>
          </w:r>
        </w:sdtContent>
      </w:sdt>
      <w:r w:rsidR="0050387C" w:rsidRPr="00B81AC4">
        <w:rPr>
          <w:rFonts w:ascii="Times New Roman" w:hAnsi="Times New Roman" w:cs="Times New Roman"/>
          <w:sz w:val="24"/>
          <w:szCs w:val="24"/>
          <w:lang w:val="en-US"/>
        </w:rPr>
        <w:t xml:space="preserve">, there is now a consensus that there is some degree of interdependent processing </w:t>
      </w:r>
      <w:sdt>
        <w:sdtPr>
          <w:rPr>
            <w:rFonts w:ascii="Times New Roman" w:hAnsi="Times New Roman" w:cs="Times New Roman"/>
            <w:sz w:val="24"/>
            <w:szCs w:val="24"/>
            <w:lang w:val="en-US"/>
          </w:rPr>
          <w:alias w:val="To edit, see citavi.com/edit"/>
          <w:tag w:val="CitaviPlaceholder#5f3122f8-4f4e-4ef0-86f9-6799b8f403a2"/>
          <w:id w:val="-1202706304"/>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NTA3ZGM0LWVhYjMtNGQzZi1hYmE0LTczY2I3OGI4NzZjNCIsIlJhbmdlTGVuZ3RoIjoyNiwiUmVmZXJlbmNlSWQiOiIzMWE2YzM1OS04NDM0LTRiNTItYTBkOC0zNDdkNGQwMDY3MT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kNhcm9seW4iLCJMYXN0TmFtZSI6Ik1jR2V0dGlnYW4iLCJQcm90ZWN0ZWQiOmZhbHNlLCJTZXgiOjEsIkNyZWF0ZWRCeSI6Il9DaHJpc3RpbmUiLCJDcmVhdGVkT24iOiIyMDE5LTA2LTIwVDA5OjI0OjM1IiwiTW9kaWZpZWRCeSI6Il9DaHJpc3RpbmUiLCJJZCI6ImU3YTJkMjZiLWI3YjQtNDQ0NS1iZGVmLTg4NjcxNzc5YTBjMyIsIk1vZGlmaWVkT24iOiIyMDE5LTA2LTIwVDA5OjI0OjM2IiwiUHJvamVjdCI6eyIkcmVmIjoiNSJ9fV0sIkJpYlRlWEtleSI6IkxhdmFuXzIwMjMiLCJDaXRhdGlvbktleVVwZGF0ZVR5cGUiOjAsIkNvbGxhYm9yYXRvcnMiOltdLCJEb2kiOiIxMC4xMDM4L3M0NDI3MS0wMjMtMDAwMDEtNC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DM4L3M0NDI3MS0wMjMtMDAwMDEtNCIsIlVyaVN0cmluZyI6Imh0dHBzOi8vZG9pLm9yZy8xMC4xMDM4L3M0NDI3MS0wMjMtMDAwMDEtN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}</w:instrText>
          </w:r>
          <w:r w:rsidR="00026AF9" w:rsidRPr="00B81AC4">
            <w:rPr>
              <w:rFonts w:ascii="Times New Roman" w:hAnsi="Times New Roman" w:cs="Times New Roman"/>
              <w:sz w:val="24"/>
              <w:szCs w:val="24"/>
              <w:lang w:val="en-US"/>
            </w:rPr>
            <w:fldChar w:fldCharType="separate"/>
          </w:r>
          <w:r w:rsidR="00026AF9" w:rsidRPr="00B81AC4">
            <w:rPr>
              <w:rFonts w:ascii="Times New Roman" w:hAnsi="Times New Roman" w:cs="Times New Roman"/>
              <w:sz w:val="24"/>
              <w:szCs w:val="24"/>
              <w:lang w:val="en-US"/>
            </w:rPr>
            <w:t>(Lavan &amp; McGettigan, 2023)</w:t>
          </w:r>
          <w:r w:rsidR="00026AF9" w:rsidRPr="00B81AC4">
            <w:rPr>
              <w:rFonts w:ascii="Times New Roman" w:hAnsi="Times New Roman" w:cs="Times New Roman"/>
              <w:sz w:val="24"/>
              <w:szCs w:val="24"/>
              <w:lang w:val="en-US"/>
            </w:rPr>
            <w:fldChar w:fldCharType="end"/>
          </w:r>
        </w:sdtContent>
      </w:sdt>
      <w:r w:rsidR="0050387C" w:rsidRPr="00B81AC4">
        <w:rPr>
          <w:rFonts w:ascii="Times New Roman" w:hAnsi="Times New Roman" w:cs="Times New Roman"/>
          <w:sz w:val="24"/>
          <w:szCs w:val="24"/>
          <w:lang w:val="en-US"/>
        </w:rPr>
        <w:t>. In that case</w:t>
      </w:r>
      <w:r w:rsidR="00477C16" w:rsidRPr="00B81AC4">
        <w:rPr>
          <w:rFonts w:ascii="Times New Roman" w:hAnsi="Times New Roman" w:cs="Times New Roman"/>
          <w:sz w:val="24"/>
          <w:szCs w:val="24"/>
          <w:lang w:val="en-US"/>
        </w:rPr>
        <w:t xml:space="preserve">, how are </w:t>
      </w:r>
      <w:r w:rsidR="00477C16" w:rsidRPr="00B81AC4">
        <w:rPr>
          <w:rFonts w:ascii="Times New Roman" w:hAnsi="Times New Roman" w:cs="Times New Roman"/>
          <w:sz w:val="24"/>
          <w:szCs w:val="24"/>
          <w:lang w:val="en-US"/>
        </w:rPr>
        <w:lastRenderedPageBreak/>
        <w:t xml:space="preserve">linguistic and extralinguistic cues incorporated in emotional adaptation? </w:t>
      </w:r>
      <w:r w:rsidR="008D55BB" w:rsidRPr="00B81AC4">
        <w:rPr>
          <w:rFonts w:ascii="Times New Roman" w:hAnsi="Times New Roman" w:cs="Times New Roman"/>
          <w:sz w:val="24"/>
          <w:szCs w:val="24"/>
          <w:lang w:val="en-US"/>
        </w:rPr>
        <w:t xml:space="preserve">Are these cues just treated as “noise” that need to be </w:t>
      </w:r>
      <w:r w:rsidR="00AA28F1" w:rsidRPr="00B81AC4">
        <w:rPr>
          <w:rFonts w:ascii="Times New Roman" w:hAnsi="Times New Roman" w:cs="Times New Roman"/>
          <w:sz w:val="24"/>
          <w:szCs w:val="24"/>
          <w:lang w:val="en-US"/>
        </w:rPr>
        <w:t>averaged</w:t>
      </w:r>
      <w:r w:rsidR="008D55BB" w:rsidRPr="00B81AC4">
        <w:rPr>
          <w:rFonts w:ascii="Times New Roman" w:hAnsi="Times New Roman" w:cs="Times New Roman"/>
          <w:sz w:val="24"/>
          <w:szCs w:val="24"/>
          <w:lang w:val="en-US"/>
        </w:rPr>
        <w:t xml:space="preserve"> out, or do they provide valuable information to fine-tune the </w:t>
      </w:r>
      <w:r w:rsidR="00307846" w:rsidRPr="00B81AC4">
        <w:rPr>
          <w:rFonts w:ascii="Times New Roman" w:hAnsi="Times New Roman" w:cs="Times New Roman"/>
          <w:sz w:val="24"/>
          <w:szCs w:val="24"/>
          <w:lang w:val="en-US"/>
        </w:rPr>
        <w:t>emotion</w:t>
      </w:r>
      <w:r w:rsidR="002A6B12" w:rsidRPr="00B81AC4">
        <w:rPr>
          <w:rFonts w:ascii="Times New Roman" w:hAnsi="Times New Roman" w:cs="Times New Roman"/>
          <w:sz w:val="24"/>
          <w:szCs w:val="24"/>
          <w:lang w:val="en-US"/>
        </w:rPr>
        <w:t>al</w:t>
      </w:r>
      <w:r w:rsidR="00307846" w:rsidRPr="00B81AC4">
        <w:rPr>
          <w:rFonts w:ascii="Times New Roman" w:hAnsi="Times New Roman" w:cs="Times New Roman"/>
          <w:sz w:val="24"/>
          <w:szCs w:val="24"/>
          <w:lang w:val="en-US"/>
        </w:rPr>
        <w:t xml:space="preserve"> </w:t>
      </w:r>
      <w:r w:rsidR="008D55BB" w:rsidRPr="00B81AC4">
        <w:rPr>
          <w:rFonts w:ascii="Times New Roman" w:hAnsi="Times New Roman" w:cs="Times New Roman"/>
          <w:sz w:val="24"/>
          <w:szCs w:val="24"/>
          <w:lang w:val="en-US"/>
        </w:rPr>
        <w:t xml:space="preserve">adaptation process? </w:t>
      </w:r>
      <w:r w:rsidR="00DC2195" w:rsidRPr="00B81AC4">
        <w:rPr>
          <w:rFonts w:ascii="Times New Roman" w:hAnsi="Times New Roman" w:cs="Times New Roman"/>
          <w:sz w:val="24"/>
          <w:szCs w:val="24"/>
          <w:lang w:val="en-US"/>
        </w:rPr>
        <w:t xml:space="preserve">This is the key question of the present paper. </w:t>
      </w:r>
    </w:p>
    <w:p w14:paraId="240F5BBF" w14:textId="06B9012B" w:rsidR="009864E0" w:rsidRPr="00B81AC4" w:rsidRDefault="00617D82" w:rsidP="00B81AC4">
      <w:pPr>
        <w:suppressAutoHyphens w:val="0"/>
        <w:spacing w:line="480" w:lineRule="auto"/>
        <w:rPr>
          <w:rFonts w:ascii="Times New Roman" w:hAnsi="Times New Roman" w:cs="Times New Roman"/>
          <w:i/>
          <w:iCs/>
          <w:sz w:val="24"/>
          <w:szCs w:val="24"/>
          <w:lang w:val="en-US"/>
        </w:rPr>
      </w:pPr>
      <w:r w:rsidRPr="00B81AC4">
        <w:rPr>
          <w:rFonts w:ascii="Times New Roman" w:hAnsi="Times New Roman" w:cs="Times New Roman"/>
          <w:sz w:val="24"/>
          <w:szCs w:val="24"/>
          <w:lang w:val="en-US"/>
        </w:rPr>
        <w:tab/>
        <w:t xml:space="preserve">Extralinguistic cues are </w:t>
      </w:r>
      <w:r w:rsidR="00DC2195" w:rsidRPr="00B81AC4">
        <w:rPr>
          <w:rFonts w:ascii="Times New Roman" w:hAnsi="Times New Roman" w:cs="Times New Roman"/>
          <w:sz w:val="24"/>
          <w:szCs w:val="24"/>
          <w:lang w:val="en-US"/>
        </w:rPr>
        <w:t>stable speaker</w:t>
      </w:r>
      <w:r w:rsidRPr="00B81AC4">
        <w:rPr>
          <w:rFonts w:ascii="Times New Roman" w:hAnsi="Times New Roman" w:cs="Times New Roman"/>
          <w:sz w:val="24"/>
          <w:szCs w:val="24"/>
          <w:lang w:val="en-US"/>
        </w:rPr>
        <w:t xml:space="preserve"> characteristics that do not change over the course of a </w:t>
      </w:r>
      <w:r w:rsidR="001F14D0" w:rsidRPr="00B81AC4">
        <w:rPr>
          <w:rFonts w:ascii="Times New Roman" w:hAnsi="Times New Roman" w:cs="Times New Roman"/>
          <w:sz w:val="24"/>
          <w:szCs w:val="24"/>
          <w:lang w:val="en-US"/>
        </w:rPr>
        <w:t>conversation,</w:t>
      </w:r>
      <w:r w:rsidR="00DC2195" w:rsidRPr="00B81AC4">
        <w:rPr>
          <w:rFonts w:ascii="Times New Roman" w:hAnsi="Times New Roman" w:cs="Times New Roman"/>
          <w:sz w:val="24"/>
          <w:szCs w:val="24"/>
          <w:lang w:val="en-US"/>
        </w:rPr>
        <w:t xml:space="preserve"> </w:t>
      </w:r>
      <w:r w:rsidR="00ED6848">
        <w:rPr>
          <w:rFonts w:ascii="Times New Roman" w:hAnsi="Times New Roman" w:cs="Times New Roman"/>
          <w:sz w:val="24"/>
          <w:szCs w:val="24"/>
          <w:lang w:val="en-US"/>
        </w:rPr>
        <w:t>and</w:t>
      </w:r>
      <w:r w:rsidR="00DC2195" w:rsidRPr="00B81AC4">
        <w:rPr>
          <w:rFonts w:ascii="Times New Roman" w:hAnsi="Times New Roman" w:cs="Times New Roman"/>
          <w:sz w:val="24"/>
          <w:szCs w:val="24"/>
          <w:lang w:val="en-US"/>
        </w:rPr>
        <w:t xml:space="preserve"> they </w:t>
      </w:r>
      <w:r w:rsidR="001F14D0" w:rsidRPr="00B81AC4">
        <w:rPr>
          <w:rFonts w:ascii="Times New Roman" w:hAnsi="Times New Roman" w:cs="Times New Roman"/>
          <w:sz w:val="24"/>
          <w:szCs w:val="24"/>
          <w:lang w:val="en-US"/>
        </w:rPr>
        <w:t>likely shape</w:t>
      </w:r>
      <w:r w:rsidR="00DC2195" w:rsidRPr="00B81AC4">
        <w:rPr>
          <w:rFonts w:ascii="Times New Roman" w:hAnsi="Times New Roman" w:cs="Times New Roman"/>
          <w:sz w:val="24"/>
          <w:szCs w:val="24"/>
          <w:lang w:val="en-US"/>
        </w:rPr>
        <w:t xml:space="preserve"> the decoding of vocal emotions </w:t>
      </w:r>
      <w:sdt>
        <w:sdtPr>
          <w:rPr>
            <w:rFonts w:ascii="Times New Roman" w:hAnsi="Times New Roman" w:cs="Times New Roman"/>
            <w:sz w:val="24"/>
            <w:szCs w:val="24"/>
            <w:lang w:val="en-US"/>
          </w:rPr>
          <w:alias w:val="To edit, see citavi.com/edit"/>
          <w:tag w:val="CitaviPlaceholder#78fc4b96-cf6d-4d95-aee1-b90b48369cbd"/>
          <w:id w:val="1657186202"/>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B5044E"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MWRjNDA0LWZlMjYtNDVlOC04YjQzLTQ5ZDdkNzEwMzZkOCIsIlJhbmdlU3RhcnQiOjIyLCJSYW5nZUxlbmd0aCI6MjgsIlJlZmVyZW5jZUlkIjoiYzcxZjg0YmItMmU3NC00NDllLTljY2UtZjczOTliMzMwOWVl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0OTc0MzEiLCJVcmlTdHJpbmciOiJodHRwOi8vd3d3Lm5jYmkubmxtLm5paC5nb3YvcHVibWVkLzEwNDk3NDMx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5OjI3OjM4IiwiTW9kaWZpZWRCeSI6Il9DaHJpc3RpbmUgTnVzc2JhdW0iLCJJZCI6IjBmZDE4MzU5LTgyMTItNDM5My04MmQwLTQ5NTE3ZDVmN2E0YyIsIk1vZGlmaWVkT24iOiIyMDI2LTAzLTA1VDA5OjI3OjM4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MTAuMzc1OC9iZjAzMjA3NjE3IiwiVXJpU3RyaW5nIjoiaHR0cHM6Ly9kb2kub3JnLzEwLjM3NTgvQkYwMzIwNzYxN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jE2NTAyODQyIiwiVXJpU3RyaW5nIjoiaHR0cDovL3d3dy5uY2JpLm5sbS5uaWguZ292L3B1Ym1lZC8xNjUwMjg0M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xMDowMDo0NCIsIk1vZGlmaWVkQnkiOiJfQ2hyaXN0aW5lIE51c3NiYXVtIiwiSWQiOiIxMzI0NjdjMS02ZTZhLTQzNmItYWY4Ni05YzdlYzU1MDU4MzMiLCJNb2RpZmllZE9uIjoiMjAyNi0wMy0wNVQxMDowMDo0NC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jEwLjM3NTgvYmYwMzE5MzU1MyIsIlVyaVN0cmluZyI6Imh0dHBzOi8vZG9pLm9yZy8xMC4zNzU4L0JGMDMxOTM1NTM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MDA3L3MxMTAzMS0wMjQtMTAwNjYtMSIsIlVyaVN0cmluZyI6Imh0dHBzOi8vZG9pLm9yZy8xMC4xMDA3L3MxMTAzMS0wMjQtMTAwNjYtMS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}</w:instrText>
          </w:r>
          <w:r w:rsidR="001F14D0" w:rsidRPr="00B81AC4">
            <w:rPr>
              <w:rFonts w:ascii="Times New Roman" w:hAnsi="Times New Roman" w:cs="Times New Roman"/>
              <w:sz w:val="24"/>
              <w:szCs w:val="24"/>
              <w:lang w:val="en-US"/>
            </w:rPr>
            <w:fldChar w:fldCharType="separate"/>
          </w:r>
          <w:r w:rsidR="00B5044E" w:rsidRPr="00B81AC4">
            <w:rPr>
              <w:rFonts w:ascii="Times New Roman" w:hAnsi="Times New Roman" w:cs="Times New Roman"/>
              <w:sz w:val="24"/>
              <w:szCs w:val="24"/>
              <w:lang w:val="en-US"/>
            </w:rPr>
            <w:t>(Atkinson et al., 2005; Schweinberger et al., 1999; Xu &amp; Armony, 2024)</w:t>
          </w:r>
          <w:r w:rsidR="001F14D0" w:rsidRPr="00B81AC4">
            <w:rPr>
              <w:rFonts w:ascii="Times New Roman" w:hAnsi="Times New Roman" w:cs="Times New Roman"/>
              <w:sz w:val="24"/>
              <w:szCs w:val="24"/>
              <w:lang w:val="en-US"/>
            </w:rPr>
            <w:fldChar w:fldCharType="end"/>
          </w:r>
        </w:sdtContent>
      </w:sdt>
      <w:r w:rsidR="00DC2195" w:rsidRPr="00B81AC4">
        <w:rPr>
          <w:rFonts w:ascii="Times New Roman" w:hAnsi="Times New Roman" w:cs="Times New Roman"/>
          <w:sz w:val="24"/>
          <w:szCs w:val="24"/>
          <w:lang w:val="en-US"/>
        </w:rPr>
        <w:t>. In that vein, vocal emotional perception is always somewhat “personal”</w:t>
      </w:r>
      <w:r w:rsidR="002A6B12" w:rsidRPr="00B81AC4">
        <w:rPr>
          <w:rFonts w:ascii="Times New Roman" w:hAnsi="Times New Roman" w:cs="Times New Roman"/>
          <w:sz w:val="24"/>
          <w:szCs w:val="24"/>
          <w:lang w:val="en-US"/>
        </w:rPr>
        <w:t xml:space="preserve">, because it is nuanced by </w:t>
      </w:r>
      <w:r w:rsidR="00155407">
        <w:rPr>
          <w:rFonts w:ascii="Times New Roman" w:hAnsi="Times New Roman" w:cs="Times New Roman"/>
          <w:sz w:val="24"/>
          <w:szCs w:val="24"/>
          <w:lang w:val="en-US"/>
        </w:rPr>
        <w:t>characteristics of speaker</w:t>
      </w:r>
      <w:r w:rsidR="005A1257">
        <w:rPr>
          <w:rFonts w:ascii="Times New Roman" w:hAnsi="Times New Roman" w:cs="Times New Roman"/>
          <w:sz w:val="24"/>
          <w:szCs w:val="24"/>
          <w:lang w:val="en-US"/>
        </w:rPr>
        <w:t>s</w:t>
      </w:r>
      <w:sdt>
        <w:sdtPr>
          <w:rPr>
            <w:rFonts w:ascii="Times New Roman" w:hAnsi="Times New Roman" w:cs="Times New Roman"/>
            <w:sz w:val="24"/>
            <w:szCs w:val="24"/>
            <w:lang w:val="en-US"/>
          </w:rPr>
          <w:alias w:val="To edit, see citavi.com/edit"/>
          <w:tag w:val="CitaviPlaceholder#42cbb28c-1159-4552-ba4e-b0ae35182b2a"/>
          <w:id w:val="-1426953896"/>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MjMxOGIyLWQ1YzAtNDliNS1iMTE1LTI4Zjg0MWUyYTdjNCIsIlJhbmdlTGVuZ3RoIjoxNiwiUmVmZXJlbmNlSWQiOiJiOGU1NzVhZi0xNWQ2LTQ0ZTctYjQ4Mi1jZmVmNzNkY2E5Nz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WIiLCJDaXRhdGlvbktleVVwZGF0ZVR5cGUiOjAsIkNvbGxhYm9yYXRvcnMiOltdLCJEYXRlMiI6IjA0LjA3LjIwMjUiLCJEb2kiOiIxMC4xMDA3L3M0Mjc2MS0wMjUtMDAzMTctd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xODU3NzAiLCJVcmlTdHJpbmciOiJodHRwOi8vd3d3Lm5jYmkubmxtLm5paC5nb3YvcHVibWVkLzQxMTg1Nzcw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VUMDk6Mzk6MDgiLCJNb2RpZmllZEJ5IjoiX0NocmlzdGluZSBOdXNzYmF1bSIsIklkIjoiYjExOTQ3YzgtYjFiNy00NGJlLWI2MDctZmQ4ZGE0YjA0N2VjIiwiTW9kaWZpZWRPbiI6IjIwMjYtMDMtMDVUMDk6Mzk6MDg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lBNQzEyNTc5NjU4IiwiVXJpU3RyaW5nIjoiaHR0cHM6Ly93d3cubmNiaS5ubG0ubmloLmdvdi9wbWMvYXJ0aWNsZXMvUE1DMTI1Nzk2NT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YtMDMtMDVUMDk6Mzk6MDgiLCJNb2RpZmllZEJ5IjoiX0NocmlzdGluZSBOdXNzYmF1bSIsIklkIjoiY2NkNGJjODctNDFmYy00ODUzLTlkYjMtZjkzZWZiYzkzYzExIiwiTW9kaWZpZWRPbiI6IjIwMjYtMDMtMDVUMDk6Mzk6MDg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A3L3M0Mjc2MS0wMjUtMDAzMTctdyIsIlVyaVN0cmluZyI6Imh0dHBzOi8vZG9pLm9yZy8xMC4xMDA3L3M0Mjc2MS0wMjUtMDAzMTctd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}</w:instrText>
          </w:r>
          <w:r w:rsidR="001F14D0" w:rsidRPr="00B81AC4">
            <w:rPr>
              <w:rFonts w:ascii="Times New Roman" w:hAnsi="Times New Roman" w:cs="Times New Roman"/>
              <w:sz w:val="24"/>
              <w:szCs w:val="24"/>
              <w:lang w:val="en-US"/>
            </w:rPr>
            <w:fldChar w:fldCharType="separate"/>
          </w:r>
          <w:r w:rsidR="001F14D0" w:rsidRPr="00B81AC4">
            <w:rPr>
              <w:rFonts w:ascii="Times New Roman" w:hAnsi="Times New Roman" w:cs="Times New Roman"/>
              <w:sz w:val="24"/>
              <w:szCs w:val="24"/>
              <w:lang w:val="en-US"/>
            </w:rPr>
            <w:t>(Pinheiro, 2025)</w:t>
          </w:r>
          <w:r w:rsidR="001F14D0" w:rsidRPr="00B81AC4">
            <w:rPr>
              <w:rFonts w:ascii="Times New Roman" w:hAnsi="Times New Roman" w:cs="Times New Roman"/>
              <w:sz w:val="24"/>
              <w:szCs w:val="24"/>
              <w:lang w:val="en-US"/>
            </w:rPr>
            <w:fldChar w:fldCharType="end"/>
          </w:r>
        </w:sdtContent>
      </w:sdt>
      <w:r w:rsidR="00DC2195" w:rsidRPr="00B81AC4">
        <w:rPr>
          <w:rFonts w:ascii="Times New Roman" w:hAnsi="Times New Roman" w:cs="Times New Roman"/>
          <w:sz w:val="24"/>
          <w:szCs w:val="24"/>
          <w:lang w:val="en-US"/>
        </w:rPr>
        <w:t>. The presumably strongest evidence for this notion comes from</w:t>
      </w:r>
      <w:r w:rsidR="00B552E8" w:rsidRPr="00B81AC4">
        <w:rPr>
          <w:rFonts w:ascii="Times New Roman" w:hAnsi="Times New Roman" w:cs="Times New Roman"/>
          <w:sz w:val="24"/>
          <w:szCs w:val="24"/>
          <w:lang w:val="en-US"/>
        </w:rPr>
        <w:t xml:space="preserve"> an interaction of emotion and speaker </w:t>
      </w:r>
      <w:r w:rsidR="00104FF2" w:rsidRPr="00B81AC4">
        <w:rPr>
          <w:rFonts w:ascii="Times New Roman" w:hAnsi="Times New Roman" w:cs="Times New Roman"/>
          <w:sz w:val="24"/>
          <w:szCs w:val="24"/>
          <w:lang w:val="en-US"/>
        </w:rPr>
        <w:t>gender</w:t>
      </w:r>
      <w:r w:rsidR="00B552E8" w:rsidRPr="00B81AC4">
        <w:rPr>
          <w:rFonts w:ascii="Times New Roman" w:hAnsi="Times New Roman" w:cs="Times New Roman"/>
          <w:sz w:val="24"/>
          <w:szCs w:val="24"/>
          <w:lang w:val="en-US"/>
        </w:rPr>
        <w:t xml:space="preserve">: </w:t>
      </w:r>
      <w:r w:rsidR="001F14D0" w:rsidRPr="00B81AC4">
        <w:rPr>
          <w:rFonts w:ascii="Times New Roman" w:hAnsi="Times New Roman" w:cs="Times New Roman"/>
          <w:sz w:val="24"/>
          <w:szCs w:val="24"/>
          <w:lang w:val="en-US"/>
        </w:rPr>
        <w:t xml:space="preserve">male voices are more often perceived as angry whereas female voices more often associated </w:t>
      </w:r>
      <w:r w:rsidR="00AA28F1" w:rsidRPr="00B81AC4">
        <w:rPr>
          <w:rFonts w:ascii="Times New Roman" w:hAnsi="Times New Roman" w:cs="Times New Roman"/>
          <w:sz w:val="24"/>
          <w:szCs w:val="24"/>
          <w:lang w:val="en-US"/>
        </w:rPr>
        <w:t xml:space="preserve">with </w:t>
      </w:r>
      <w:r w:rsidR="001F14D0" w:rsidRPr="00B81AC4">
        <w:rPr>
          <w:rFonts w:ascii="Times New Roman" w:hAnsi="Times New Roman" w:cs="Times New Roman"/>
          <w:sz w:val="24"/>
          <w:szCs w:val="24"/>
          <w:lang w:val="en-US"/>
        </w:rPr>
        <w:t>fear or happiness</w:t>
      </w:r>
      <w:r w:rsidR="00B552E8"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36ac990-681e-4bac-816d-fc3a7bd9a679"/>
          <w:id w:val="-1058243651"/>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kYjBmYWZmLWE3MzQtNDEyOS1iZWRjLTk2ODE5MzAxYWQ1NyIsIlJhbmdlU3RhcnQiOjEyLCJSYW5nZUxlbmd0aCI6MjAsIlJlZmVyZW5jZUlkIjoiNDk3MzE4ZTktNGY0OC00MTU3LWI0OWQtZjA2Y2UyMWY5ODk0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zNTI5ODIyMiIsIlVyaVN0cmluZyI6Imh0dHA6Ly93d3cubmNiaS5ubG0ubmloLmdvdi9wdWJtZWQvMzUyOTgyMjI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VUMDk6MzE6MDciLCJNb2RpZmllZEJ5IjoiX0NocmlzdGluZSBOdXNzYmF1bSIsIklkIjoiNjdlNGJiMDAtY2Y4Ny00YjgzLTgyZTctMDlhZmJkYTMzZTlmIiwiTW9kaWZpZWRPbiI6IjIwMjYtMDMtMDVUMDk6MzE6MDc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M3L2VtbzAwMDEwODkiLCJVcmlTdHJpbmciOiJodHRwczovL2RvaS5vcmcvMTAuMTAzNy9lbW8wMDAxMDg5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TAuMTAxNy9DQk85NzgwNTExNjI4MTkxLjAwMyIsIlVyaVN0cmluZyI6Imh0dHBzOi8vZG9pLm9yZy8xMC4xMDE3L0NCTzk3ODA1MTE2MjgxOTEuMDAz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}</w:instrText>
          </w:r>
          <w:r w:rsidR="001F14D0" w:rsidRPr="00B81AC4">
            <w:rPr>
              <w:rFonts w:ascii="Times New Roman" w:hAnsi="Times New Roman" w:cs="Times New Roman"/>
              <w:sz w:val="24"/>
              <w:szCs w:val="24"/>
              <w:lang w:val="en-US"/>
            </w:rPr>
            <w:fldChar w:fldCharType="separate"/>
          </w:r>
          <w:r w:rsidR="001F14D0" w:rsidRPr="00B81AC4">
            <w:rPr>
              <w:rFonts w:ascii="Times New Roman" w:hAnsi="Times New Roman" w:cs="Times New Roman"/>
              <w:sz w:val="24"/>
              <w:szCs w:val="24"/>
              <w:lang w:val="en-US"/>
            </w:rPr>
            <w:t>(Brody, 2010; Korb et al., 2023)</w:t>
          </w:r>
          <w:r w:rsidR="001F14D0" w:rsidRPr="00B81AC4">
            <w:rPr>
              <w:rFonts w:ascii="Times New Roman" w:hAnsi="Times New Roman" w:cs="Times New Roman"/>
              <w:sz w:val="24"/>
              <w:szCs w:val="24"/>
              <w:lang w:val="en-US"/>
            </w:rPr>
            <w:fldChar w:fldCharType="end"/>
          </w:r>
        </w:sdtContent>
      </w:sdt>
      <w:r w:rsidR="001F14D0" w:rsidRPr="00B81AC4">
        <w:rPr>
          <w:rFonts w:ascii="Times New Roman" w:hAnsi="Times New Roman" w:cs="Times New Roman"/>
          <w:sz w:val="24"/>
          <w:szCs w:val="24"/>
          <w:lang w:val="en-US"/>
        </w:rPr>
        <w:t>, potentially based on stereotypical beliefs shared by listeners</w:t>
      </w:r>
      <w:r w:rsidR="00B552E8" w:rsidRPr="00B81AC4">
        <w:rPr>
          <w:rFonts w:ascii="Times New Roman" w:hAnsi="Times New Roman" w:cs="Times New Roman"/>
          <w:sz w:val="24"/>
          <w:szCs w:val="24"/>
          <w:lang w:val="en-US"/>
        </w:rPr>
        <w:t xml:space="preserve">. Importantly, </w:t>
      </w:r>
      <w:commentRangeStart w:id="8"/>
      <w:r w:rsidR="00B552E8" w:rsidRPr="00B81AC4">
        <w:rPr>
          <w:rFonts w:ascii="Times New Roman" w:hAnsi="Times New Roman" w:cs="Times New Roman"/>
          <w:sz w:val="24"/>
          <w:szCs w:val="24"/>
          <w:lang w:val="en-US"/>
        </w:rPr>
        <w:t xml:space="preserve">speaker </w:t>
      </w:r>
      <w:r w:rsidR="00104FF2" w:rsidRPr="00B81AC4">
        <w:rPr>
          <w:rFonts w:ascii="Times New Roman" w:hAnsi="Times New Roman" w:cs="Times New Roman"/>
          <w:sz w:val="24"/>
          <w:szCs w:val="24"/>
          <w:lang w:val="en-US"/>
        </w:rPr>
        <w:t>gender</w:t>
      </w:r>
      <w:r w:rsidR="00B552E8" w:rsidRPr="00B81AC4">
        <w:rPr>
          <w:rFonts w:ascii="Times New Roman" w:hAnsi="Times New Roman" w:cs="Times New Roman"/>
          <w:sz w:val="24"/>
          <w:szCs w:val="24"/>
          <w:lang w:val="en-US"/>
        </w:rPr>
        <w:t xml:space="preserve"> has also been found to affect emotion adaptation</w:t>
      </w:r>
      <w:commentRangeEnd w:id="8"/>
      <w:r w:rsidR="00CC6BD4" w:rsidRPr="00B81AC4">
        <w:rPr>
          <w:rStyle w:val="Kommentarzeichen"/>
          <w:rFonts w:ascii="Times New Roman" w:hAnsi="Times New Roman" w:cs="Times New Roman"/>
          <w:sz w:val="24"/>
          <w:szCs w:val="24"/>
          <w:lang w:val="en-US"/>
        </w:rPr>
        <w:commentReference w:id="8"/>
      </w:r>
      <w:r w:rsidR="00F934C3" w:rsidRPr="00B81AC4">
        <w:rPr>
          <w:rFonts w:ascii="Times New Roman" w:hAnsi="Times New Roman" w:cs="Times New Roman"/>
          <w:sz w:val="24"/>
          <w:szCs w:val="24"/>
          <w:lang w:val="en-US"/>
        </w:rPr>
        <w:t xml:space="preserve">, which was massively reduced when adaptors and targets were of different speaker </w:t>
      </w:r>
      <w:r w:rsidR="00104FF2" w:rsidRPr="00B81AC4">
        <w:rPr>
          <w:rFonts w:ascii="Times New Roman" w:hAnsi="Times New Roman" w:cs="Times New Roman"/>
          <w:sz w:val="24"/>
          <w:szCs w:val="24"/>
          <w:lang w:val="en-US"/>
        </w:rPr>
        <w:t>gender</w:t>
      </w:r>
      <w:r w:rsidR="00AA28F1" w:rsidRPr="00B81AC4">
        <w:rPr>
          <w:rFonts w:ascii="Times New Roman" w:hAnsi="Times New Roman" w:cs="Times New Roman"/>
          <w:sz w:val="24"/>
          <w:szCs w:val="24"/>
          <w:lang w:val="en-US"/>
        </w:rPr>
        <w:t>s</w:t>
      </w:r>
      <w:r w:rsidR="00F934C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3bef49f-0908-4054-98c4-abe83290e04e"/>
          <w:id w:val="49895812"/>
          <w:placeholder>
            <w:docPart w:val="DefaultPlaceholder_-1854013440"/>
          </w:placeholder>
        </w:sdtPr>
        <w:sdtContent>
          <w:r w:rsidR="00F934C3"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xYWY2ZjUxLWU1ODctNGJkMi1iYzE3LWY1OTUwZGI0ZTQ2Zi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wOVQxODo0MjoxMy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QzYmVmNDlmLTA5MDgtNDA1NC05OGM0LWFiZTgzMjkwZTA0ZSIsIlRleHQiOiIoTnVzc2JhdW0sIHZvbiBFaWZmLCBldCBhbC4sIDIwMjIpIiwiV0FJVmVyc2lvbiI6IjYuMTEuMC4wIn0=}</w:instrText>
          </w:r>
          <w:r w:rsidR="00F934C3" w:rsidRPr="00B81AC4">
            <w:rPr>
              <w:rFonts w:ascii="Times New Roman" w:hAnsi="Times New Roman" w:cs="Times New Roman"/>
              <w:sz w:val="24"/>
              <w:szCs w:val="24"/>
              <w:lang w:val="en-US"/>
            </w:rPr>
            <w:fldChar w:fldCharType="separate"/>
          </w:r>
          <w:r w:rsidR="00F934C3" w:rsidRPr="00B81AC4">
            <w:rPr>
              <w:rFonts w:ascii="Times New Roman" w:hAnsi="Times New Roman" w:cs="Times New Roman"/>
              <w:sz w:val="24"/>
              <w:szCs w:val="24"/>
              <w:lang w:val="en-US"/>
            </w:rPr>
            <w:t>(Nussbaum, von Eiff, et al., 2022)</w:t>
          </w:r>
          <w:r w:rsidR="00F934C3" w:rsidRPr="00B81AC4">
            <w:rPr>
              <w:rFonts w:ascii="Times New Roman" w:hAnsi="Times New Roman" w:cs="Times New Roman"/>
              <w:sz w:val="24"/>
              <w:szCs w:val="24"/>
              <w:lang w:val="en-US"/>
            </w:rPr>
            <w:fldChar w:fldCharType="end"/>
          </w:r>
        </w:sdtContent>
      </w:sdt>
      <w:r w:rsidR="00B552E8" w:rsidRPr="00B81AC4">
        <w:rPr>
          <w:rFonts w:ascii="Times New Roman" w:hAnsi="Times New Roman" w:cs="Times New Roman"/>
          <w:sz w:val="24"/>
          <w:szCs w:val="24"/>
          <w:lang w:val="en-US"/>
        </w:rPr>
        <w:t xml:space="preserve">.  However, this paradigm provides evidence that speaker </w:t>
      </w:r>
      <w:r w:rsidR="00104FF2" w:rsidRPr="00B81AC4">
        <w:rPr>
          <w:rFonts w:ascii="Times New Roman" w:hAnsi="Times New Roman" w:cs="Times New Roman"/>
          <w:sz w:val="24"/>
          <w:szCs w:val="24"/>
          <w:lang w:val="en-US"/>
        </w:rPr>
        <w:t>gender</w:t>
      </w:r>
      <w:r w:rsidR="00B552E8" w:rsidRPr="00B81AC4">
        <w:rPr>
          <w:rFonts w:ascii="Times New Roman" w:hAnsi="Times New Roman" w:cs="Times New Roman"/>
          <w:sz w:val="24"/>
          <w:szCs w:val="24"/>
          <w:lang w:val="en-US"/>
        </w:rPr>
        <w:t xml:space="preserve"> </w:t>
      </w:r>
      <w:r w:rsidR="00B552E8" w:rsidRPr="00B81AC4">
        <w:rPr>
          <w:rFonts w:ascii="Times New Roman" w:hAnsi="Times New Roman" w:cs="Times New Roman"/>
          <w:i/>
          <w:iCs/>
          <w:sz w:val="24"/>
          <w:szCs w:val="24"/>
          <w:lang w:val="en-US"/>
        </w:rPr>
        <w:t>interferes</w:t>
      </w:r>
      <w:r w:rsidR="00B552E8" w:rsidRPr="00B81AC4">
        <w:rPr>
          <w:rFonts w:ascii="Times New Roman" w:hAnsi="Times New Roman" w:cs="Times New Roman"/>
          <w:sz w:val="24"/>
          <w:szCs w:val="24"/>
          <w:lang w:val="en-US"/>
        </w:rPr>
        <w:t xml:space="preserve"> with emotion adaptation, but it does not answer the question above, </w:t>
      </w:r>
      <w:commentRangeStart w:id="9"/>
      <w:r w:rsidR="00B552E8" w:rsidRPr="00B81AC4">
        <w:rPr>
          <w:rFonts w:ascii="Times New Roman" w:hAnsi="Times New Roman" w:cs="Times New Roman"/>
          <w:sz w:val="24"/>
          <w:szCs w:val="24"/>
          <w:lang w:val="en-US"/>
        </w:rPr>
        <w:t xml:space="preserve">whether it </w:t>
      </w:r>
      <w:r w:rsidR="00B552E8" w:rsidRPr="00B81AC4">
        <w:rPr>
          <w:rFonts w:ascii="Times New Roman" w:hAnsi="Times New Roman" w:cs="Times New Roman"/>
          <w:i/>
          <w:iCs/>
          <w:sz w:val="24"/>
          <w:szCs w:val="24"/>
          <w:lang w:val="en-US"/>
        </w:rPr>
        <w:t>fine-tunes</w:t>
      </w:r>
      <w:r w:rsidR="00B552E8" w:rsidRPr="00B81AC4">
        <w:rPr>
          <w:rFonts w:ascii="Times New Roman" w:hAnsi="Times New Roman" w:cs="Times New Roman"/>
          <w:sz w:val="24"/>
          <w:szCs w:val="24"/>
          <w:lang w:val="en-US"/>
        </w:rPr>
        <w:t xml:space="preserve"> the process, in a sense that it may lead to more efficient tracking of relevant emotional changes. </w:t>
      </w:r>
      <w:commentRangeEnd w:id="9"/>
      <w:r w:rsidR="008B0FCC" w:rsidRPr="00B81AC4">
        <w:rPr>
          <w:rStyle w:val="Kommentarzeichen"/>
          <w:rFonts w:ascii="Times New Roman" w:hAnsi="Times New Roman" w:cs="Times New Roman"/>
          <w:sz w:val="24"/>
          <w:szCs w:val="24"/>
          <w:lang w:val="en-US"/>
        </w:rPr>
        <w:commentReference w:id="9"/>
      </w:r>
      <w:r w:rsidR="00B552E8" w:rsidRPr="00B81AC4">
        <w:rPr>
          <w:rFonts w:ascii="Times New Roman" w:hAnsi="Times New Roman" w:cs="Times New Roman"/>
          <w:sz w:val="24"/>
          <w:szCs w:val="24"/>
          <w:lang w:val="en-US"/>
        </w:rPr>
        <w:t xml:space="preserve">This can be </w:t>
      </w:r>
      <w:r w:rsidR="002A6B12" w:rsidRPr="00B81AC4">
        <w:rPr>
          <w:rFonts w:ascii="Times New Roman" w:hAnsi="Times New Roman" w:cs="Times New Roman"/>
          <w:sz w:val="24"/>
          <w:szCs w:val="24"/>
          <w:lang w:val="en-US"/>
        </w:rPr>
        <w:t>achieved</w:t>
      </w:r>
      <w:r w:rsidR="00B552E8" w:rsidRPr="00B81AC4">
        <w:rPr>
          <w:rFonts w:ascii="Times New Roman" w:hAnsi="Times New Roman" w:cs="Times New Roman"/>
          <w:sz w:val="24"/>
          <w:szCs w:val="24"/>
          <w:lang w:val="en-US"/>
        </w:rPr>
        <w:t xml:space="preserve"> with a paradigm inducing </w:t>
      </w:r>
      <w:r w:rsidR="00B552E8" w:rsidRPr="00B81AC4">
        <w:rPr>
          <w:rFonts w:ascii="Times New Roman" w:hAnsi="Times New Roman" w:cs="Times New Roman"/>
          <w:i/>
          <w:iCs/>
          <w:sz w:val="24"/>
          <w:szCs w:val="24"/>
          <w:lang w:val="en-US"/>
        </w:rPr>
        <w:t>simultaneous opposite aftereffects</w:t>
      </w:r>
      <w:r w:rsidR="002A6B12" w:rsidRPr="00B81AC4">
        <w:rPr>
          <w:rFonts w:ascii="Times New Roman" w:hAnsi="Times New Roman" w:cs="Times New Roman"/>
          <w:i/>
          <w:iCs/>
          <w:sz w:val="24"/>
          <w:szCs w:val="24"/>
          <w:lang w:val="en-US"/>
        </w:rPr>
        <w:t>.</w:t>
      </w:r>
      <w:r w:rsidR="00A0439F" w:rsidRPr="00B81AC4">
        <w:rPr>
          <w:rFonts w:ascii="Times New Roman" w:hAnsi="Times New Roman" w:cs="Times New Roman"/>
          <w:i/>
          <w:iCs/>
          <w:sz w:val="24"/>
          <w:szCs w:val="24"/>
          <w:lang w:val="en-US"/>
        </w:rPr>
        <w:t xml:space="preserve"> </w:t>
      </w:r>
      <w:sdt>
        <w:sdtPr>
          <w:rPr>
            <w:rFonts w:ascii="Times New Roman" w:hAnsi="Times New Roman" w:cs="Times New Roman"/>
            <w:sz w:val="24"/>
            <w:szCs w:val="24"/>
            <w:lang w:val="en-US"/>
          </w:rPr>
          <w:alias w:val="To edit, see citavi.com/edit"/>
          <w:tag w:val="CitaviPlaceholder#2d3956df-8d1f-4346-811c-d0db5f7e9831"/>
          <w:id w:val="-681906482"/>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I5NTY3ZDZkLTEwYWYtNDJiNS1hZjAxLWQ0Mzk0NzM0MDFkMyIsIkVudHJpZXMiOlt7IiRpZCI6IjIiLCIkdHlwZSI6IlN3aXNzQWNhZGVtaWMuQ2l0YXZpLkNpdGF0aW9ucy5Xb3JkUGxhY2Vob2xkZXJFbnRyeSwgU3dpc3NBY2FkZW1pYy5DaXRhdmkiLCJJZCI6IjZkYjYyMmQ2LTJkZjYtNGRlMy1iYjMxLThiY2FmNGJiODQ5Ny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wOVQxODo0MjoxMy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yZDM5NTZkZi04ZDFmLTQzNDYtODExYy1kMGRiNWY3ZTk4MzE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9567d6d-10af-42b5-af01-d439473401d3"/>
          <w:id w:val="705102"/>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JkMzk1NmRmLThkMWYtNDM0Ni04MTFjLWQwZGI1ZjdlOTgzMSIsIkVudHJpZXMiOlt7IiRpZCI6IjIiLCIkdHlwZSI6IlN3aXNzQWNhZGVtaWMuQ2l0YXZpLkNpdGF0aW9ucy5Xb3JkUGxhY2Vob2xkZXJFbnRyeSwgU3dpc3NBY2FkZW1pYy5DaXRhdmkiLCJJZCI6IjhiNmNmZGFkLWNiOWYtNGU2NS1hN2U2LTVjOTdlYTUzZTYxM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DlUMTg6NDI6MTM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yOTU2N2Q2ZC0xMGFmLTQyYjUtYWYwMS1kNDM5NDczNDAxZDM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B35456" w:rsidRPr="00B81AC4">
        <w:rPr>
          <w:rFonts w:ascii="Times New Roman" w:hAnsi="Times New Roman" w:cs="Times New Roman"/>
          <w:sz w:val="24"/>
          <w:szCs w:val="24"/>
          <w:lang w:val="en-US"/>
        </w:rPr>
        <w:t xml:space="preserve"> were the first to show that it is possible to induc them in male and female faces during emotion adaptation: participants adapted to angry-female faces and fearful-male faces (and vice versa) </w:t>
      </w:r>
      <w:r w:rsidR="002A6B12" w:rsidRPr="00B81AC4">
        <w:rPr>
          <w:rFonts w:ascii="Times New Roman" w:hAnsi="Times New Roman" w:cs="Times New Roman"/>
          <w:i/>
          <w:iCs/>
          <w:sz w:val="24"/>
          <w:szCs w:val="24"/>
          <w:lang w:val="en-US"/>
        </w:rPr>
        <w:t>simultaneously</w:t>
      </w:r>
      <w:r w:rsidR="00B35456" w:rsidRPr="00B81AC4">
        <w:rPr>
          <w:rFonts w:ascii="Times New Roman" w:hAnsi="Times New Roman" w:cs="Times New Roman"/>
          <w:sz w:val="24"/>
          <w:szCs w:val="24"/>
          <w:lang w:val="en-US"/>
        </w:rPr>
        <w:t xml:space="preserve"> and then showed </w:t>
      </w:r>
      <w:r w:rsidR="00104FF2" w:rsidRPr="00B81AC4">
        <w:rPr>
          <w:rFonts w:ascii="Times New Roman" w:hAnsi="Times New Roman" w:cs="Times New Roman"/>
          <w:sz w:val="24"/>
          <w:szCs w:val="24"/>
          <w:lang w:val="en-US"/>
        </w:rPr>
        <w:t>gender</w:t>
      </w:r>
      <w:r w:rsidR="00B35456" w:rsidRPr="00B81AC4">
        <w:rPr>
          <w:rFonts w:ascii="Times New Roman" w:hAnsi="Times New Roman" w:cs="Times New Roman"/>
          <w:sz w:val="24"/>
          <w:szCs w:val="24"/>
          <w:lang w:val="en-US"/>
        </w:rPr>
        <w:t xml:space="preserve">-specific aftereffects, i.e. female target faces were more often classified as fearful and male target faces more often classified as angry (and vice versa). </w:t>
      </w:r>
      <w:r w:rsidR="002A6B12" w:rsidRPr="00B81AC4">
        <w:rPr>
          <w:rFonts w:ascii="Times New Roman" w:hAnsi="Times New Roman" w:cs="Times New Roman"/>
          <w:sz w:val="24"/>
          <w:szCs w:val="24"/>
          <w:lang w:val="en-US"/>
        </w:rPr>
        <w:t>Thus,</w:t>
      </w:r>
      <w:r w:rsidR="00B35456" w:rsidRPr="00B81AC4">
        <w:rPr>
          <w:rFonts w:ascii="Times New Roman" w:hAnsi="Times New Roman" w:cs="Times New Roman"/>
          <w:sz w:val="24"/>
          <w:szCs w:val="24"/>
          <w:lang w:val="en-US"/>
        </w:rPr>
        <w:t xml:space="preserve"> the visual system differently recalibrated to male and female faces – at the same time</w:t>
      </w:r>
      <w:r w:rsidR="002A6B12" w:rsidRPr="00B81AC4">
        <w:rPr>
          <w:rFonts w:ascii="Times New Roman" w:hAnsi="Times New Roman" w:cs="Times New Roman"/>
          <w:sz w:val="24"/>
          <w:szCs w:val="24"/>
          <w:lang w:val="en-US"/>
        </w:rPr>
        <w:t>!</w:t>
      </w:r>
      <w:r w:rsidR="00B35456" w:rsidRPr="00B81AC4">
        <w:rPr>
          <w:rFonts w:ascii="Times New Roman" w:hAnsi="Times New Roman" w:cs="Times New Roman"/>
          <w:sz w:val="24"/>
          <w:szCs w:val="24"/>
          <w:lang w:val="en-US"/>
        </w:rPr>
        <w:t xml:space="preserve"> This shows that facial </w:t>
      </w:r>
      <w:r w:rsidR="00104FF2" w:rsidRPr="00B81AC4">
        <w:rPr>
          <w:rFonts w:ascii="Times New Roman" w:hAnsi="Times New Roman" w:cs="Times New Roman"/>
          <w:sz w:val="24"/>
          <w:szCs w:val="24"/>
          <w:lang w:val="en-US"/>
        </w:rPr>
        <w:t>gender</w:t>
      </w:r>
      <w:r w:rsidR="00B35456" w:rsidRPr="00B81AC4">
        <w:rPr>
          <w:rFonts w:ascii="Times New Roman" w:hAnsi="Times New Roman" w:cs="Times New Roman"/>
          <w:sz w:val="24"/>
          <w:szCs w:val="24"/>
          <w:lang w:val="en-US"/>
        </w:rPr>
        <w:t xml:space="preserve"> </w:t>
      </w:r>
      <w:r w:rsidR="002A6B12" w:rsidRPr="00B81AC4">
        <w:rPr>
          <w:rFonts w:ascii="Times New Roman" w:hAnsi="Times New Roman" w:cs="Times New Roman"/>
          <w:sz w:val="24"/>
          <w:szCs w:val="24"/>
          <w:lang w:val="en-US"/>
        </w:rPr>
        <w:t xml:space="preserve">information </w:t>
      </w:r>
      <w:r w:rsidR="00B35456" w:rsidRPr="00B81AC4">
        <w:rPr>
          <w:rFonts w:ascii="Times New Roman" w:hAnsi="Times New Roman" w:cs="Times New Roman"/>
          <w:sz w:val="24"/>
          <w:szCs w:val="24"/>
          <w:lang w:val="en-US"/>
        </w:rPr>
        <w:t xml:space="preserve">was incorporated to fine-tune the emotional adaptation process, because otherwise, </w:t>
      </w:r>
      <w:r w:rsidR="009E45BB" w:rsidRPr="00B81AC4">
        <w:rPr>
          <w:rFonts w:ascii="Times New Roman" w:hAnsi="Times New Roman" w:cs="Times New Roman"/>
          <w:sz w:val="24"/>
          <w:szCs w:val="24"/>
          <w:lang w:val="en-US"/>
        </w:rPr>
        <w:t xml:space="preserve">the adaptors would have cancelled each other out. </w:t>
      </w:r>
      <w:r w:rsidR="000B0DD5" w:rsidRPr="00B81AC4">
        <w:rPr>
          <w:rFonts w:ascii="Times New Roman" w:hAnsi="Times New Roman" w:cs="Times New Roman"/>
          <w:sz w:val="24"/>
          <w:szCs w:val="24"/>
          <w:lang w:val="en-US"/>
        </w:rPr>
        <w:t>However, to the best of my knowledge, this has</w:t>
      </w:r>
      <w:r w:rsidR="002A6B12" w:rsidRPr="00B81AC4">
        <w:rPr>
          <w:rFonts w:ascii="Times New Roman" w:hAnsi="Times New Roman" w:cs="Times New Roman"/>
          <w:sz w:val="24"/>
          <w:szCs w:val="24"/>
          <w:lang w:val="en-US"/>
        </w:rPr>
        <w:t xml:space="preserve"> (1)</w:t>
      </w:r>
      <w:r w:rsidR="000B0DD5" w:rsidRPr="00B81AC4">
        <w:rPr>
          <w:rFonts w:ascii="Times New Roman" w:hAnsi="Times New Roman" w:cs="Times New Roman"/>
          <w:sz w:val="24"/>
          <w:szCs w:val="24"/>
          <w:lang w:val="en-US"/>
        </w:rPr>
        <w:t xml:space="preserve"> never been tested for the </w:t>
      </w:r>
      <w:r w:rsidR="000B0DD5" w:rsidRPr="00B81AC4">
        <w:rPr>
          <w:rFonts w:ascii="Times New Roman" w:hAnsi="Times New Roman" w:cs="Times New Roman"/>
          <w:sz w:val="24"/>
          <w:szCs w:val="24"/>
          <w:lang w:val="en-US"/>
        </w:rPr>
        <w:lastRenderedPageBreak/>
        <w:t>auditory domain. Further, it has not been explored for</w:t>
      </w:r>
      <w:r w:rsidR="002A6B12" w:rsidRPr="00B81AC4">
        <w:rPr>
          <w:rFonts w:ascii="Times New Roman" w:hAnsi="Times New Roman" w:cs="Times New Roman"/>
          <w:sz w:val="24"/>
          <w:szCs w:val="24"/>
          <w:lang w:val="en-US"/>
        </w:rPr>
        <w:t xml:space="preserve"> (2)</w:t>
      </w:r>
      <w:r w:rsidR="000B0DD5" w:rsidRPr="00B81AC4">
        <w:rPr>
          <w:rFonts w:ascii="Times New Roman" w:hAnsi="Times New Roman" w:cs="Times New Roman"/>
          <w:sz w:val="24"/>
          <w:szCs w:val="24"/>
          <w:lang w:val="en-US"/>
        </w:rPr>
        <w:t xml:space="preserve"> other extralinguistic cues such as identity – which </w:t>
      </w:r>
      <w:r w:rsidR="002A6B12" w:rsidRPr="00B81AC4">
        <w:rPr>
          <w:rFonts w:ascii="Times New Roman" w:hAnsi="Times New Roman" w:cs="Times New Roman"/>
          <w:sz w:val="24"/>
          <w:szCs w:val="24"/>
          <w:lang w:val="en-US"/>
        </w:rPr>
        <w:t>is</w:t>
      </w:r>
      <w:r w:rsidR="000B0DD5" w:rsidRPr="00B81AC4">
        <w:rPr>
          <w:rFonts w:ascii="Times New Roman" w:hAnsi="Times New Roman" w:cs="Times New Roman"/>
          <w:sz w:val="24"/>
          <w:szCs w:val="24"/>
          <w:lang w:val="en-US"/>
        </w:rPr>
        <w:t xml:space="preserve"> also stable over the course of a conversation - or </w:t>
      </w:r>
      <w:r w:rsidR="002A6B12" w:rsidRPr="00B81AC4">
        <w:rPr>
          <w:rFonts w:ascii="Times New Roman" w:hAnsi="Times New Roman" w:cs="Times New Roman"/>
          <w:sz w:val="24"/>
          <w:szCs w:val="24"/>
          <w:lang w:val="en-US"/>
        </w:rPr>
        <w:t>(3)</w:t>
      </w:r>
      <w:r w:rsidR="000B0DD5" w:rsidRPr="00B81AC4">
        <w:rPr>
          <w:rFonts w:ascii="Times New Roman" w:hAnsi="Times New Roman" w:cs="Times New Roman"/>
          <w:sz w:val="24"/>
          <w:szCs w:val="24"/>
          <w:lang w:val="en-US"/>
        </w:rPr>
        <w:t xml:space="preserve"> linguistic cues – which constantly change during speaking. This </w:t>
      </w:r>
      <w:r w:rsidR="00AA28F1" w:rsidRPr="00B81AC4">
        <w:rPr>
          <w:rFonts w:ascii="Times New Roman" w:hAnsi="Times New Roman" w:cs="Times New Roman"/>
          <w:sz w:val="24"/>
          <w:szCs w:val="24"/>
          <w:lang w:val="en-US"/>
        </w:rPr>
        <w:t xml:space="preserve">is </w:t>
      </w:r>
      <w:r w:rsidR="00ED6848">
        <w:rPr>
          <w:rFonts w:ascii="Times New Roman" w:hAnsi="Times New Roman" w:cs="Times New Roman"/>
          <w:sz w:val="24"/>
          <w:szCs w:val="24"/>
          <w:lang w:val="en-US"/>
        </w:rPr>
        <w:t>addressed</w:t>
      </w:r>
      <w:r w:rsidR="00AA28F1" w:rsidRPr="00B81AC4">
        <w:rPr>
          <w:rFonts w:ascii="Times New Roman" w:hAnsi="Times New Roman" w:cs="Times New Roman"/>
          <w:sz w:val="24"/>
          <w:szCs w:val="24"/>
          <w:lang w:val="en-US"/>
        </w:rPr>
        <w:t xml:space="preserve"> </w:t>
      </w:r>
      <w:r w:rsidR="000B0DD5" w:rsidRPr="00B81AC4">
        <w:rPr>
          <w:rFonts w:ascii="Times New Roman" w:hAnsi="Times New Roman" w:cs="Times New Roman"/>
          <w:sz w:val="24"/>
          <w:szCs w:val="24"/>
          <w:lang w:val="en-US"/>
        </w:rPr>
        <w:t xml:space="preserve">the present </w:t>
      </w:r>
      <w:r w:rsidR="00ED6848">
        <w:rPr>
          <w:rFonts w:ascii="Times New Roman" w:hAnsi="Times New Roman" w:cs="Times New Roman"/>
          <w:sz w:val="24"/>
          <w:szCs w:val="24"/>
          <w:lang w:val="en-US"/>
        </w:rPr>
        <w:t>experiments</w:t>
      </w:r>
      <w:r w:rsidR="00B97D73" w:rsidRPr="00B81AC4">
        <w:rPr>
          <w:rFonts w:ascii="Times New Roman" w:hAnsi="Times New Roman" w:cs="Times New Roman"/>
          <w:sz w:val="24"/>
          <w:szCs w:val="24"/>
          <w:lang w:val="en-US"/>
        </w:rPr>
        <w:t>.</w:t>
      </w:r>
    </w:p>
    <w:p w14:paraId="6D317E46" w14:textId="7CDB1AB6" w:rsidR="00D1106D" w:rsidRPr="00B81AC4" w:rsidRDefault="00D1106D" w:rsidP="00B97D73">
      <w:pPr>
        <w:pStyle w:val="berschrift3"/>
        <w:rPr>
          <w:rFonts w:ascii="Times New Roman" w:hAnsi="Times New Roman" w:cs="Times New Roman"/>
          <w:lang w:val="en-US"/>
        </w:rPr>
      </w:pPr>
      <w:r w:rsidRPr="00B81AC4">
        <w:rPr>
          <w:rFonts w:ascii="Times New Roman" w:hAnsi="Times New Roman" w:cs="Times New Roman"/>
          <w:lang w:val="en-US"/>
        </w:rPr>
        <w:t>Rationale and aim of the present studies</w:t>
      </w:r>
    </w:p>
    <w:p w14:paraId="69F10531" w14:textId="3E5DBC2B" w:rsidR="002F3098" w:rsidRPr="00B81AC4" w:rsidRDefault="00F8205B"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Pr="00B81AC4">
        <w:rPr>
          <w:rFonts w:ascii="Times New Roman" w:hAnsi="Times New Roman" w:cs="Times New Roman"/>
          <w:sz w:val="24"/>
          <w:szCs w:val="24"/>
          <w:lang w:val="en-US"/>
        </w:rPr>
        <w:t xml:space="preserve">The aim of </w:t>
      </w:r>
      <w:r w:rsidR="00A21AD4">
        <w:rPr>
          <w:rFonts w:ascii="Times New Roman" w:hAnsi="Times New Roman" w:cs="Times New Roman"/>
          <w:sz w:val="24"/>
          <w:szCs w:val="24"/>
          <w:lang w:val="en-US"/>
        </w:rPr>
        <w:t>the presented studies</w:t>
      </w:r>
      <w:r w:rsidR="00275FE6">
        <w:rPr>
          <w:rFonts w:ascii="Times New Roman" w:hAnsi="Times New Roman" w:cs="Times New Roman"/>
          <w:sz w:val="24"/>
          <w:szCs w:val="24"/>
          <w:lang w:val="en-US"/>
        </w:rPr>
        <w:t xml:space="preserve"> </w:t>
      </w:r>
      <w:r w:rsidR="00AA28F1" w:rsidRPr="00B81AC4">
        <w:rPr>
          <w:rFonts w:ascii="Times New Roman" w:hAnsi="Times New Roman" w:cs="Times New Roman"/>
          <w:sz w:val="24"/>
          <w:szCs w:val="24"/>
          <w:lang w:val="en-US"/>
        </w:rPr>
        <w:t>was</w:t>
      </w:r>
      <w:r w:rsidRPr="00B81AC4">
        <w:rPr>
          <w:rFonts w:ascii="Times New Roman" w:hAnsi="Times New Roman" w:cs="Times New Roman"/>
          <w:sz w:val="24"/>
          <w:szCs w:val="24"/>
          <w:lang w:val="en-US"/>
        </w:rPr>
        <w:t xml:space="preserve"> to understand the flexibility of vocal emotional processing in more depth by studying its interplay with linguistic and extralinguistic cues in the context of perceptual adaptation. </w:t>
      </w:r>
      <w:r w:rsidR="00277300" w:rsidRPr="00B81AC4">
        <w:rPr>
          <w:rFonts w:ascii="Times New Roman" w:hAnsi="Times New Roman" w:cs="Times New Roman"/>
          <w:sz w:val="24"/>
          <w:szCs w:val="24"/>
          <w:lang w:val="en-US"/>
        </w:rPr>
        <w:t xml:space="preserve">In three experiments, it </w:t>
      </w:r>
      <w:r w:rsidR="002F3098" w:rsidRPr="00B81AC4">
        <w:rPr>
          <w:rFonts w:ascii="Times New Roman" w:hAnsi="Times New Roman" w:cs="Times New Roman"/>
          <w:sz w:val="24"/>
          <w:szCs w:val="24"/>
          <w:lang w:val="en-US"/>
        </w:rPr>
        <w:t>was</w:t>
      </w:r>
      <w:r w:rsidR="00277300" w:rsidRPr="00B81AC4">
        <w:rPr>
          <w:rFonts w:ascii="Times New Roman" w:hAnsi="Times New Roman" w:cs="Times New Roman"/>
          <w:sz w:val="24"/>
          <w:szCs w:val="24"/>
          <w:lang w:val="en-US"/>
        </w:rPr>
        <w:t xml:space="preserve"> tested whether simultaneous opposite aftereffects c</w:t>
      </w:r>
      <w:r w:rsidR="002F3098" w:rsidRPr="00B81AC4">
        <w:rPr>
          <w:rFonts w:ascii="Times New Roman" w:hAnsi="Times New Roman" w:cs="Times New Roman"/>
          <w:sz w:val="24"/>
          <w:szCs w:val="24"/>
          <w:lang w:val="en-US"/>
        </w:rPr>
        <w:t>ould</w:t>
      </w:r>
      <w:r w:rsidR="00277300" w:rsidRPr="00B81AC4">
        <w:rPr>
          <w:rFonts w:ascii="Times New Roman" w:hAnsi="Times New Roman" w:cs="Times New Roman"/>
          <w:sz w:val="24"/>
          <w:szCs w:val="24"/>
          <w:lang w:val="en-US"/>
        </w:rPr>
        <w:t xml:space="preserve"> be </w:t>
      </w:r>
      <w:r w:rsidR="002F3098" w:rsidRPr="00B81AC4">
        <w:rPr>
          <w:rFonts w:ascii="Times New Roman" w:hAnsi="Times New Roman" w:cs="Times New Roman"/>
          <w:sz w:val="24"/>
          <w:szCs w:val="24"/>
          <w:lang w:val="en-US"/>
        </w:rPr>
        <w:t>induced</w:t>
      </w:r>
      <w:r w:rsidR="00277300" w:rsidRPr="00B81AC4">
        <w:rPr>
          <w:rFonts w:ascii="Times New Roman" w:hAnsi="Times New Roman" w:cs="Times New Roman"/>
          <w:sz w:val="24"/>
          <w:szCs w:val="24"/>
          <w:lang w:val="en-US"/>
        </w:rPr>
        <w:t xml:space="preserve"> for speaker </w:t>
      </w:r>
      <w:r w:rsidR="00104FF2" w:rsidRPr="00B81AC4">
        <w:rPr>
          <w:rFonts w:ascii="Times New Roman" w:hAnsi="Times New Roman" w:cs="Times New Roman"/>
          <w:sz w:val="24"/>
          <w:szCs w:val="24"/>
          <w:lang w:val="en-US"/>
        </w:rPr>
        <w:t>gender</w:t>
      </w:r>
      <w:r w:rsidR="00277300" w:rsidRPr="00B81AC4">
        <w:rPr>
          <w:rFonts w:ascii="Times New Roman" w:hAnsi="Times New Roman" w:cs="Times New Roman"/>
          <w:sz w:val="24"/>
          <w:szCs w:val="24"/>
          <w:lang w:val="en-US"/>
        </w:rPr>
        <w:t xml:space="preserve">, identity and (pseudo)-word. </w:t>
      </w:r>
      <w:r w:rsidR="002F3098" w:rsidRPr="00B81AC4">
        <w:rPr>
          <w:rFonts w:ascii="Times New Roman" w:hAnsi="Times New Roman" w:cs="Times New Roman"/>
          <w:sz w:val="24"/>
          <w:szCs w:val="24"/>
          <w:lang w:val="en-US"/>
        </w:rPr>
        <w:t>All experiments employed identical stimulus material, the only difference</w:t>
      </w:r>
      <w:r w:rsidR="00D84BE9">
        <w:rPr>
          <w:rFonts w:ascii="Times New Roman" w:hAnsi="Times New Roman" w:cs="Times New Roman"/>
          <w:sz w:val="24"/>
          <w:szCs w:val="24"/>
          <w:lang w:val="en-US"/>
        </w:rPr>
        <w:t xml:space="preserve"> was</w:t>
      </w:r>
      <w:r w:rsidR="00AA28F1" w:rsidRPr="00B81AC4">
        <w:rPr>
          <w:rFonts w:ascii="Times New Roman" w:hAnsi="Times New Roman" w:cs="Times New Roman"/>
          <w:sz w:val="24"/>
          <w:szCs w:val="24"/>
          <w:lang w:val="en-US"/>
        </w:rPr>
        <w:t xml:space="preserve"> </w:t>
      </w:r>
      <w:r w:rsidR="002F3098" w:rsidRPr="00B81AC4">
        <w:rPr>
          <w:rFonts w:ascii="Times New Roman" w:hAnsi="Times New Roman" w:cs="Times New Roman"/>
          <w:sz w:val="24"/>
          <w:szCs w:val="24"/>
          <w:lang w:val="en-US"/>
        </w:rPr>
        <w:t xml:space="preserve"> the systematic coupling of adaptor emotions with linguistic and extralinguistic cues. To parallel the design of</w:t>
      </w:r>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9763c04-6058-4b97-affd-a42c7ac262a8"/>
          <w:id w:val="-849100369"/>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hhMGY4ZjE4LTY0OTAtNDRmMS1iMWFlLTI0MTY4YjU2ZjE2YyIsIkVudHJpZXMiOlt7IiRpZCI6IjIiLCIkdHlwZSI6IlN3aXNzQWNhZGVtaWMuQ2l0YXZpLkNpdGF0aW9ucy5Xb3JkUGxhY2Vob2xkZXJFbnRyeSwgU3dpc3NBY2FkZW1pYy5DaXRhdmkiLCJJZCI6ImZhYjgyMzg0LWVmNWMtNDViOC1hNWE1LTFiMTJlYmQyMGRhZ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wOVQxODo0MjoxMy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NlOTc2M2MwNC02MDU4LTRiOTctYWZmZC1hNDJjN2FjMjYyYTg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8a0f8f18-6490-44f1-b1ae-24168b56f16c"/>
          <w:id w:val="1148169120"/>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5NzYzYzA0LTYwNTgtNGI5Ny1hZmZkLWE0MmM3YWMyNjJhOCIsIkVudHJpZXMiOlt7IiRpZCI6IjIiLCIkdHlwZSI6IlN3aXNzQWNhZGVtaWMuQ2l0YXZpLkNpdGF0aW9ucy5Xb3JkUGxhY2Vob2xkZXJFbnRyeSwgU3dpc3NBY2FkZW1pYy5DaXRhdmkiLCJJZCI6ImQwNTBjMWYwLWMxODYtNGVkYi1hOWJiLWUxN2NkZmY5YmU2NC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DlUMTg6NDI6MTM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4YTBmOGYxOC02NDkwLTQ0ZjEtYjFhZS0yNDE2OGI1NmYxNmM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2F3098" w:rsidRPr="00B81AC4">
        <w:rPr>
          <w:rFonts w:ascii="Times New Roman" w:hAnsi="Times New Roman" w:cs="Times New Roman"/>
          <w:sz w:val="24"/>
          <w:szCs w:val="24"/>
          <w:lang w:val="en-US"/>
        </w:rPr>
        <w:t xml:space="preserve">, fearful and angry voices were used, which have been shown to </w:t>
      </w:r>
      <w:r w:rsidR="00AA28F1" w:rsidRPr="00B81AC4">
        <w:rPr>
          <w:rFonts w:ascii="Times New Roman" w:hAnsi="Times New Roman" w:cs="Times New Roman"/>
          <w:sz w:val="24"/>
          <w:szCs w:val="24"/>
          <w:lang w:val="en-US"/>
        </w:rPr>
        <w:t xml:space="preserve">produce </w:t>
      </w:r>
      <w:r w:rsidR="002F3098" w:rsidRPr="00B81AC4">
        <w:rPr>
          <w:rFonts w:ascii="Times New Roman" w:hAnsi="Times New Roman" w:cs="Times New Roman"/>
          <w:sz w:val="24"/>
          <w:szCs w:val="24"/>
          <w:lang w:val="en-US"/>
        </w:rPr>
        <w:t>large and reliable adaptation aftereffects</w:t>
      </w:r>
      <w:r w:rsidR="00AA28F1" w:rsidRPr="00B81AC4">
        <w:rPr>
          <w:rFonts w:ascii="Times New Roman" w:hAnsi="Times New Roman" w:cs="Times New Roman"/>
          <w:sz w:val="24"/>
          <w:szCs w:val="24"/>
          <w:lang w:val="en-US"/>
        </w:rPr>
        <w:t xml:space="preserve"> in voices before</w:t>
      </w:r>
      <w:r w:rsidR="002F3098"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eeeaa79-036d-49ad-902b-1bdb25b63b25"/>
          <w:id w:val="1315221850"/>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kNWI2ZWI5LTJjYjgtNDk5MS04MDgyLTU5ZjQ1NjM5MzYzYiIsIlJhbmdlTGVuZ3RoIjozNCwiUmVmZXJlbmNlSWQiOiI4NTlkMjkzMC1mNmI5LTQ5ZTUtOGViYi1kOGIxNDY3MmFlY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Si4iLCJMYXN0TmFtZSI6IlJvdWdlciIsIlByb3RlY3RlZCI6ZmFsc2UsIlNleCI6MiwiQ3JlYXRlZEJ5IjoiX0NocmlzdGluZSIsIkNyZWF0ZWRPbiI6IjIwMTktMDItMjFUMTI6NTA6NDYiLCJNb2RpZmllZEJ5IjoiX0NocmlzdGluZSBOdXNzYmF1bSIsIklkIjoiYmIzOTBkY2MtNjdmZC00MDViLTg1ZGQtODcyNWM5NGQyMmM3IiwiTW9kaWZpZWRPbiI6IjIwMjItMTEtMzBUMTI6MjU6MzM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QmVzdGVsbWV5ZXJfMjAxMCIsIkNpdGF0aW9uS2V5VXBkYXRlVHlwZSI6MCwiQ29sbGFib3JhdG9ycyI6W10sIkRhdGUyIjoiMjAxMC8wOS8wMiIsIkRvaSI6IjEwLjEwMTYvai5jb2duaXRpb24uMjAxMC4wOC4wMDg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b2duaXRpb24uMjAxMC4wOC4wMDgiLCJVcmlTdHJpbmciOiJodHRwczovL2RvaS5vcmcvMTAuMTAxNi9qLmNvZ25pdGlvbi4yMDEwLjA4LjAw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5MzVkYWMxYS0wYzkyLTQxMGQtOGVkYS02M2RiMThkNDg5NTIiLCJNb2RpZmllZE9uIjoiMjAxOS0wMi0yMVQxMjo1MDo1NC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IwODA0OTc3IiwiVXJpU3RyaW5nIjoiaHR0cDovL3d3dy5uY2JpLm5sbS5uaWguZ292L3B1Ym1lZC8yMDgwNDk3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3NTQ4MjY3My1kOWIxLTRjNzUtOWU3ZS03ZTQwYWY2YWZiYmIiLCJNb2RpZmllZE9uIjoiMjAxOS0wMi0yMVQxMjo1MDo1NCIsIlByb2plY3QiOnsiJHJlZiI6IjUifX1dLCJOdW1iZXIiOiIyIiwiT3JnYW5pemF0aW9ucyI6W10sIk90aGVyc0ludm9sdmVkIjpbXSwiUGFnZVJhbmdlIjoiPHNwPlxyXG4gIDxuPjIxNzwvbj5cclxuICA8aW4+dHJ1ZTwvaW4+XHJcbiAgPG9zPjIxNzwvb3M+XHJcbiAgPHBzPjIxNzwvcHM+XHJcbjwvc3A+XHJcbjxlcD5cclxuICA8bj4yMjM8L24+XHJcbiAgPGluPnRydWU8L2luPlxyXG4gIDxvcz4yMjM8L29zPlxyXG4gIDxwcz4yMjM8L3BzPlxyXG48L2VwPlxyXG48b3M+MjE3LTIz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HJlZiI6IjUifX0seyIkaWQiOiIxOS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MjA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Ix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I1IiwiJHR5cGUiOiJTd2lzc0FjYWRlbWljLkNpdGF2aS5Mb2NhdGlvbiwgU3dpc3NBY2FkZW1pYy5DaXRhdmkiLCJBZGRyZXNzIjp7IiRpZCI6IjI2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yZWYiOiIxNSJ9LCJQdWJsaXNoZXJzIjpbeyIkaWQiOiIyOC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Rouger, et al., 2010; Nussbaum, von Eiff, et al., 2022)</w:t>
          </w:r>
          <w:r w:rsidR="00A0439F" w:rsidRPr="00B81AC4">
            <w:rPr>
              <w:rFonts w:ascii="Times New Roman" w:hAnsi="Times New Roman" w:cs="Times New Roman"/>
              <w:sz w:val="24"/>
              <w:szCs w:val="24"/>
              <w:lang w:val="en-US"/>
            </w:rPr>
            <w:fldChar w:fldCharType="end"/>
          </w:r>
        </w:sdtContent>
      </w:sdt>
      <w:r w:rsidR="002F3098" w:rsidRPr="00B81AC4">
        <w:rPr>
          <w:rFonts w:ascii="Times New Roman" w:hAnsi="Times New Roman" w:cs="Times New Roman"/>
          <w:sz w:val="24"/>
          <w:szCs w:val="24"/>
          <w:lang w:val="en-US"/>
        </w:rPr>
        <w:t xml:space="preserve">.   </w:t>
      </w:r>
    </w:p>
    <w:p w14:paraId="587C30F7" w14:textId="4AE0B742" w:rsidR="00277300" w:rsidRPr="00B81AC4" w:rsidRDefault="00104FF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277300" w:rsidRPr="00B81AC4">
        <w:rPr>
          <w:rFonts w:ascii="Times New Roman" w:hAnsi="Times New Roman" w:cs="Times New Roman"/>
          <w:sz w:val="24"/>
          <w:szCs w:val="24"/>
          <w:lang w:val="en-US"/>
        </w:rPr>
        <w:t xml:space="preserve">In Experiment 1, adaptor emotions </w:t>
      </w:r>
      <w:r w:rsidR="00AA28F1" w:rsidRPr="00B81AC4">
        <w:rPr>
          <w:rFonts w:ascii="Times New Roman" w:hAnsi="Times New Roman" w:cs="Times New Roman"/>
          <w:sz w:val="24"/>
          <w:szCs w:val="24"/>
          <w:lang w:val="en-US"/>
        </w:rPr>
        <w:t>were</w:t>
      </w:r>
      <w:r w:rsidR="00277300" w:rsidRPr="00B81AC4">
        <w:rPr>
          <w:rFonts w:ascii="Times New Roman" w:hAnsi="Times New Roman" w:cs="Times New Roman"/>
          <w:sz w:val="24"/>
          <w:szCs w:val="24"/>
          <w:lang w:val="en-US"/>
        </w:rPr>
        <w:t xml:space="preserve">  tied to speaker </w:t>
      </w:r>
      <w:r w:rsidRPr="00B81AC4">
        <w:rPr>
          <w:rFonts w:ascii="Times New Roman" w:hAnsi="Times New Roman" w:cs="Times New Roman"/>
          <w:sz w:val="24"/>
          <w:szCs w:val="24"/>
          <w:lang w:val="en-US"/>
        </w:rPr>
        <w:t>gender</w:t>
      </w:r>
      <w:r w:rsidR="00277300" w:rsidRPr="00B81AC4">
        <w:rPr>
          <w:rFonts w:ascii="Times New Roman" w:hAnsi="Times New Roman" w:cs="Times New Roman"/>
          <w:sz w:val="24"/>
          <w:szCs w:val="24"/>
          <w:lang w:val="en-US"/>
        </w:rPr>
        <w:t xml:space="preserve">: in one block, all female adaptor voices </w:t>
      </w:r>
      <w:r w:rsidR="002F3098" w:rsidRPr="00B81AC4">
        <w:rPr>
          <w:rFonts w:ascii="Times New Roman" w:hAnsi="Times New Roman" w:cs="Times New Roman"/>
          <w:sz w:val="24"/>
          <w:szCs w:val="24"/>
          <w:lang w:val="en-US"/>
        </w:rPr>
        <w:t>were</w:t>
      </w:r>
      <w:r w:rsidR="00277300" w:rsidRPr="00B81AC4">
        <w:rPr>
          <w:rFonts w:ascii="Times New Roman" w:hAnsi="Times New Roman" w:cs="Times New Roman"/>
          <w:sz w:val="24"/>
          <w:szCs w:val="24"/>
          <w:lang w:val="en-US"/>
        </w:rPr>
        <w:t xml:space="preserve"> angry and all male adaptor voices </w:t>
      </w:r>
      <w:r w:rsidR="002F3098" w:rsidRPr="00B81AC4">
        <w:rPr>
          <w:rFonts w:ascii="Times New Roman" w:hAnsi="Times New Roman" w:cs="Times New Roman"/>
          <w:sz w:val="24"/>
          <w:szCs w:val="24"/>
          <w:lang w:val="en-US"/>
        </w:rPr>
        <w:t>were</w:t>
      </w:r>
      <w:r w:rsidR="00277300" w:rsidRPr="00B81AC4">
        <w:rPr>
          <w:rFonts w:ascii="Times New Roman" w:hAnsi="Times New Roman" w:cs="Times New Roman"/>
          <w:sz w:val="24"/>
          <w:szCs w:val="24"/>
          <w:lang w:val="en-US"/>
        </w:rPr>
        <w:t xml:space="preserve"> fearful</w:t>
      </w:r>
      <w:r w:rsidR="00AA28F1" w:rsidRPr="00B81AC4">
        <w:rPr>
          <w:rFonts w:ascii="Times New Roman" w:hAnsi="Times New Roman" w:cs="Times New Roman"/>
          <w:sz w:val="24"/>
          <w:szCs w:val="24"/>
          <w:lang w:val="en-US"/>
        </w:rPr>
        <w:t>;</w:t>
      </w:r>
      <w:r w:rsidR="00277300" w:rsidRPr="00B81AC4">
        <w:rPr>
          <w:rFonts w:ascii="Times New Roman" w:hAnsi="Times New Roman" w:cs="Times New Roman"/>
          <w:sz w:val="24"/>
          <w:szCs w:val="24"/>
          <w:lang w:val="en-US"/>
        </w:rPr>
        <w:t xml:space="preserve"> and vice versa in the other block. This is a replication of the paradigm </w:t>
      </w:r>
      <w:r w:rsidR="002F3098" w:rsidRPr="00B81AC4">
        <w:rPr>
          <w:rFonts w:ascii="Times New Roman" w:hAnsi="Times New Roman" w:cs="Times New Roman"/>
          <w:sz w:val="24"/>
          <w:szCs w:val="24"/>
          <w:lang w:val="en-US"/>
        </w:rPr>
        <w:t>reported</w:t>
      </w:r>
      <w:r w:rsidR="00277300" w:rsidRPr="00B81AC4">
        <w:rPr>
          <w:rFonts w:ascii="Times New Roman" w:hAnsi="Times New Roman" w:cs="Times New Roman"/>
          <w:sz w:val="24"/>
          <w:szCs w:val="24"/>
          <w:lang w:val="en-US"/>
        </w:rPr>
        <w:t xml:space="preserve"> </w:t>
      </w:r>
      <w:r w:rsidR="00A0439F" w:rsidRPr="00B81AC4">
        <w:rPr>
          <w:rFonts w:ascii="Times New Roman" w:hAnsi="Times New Roman" w:cs="Times New Roman"/>
          <w:sz w:val="24"/>
          <w:szCs w:val="24"/>
          <w:lang w:val="en-US"/>
        </w:rPr>
        <w:t xml:space="preserve">by </w:t>
      </w:r>
      <w:sdt>
        <w:sdtPr>
          <w:rPr>
            <w:rFonts w:ascii="Times New Roman" w:hAnsi="Times New Roman" w:cs="Times New Roman"/>
            <w:sz w:val="24"/>
            <w:szCs w:val="24"/>
            <w:lang w:val="en-US"/>
          </w:rPr>
          <w:alias w:val="To edit, see citavi.com/edit"/>
          <w:tag w:val="CitaviPlaceholder#57c8fa3c-8471-436b-917f-ef1f6e863e71"/>
          <w:id w:val="-1489784168"/>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0OTcyNDMxLWFmMDEtNGRiMC04MTA1LTVjNWY0NzdlZWZkNyIsIkVudHJpZXMiOlt7IiRpZCI6IjIiLCIkdHlwZSI6IlN3aXNzQWNhZGVtaWMuQ2l0YXZpLkNpdGF0aW9ucy5Xb3JkUGxhY2Vob2xkZXJFbnRyeSwgU3dpc3NBY2FkZW1pYy5DaXRhdmkiLCJJZCI6IjA2NmRjZDJjLTQ5MTgtNDZmNS05MmU0LTdkNDdjZWMzNzJmYi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wOVQxODo0MjoxMy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1N2M4ZmEzYy04NDcxLTQzNmItOTE3Zi1lZjFmNmU4NjNlNzE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4972431-af01-4db0-8105-5c5f477eefd7"/>
          <w:id w:val="-47300009"/>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3YzhmYTNjLTg0NzEtNDM2Yi05MTdmLWVmMWY2ZTg2M2U3MSIsIkVudHJpZXMiOlt7IiRpZCI6IjIiLCIkdHlwZSI6IlN3aXNzQWNhZGVtaWMuQ2l0YXZpLkNpdGF0aW9ucy5Xb3JkUGxhY2Vob2xkZXJFbnRyeSwgU3dpc3NBY2FkZW1pYy5DaXRhdmkiLCJJZCI6IjY0MThjMjU3LTgxNjMtNDMwMi1iZjEyLWUxMGU1MzVjYjBlN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DlUMTg6NDI6MTM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1NDk3MjQzMS1hZjAxLTRkYjAtODEwNS01YzVmNDc3ZWVmZDc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277300" w:rsidRPr="00B81AC4">
        <w:rPr>
          <w:rFonts w:ascii="Times New Roman" w:hAnsi="Times New Roman" w:cs="Times New Roman"/>
          <w:sz w:val="24"/>
          <w:szCs w:val="24"/>
          <w:lang w:val="en-US"/>
        </w:rPr>
        <w:t xml:space="preserve">, but in the auditory domain. </w:t>
      </w:r>
      <w:r w:rsidR="002F3098" w:rsidRPr="00B81AC4">
        <w:rPr>
          <w:rFonts w:ascii="Times New Roman" w:hAnsi="Times New Roman" w:cs="Times New Roman"/>
          <w:sz w:val="24"/>
          <w:szCs w:val="24"/>
          <w:lang w:val="en-US"/>
        </w:rPr>
        <w:t>Accordingly</w:t>
      </w:r>
      <w:r w:rsidR="00277300" w:rsidRPr="00B81AC4">
        <w:rPr>
          <w:rFonts w:ascii="Times New Roman" w:hAnsi="Times New Roman" w:cs="Times New Roman"/>
          <w:sz w:val="24"/>
          <w:szCs w:val="24"/>
          <w:lang w:val="en-US"/>
        </w:rPr>
        <w:t xml:space="preserve">, I hypothesized to find simultaneous opposite aftereffects for speaker </w:t>
      </w:r>
      <w:r w:rsidRPr="00B81AC4">
        <w:rPr>
          <w:rFonts w:ascii="Times New Roman" w:hAnsi="Times New Roman" w:cs="Times New Roman"/>
          <w:sz w:val="24"/>
          <w:szCs w:val="24"/>
          <w:lang w:val="en-US"/>
        </w:rPr>
        <w:t>gender</w:t>
      </w:r>
      <w:r w:rsidR="002F3098" w:rsidRPr="00B81AC4">
        <w:rPr>
          <w:rFonts w:ascii="Times New Roman" w:hAnsi="Times New Roman" w:cs="Times New Roman"/>
          <w:sz w:val="24"/>
          <w:szCs w:val="24"/>
          <w:lang w:val="en-US"/>
        </w:rPr>
        <w:t xml:space="preserve">: in block one, female targets would be more often classified as fearful and male targets mor often as angry; vice versa for block two. </w:t>
      </w:r>
      <w:r w:rsidR="00277300" w:rsidRPr="00B81AC4">
        <w:rPr>
          <w:rFonts w:ascii="Times New Roman" w:hAnsi="Times New Roman" w:cs="Times New Roman"/>
          <w:sz w:val="24"/>
          <w:szCs w:val="24"/>
          <w:lang w:val="en-US"/>
        </w:rPr>
        <w:t xml:space="preserve"> </w:t>
      </w:r>
    </w:p>
    <w:p w14:paraId="44E25230" w14:textId="1EE3C366" w:rsidR="00277300" w:rsidRPr="00B81AC4" w:rsidRDefault="0019400C"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277300" w:rsidRPr="00B81AC4">
        <w:rPr>
          <w:rFonts w:ascii="Times New Roman" w:hAnsi="Times New Roman" w:cs="Times New Roman"/>
          <w:sz w:val="24"/>
          <w:szCs w:val="24"/>
          <w:lang w:val="en-US"/>
        </w:rPr>
        <w:t xml:space="preserve">In Experiment 2, adaptor emotions </w:t>
      </w:r>
      <w:r w:rsidR="002F3098" w:rsidRPr="00B81AC4">
        <w:rPr>
          <w:rFonts w:ascii="Times New Roman" w:hAnsi="Times New Roman" w:cs="Times New Roman"/>
          <w:sz w:val="24"/>
          <w:szCs w:val="24"/>
          <w:lang w:val="en-US"/>
        </w:rPr>
        <w:t>were</w:t>
      </w:r>
      <w:r w:rsidR="00277300" w:rsidRPr="00B81AC4">
        <w:rPr>
          <w:rFonts w:ascii="Times New Roman" w:hAnsi="Times New Roman" w:cs="Times New Roman"/>
          <w:sz w:val="24"/>
          <w:szCs w:val="24"/>
          <w:lang w:val="en-US"/>
        </w:rPr>
        <w:t xml:space="preserve"> tied to speaker </w:t>
      </w:r>
      <w:r w:rsidR="002F3098" w:rsidRPr="00B81AC4">
        <w:rPr>
          <w:rFonts w:ascii="Times New Roman" w:hAnsi="Times New Roman" w:cs="Times New Roman"/>
          <w:sz w:val="24"/>
          <w:szCs w:val="24"/>
          <w:lang w:val="en-US"/>
        </w:rPr>
        <w:t>identity</w:t>
      </w:r>
      <w:r w:rsidR="00277300" w:rsidRPr="00B81AC4">
        <w:rPr>
          <w:rFonts w:ascii="Times New Roman" w:hAnsi="Times New Roman" w:cs="Times New Roman"/>
          <w:sz w:val="24"/>
          <w:szCs w:val="24"/>
          <w:lang w:val="en-US"/>
        </w:rPr>
        <w:t xml:space="preserve">: in one block, adaptor voice F1 (female) </w:t>
      </w:r>
      <w:r w:rsidR="008E0BD8" w:rsidRPr="00B81AC4">
        <w:rPr>
          <w:rFonts w:ascii="Times New Roman" w:hAnsi="Times New Roman" w:cs="Times New Roman"/>
          <w:sz w:val="24"/>
          <w:szCs w:val="24"/>
          <w:lang w:val="en-US"/>
        </w:rPr>
        <w:t>was always</w:t>
      </w:r>
      <w:r w:rsidR="00277300" w:rsidRPr="00B81AC4">
        <w:rPr>
          <w:rFonts w:ascii="Times New Roman" w:hAnsi="Times New Roman" w:cs="Times New Roman"/>
          <w:sz w:val="24"/>
          <w:szCs w:val="24"/>
          <w:lang w:val="en-US"/>
        </w:rPr>
        <w:t xml:space="preserve"> angry and adaptor voice F2 (female) </w:t>
      </w:r>
      <w:r w:rsidR="008E0BD8" w:rsidRPr="00B81AC4">
        <w:rPr>
          <w:rFonts w:ascii="Times New Roman" w:hAnsi="Times New Roman" w:cs="Times New Roman"/>
          <w:sz w:val="24"/>
          <w:szCs w:val="24"/>
          <w:lang w:val="en-US"/>
        </w:rPr>
        <w:t>always</w:t>
      </w:r>
      <w:r w:rsidR="00277300" w:rsidRPr="00B81AC4">
        <w:rPr>
          <w:rFonts w:ascii="Times New Roman" w:hAnsi="Times New Roman" w:cs="Times New Roman"/>
          <w:sz w:val="24"/>
          <w:szCs w:val="24"/>
          <w:lang w:val="en-US"/>
        </w:rPr>
        <w:t xml:space="preserve"> fearful, and vice versa in the other block.</w:t>
      </w:r>
      <w:r w:rsidR="002F3098" w:rsidRPr="00B81AC4">
        <w:rPr>
          <w:rFonts w:ascii="Times New Roman" w:hAnsi="Times New Roman" w:cs="Times New Roman"/>
          <w:sz w:val="24"/>
          <w:szCs w:val="24"/>
          <w:lang w:val="en-US"/>
        </w:rPr>
        <w:t xml:space="preserve"> The same was done for male speakers.</w:t>
      </w:r>
      <w:r w:rsidR="008E0BD8" w:rsidRPr="00B81AC4">
        <w:rPr>
          <w:rFonts w:ascii="Times New Roman" w:hAnsi="Times New Roman" w:cs="Times New Roman"/>
          <w:sz w:val="24"/>
          <w:szCs w:val="24"/>
          <w:lang w:val="en-US"/>
        </w:rPr>
        <w:t xml:space="preserve"> Adaptation was tested separately for male and female voices, to control for the potential influence of speaker </w:t>
      </w:r>
      <w:r w:rsidR="00104FF2" w:rsidRPr="00B81AC4">
        <w:rPr>
          <w:rFonts w:ascii="Times New Roman" w:hAnsi="Times New Roman" w:cs="Times New Roman"/>
          <w:sz w:val="24"/>
          <w:szCs w:val="24"/>
          <w:lang w:val="en-US"/>
        </w:rPr>
        <w:t>gender</w:t>
      </w:r>
      <w:r w:rsidR="008E0BD8" w:rsidRPr="00B81AC4">
        <w:rPr>
          <w:rFonts w:ascii="Times New Roman" w:hAnsi="Times New Roman" w:cs="Times New Roman"/>
          <w:sz w:val="24"/>
          <w:szCs w:val="24"/>
          <w:lang w:val="en-US"/>
        </w:rPr>
        <w:t>. I hypothesized to find simultaneous opposite aftereffects for speaker identity, based on considerations of processing efficiency in everyday interactions</w:t>
      </w:r>
      <w:r w:rsidR="00D84BE9">
        <w:rPr>
          <w:rFonts w:ascii="Times New Roman" w:hAnsi="Times New Roman" w:cs="Times New Roman"/>
          <w:sz w:val="24"/>
          <w:szCs w:val="24"/>
          <w:lang w:val="en-US"/>
        </w:rPr>
        <w:t>:</w:t>
      </w:r>
      <w:r w:rsidR="008E0BD8" w:rsidRPr="00B81AC4">
        <w:rPr>
          <w:rFonts w:ascii="Times New Roman" w:hAnsi="Times New Roman" w:cs="Times New Roman"/>
          <w:sz w:val="24"/>
          <w:szCs w:val="24"/>
          <w:lang w:val="en-US"/>
        </w:rPr>
        <w:t xml:space="preserve"> </w:t>
      </w:r>
      <w:commentRangeStart w:id="10"/>
      <w:r w:rsidR="007A6C7B">
        <w:rPr>
          <w:rFonts w:ascii="Times New Roman" w:hAnsi="Times New Roman" w:cs="Times New Roman"/>
          <w:sz w:val="24"/>
          <w:szCs w:val="24"/>
          <w:lang w:val="en-US"/>
        </w:rPr>
        <w:t>Let us</w:t>
      </w:r>
      <w:commentRangeEnd w:id="10"/>
      <w:r w:rsidR="00B0719C" w:rsidRPr="00B81AC4">
        <w:rPr>
          <w:rStyle w:val="Kommentarzeichen"/>
          <w:rFonts w:ascii="Times New Roman" w:hAnsi="Times New Roman" w:cs="Times New Roman"/>
          <w:sz w:val="24"/>
          <w:szCs w:val="24"/>
          <w:lang w:val="en-US"/>
        </w:rPr>
        <w:commentReference w:id="10"/>
      </w:r>
      <w:r w:rsidR="008E0BD8" w:rsidRPr="00B81AC4">
        <w:rPr>
          <w:rFonts w:ascii="Times New Roman" w:hAnsi="Times New Roman" w:cs="Times New Roman"/>
          <w:sz w:val="24"/>
          <w:szCs w:val="24"/>
          <w:lang w:val="en-US"/>
        </w:rPr>
        <w:t xml:space="preserve">assume a situation </w:t>
      </w:r>
      <w:r w:rsidR="008E0BD8" w:rsidRPr="00B81AC4">
        <w:rPr>
          <w:rFonts w:ascii="Times New Roman" w:hAnsi="Times New Roman" w:cs="Times New Roman"/>
          <w:sz w:val="24"/>
          <w:szCs w:val="24"/>
          <w:lang w:val="en-US"/>
        </w:rPr>
        <w:lastRenderedPageBreak/>
        <w:t xml:space="preserve">where one speaker is angry and the other is fearful, e.g. during a heated dispute or while watching a sports match where both individuals root for different parties. </w:t>
      </w:r>
      <w:r w:rsidR="00946015" w:rsidRPr="00B81AC4">
        <w:rPr>
          <w:rFonts w:ascii="Times New Roman" w:hAnsi="Times New Roman" w:cs="Times New Roman"/>
          <w:sz w:val="24"/>
          <w:szCs w:val="24"/>
          <w:lang w:val="en-US"/>
        </w:rPr>
        <w:t xml:space="preserve">If there is a sudden change in emotional states (i.e. </w:t>
      </w:r>
      <w:r w:rsidR="00AA28F1" w:rsidRPr="00B81AC4">
        <w:rPr>
          <w:rFonts w:ascii="Times New Roman" w:hAnsi="Times New Roman" w:cs="Times New Roman"/>
          <w:sz w:val="24"/>
          <w:szCs w:val="24"/>
          <w:lang w:val="en-US"/>
        </w:rPr>
        <w:t xml:space="preserve">because </w:t>
      </w:r>
      <w:r w:rsidR="00946015" w:rsidRPr="00B81AC4">
        <w:rPr>
          <w:rFonts w:ascii="Times New Roman" w:hAnsi="Times New Roman" w:cs="Times New Roman"/>
          <w:sz w:val="24"/>
          <w:szCs w:val="24"/>
          <w:lang w:val="en-US"/>
        </w:rPr>
        <w:t xml:space="preserve">one sports team scored an important goal), an adequate reaction may not only depend on the nature of that change but also on the individuals who experience and express it. Thus, a speaker-specific calibration to uttered emotions could turn out to be beneficial. This would be evidenced by a </w:t>
      </w:r>
      <w:r w:rsidR="008B495E" w:rsidRPr="00B81AC4">
        <w:rPr>
          <w:rFonts w:ascii="Times New Roman" w:hAnsi="Times New Roman" w:cs="Times New Roman"/>
          <w:sz w:val="24"/>
          <w:szCs w:val="24"/>
          <w:lang w:val="en-US"/>
        </w:rPr>
        <w:t>simultaneous opposite aftereffect</w:t>
      </w:r>
      <w:r w:rsidR="00946015" w:rsidRPr="00B81AC4">
        <w:rPr>
          <w:rFonts w:ascii="Times New Roman" w:hAnsi="Times New Roman" w:cs="Times New Roman"/>
          <w:sz w:val="24"/>
          <w:szCs w:val="24"/>
          <w:lang w:val="en-US"/>
        </w:rPr>
        <w:t xml:space="preserve"> for speaker identity. </w:t>
      </w:r>
    </w:p>
    <w:p w14:paraId="658A94E8" w14:textId="20CD3FE7" w:rsidR="00946015" w:rsidRPr="00B81AC4" w:rsidRDefault="0019400C"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946015" w:rsidRPr="00B81AC4">
        <w:rPr>
          <w:rFonts w:ascii="Times New Roman" w:hAnsi="Times New Roman" w:cs="Times New Roman"/>
          <w:sz w:val="24"/>
          <w:szCs w:val="24"/>
          <w:lang w:val="en-US"/>
        </w:rPr>
        <w:t>Finally, in Experiment 3, adaptor emotions were tied to the pseudoword: in one block, pseudoword</w:t>
      </w:r>
      <w:r w:rsidR="00AA28F1" w:rsidRPr="00B81AC4">
        <w:rPr>
          <w:rFonts w:ascii="Times New Roman" w:hAnsi="Times New Roman" w:cs="Times New Roman"/>
          <w:sz w:val="24"/>
          <w:szCs w:val="24"/>
          <w:lang w:val="en-US"/>
        </w:rPr>
        <w:t>s</w:t>
      </w:r>
      <w:r w:rsidR="00946015" w:rsidRPr="00B81AC4">
        <w:rPr>
          <w:rFonts w:ascii="Times New Roman" w:hAnsi="Times New Roman" w:cs="Times New Roman"/>
          <w:sz w:val="24"/>
          <w:szCs w:val="24"/>
          <w:lang w:val="en-US"/>
        </w:rPr>
        <w:t xml:space="preserve"> 1 and 2 were angry, and pseudowords 3 and 4 were fearful; vice versa in a second block. Note that pseudowords do not carry sematic meaning, to avoid influence from the emotional content</w:t>
      </w:r>
      <w:r w:rsidR="008B495E" w:rsidRPr="00B81AC4">
        <w:rPr>
          <w:rFonts w:ascii="Times New Roman" w:hAnsi="Times New Roman" w:cs="Times New Roman"/>
          <w:sz w:val="24"/>
          <w:szCs w:val="24"/>
          <w:lang w:val="en-US"/>
        </w:rPr>
        <w:t xml:space="preserve"> of a word</w:t>
      </w:r>
      <w:r w:rsidR="00946015" w:rsidRPr="00B81AC4">
        <w:rPr>
          <w:rFonts w:ascii="Times New Roman" w:hAnsi="Times New Roman" w:cs="Times New Roman"/>
          <w:sz w:val="24"/>
          <w:szCs w:val="24"/>
          <w:lang w:val="en-US"/>
        </w:rPr>
        <w:t>.</w:t>
      </w:r>
      <w:r w:rsidR="008B495E" w:rsidRPr="00B81AC4">
        <w:rPr>
          <w:rFonts w:ascii="Times New Roman" w:hAnsi="Times New Roman" w:cs="Times New Roman"/>
          <w:sz w:val="24"/>
          <w:szCs w:val="24"/>
          <w:lang w:val="en-US"/>
        </w:rPr>
        <w:t xml:space="preserve"> Importantly, I expected to find NO simultaneous opposite aftereffect here, because linguistic information changes constantly and rapidly in a conversation over the course of an emotional utterance. Therefore, </w:t>
      </w:r>
      <w:r w:rsidR="00807263" w:rsidRPr="00B81AC4">
        <w:rPr>
          <w:rFonts w:ascii="Times New Roman" w:hAnsi="Times New Roman" w:cs="Times New Roman"/>
          <w:sz w:val="24"/>
          <w:szCs w:val="24"/>
          <w:lang w:val="en-US"/>
        </w:rPr>
        <w:t>on the notion of efficient processing, it would be more beneficial if</w:t>
      </w:r>
      <w:r w:rsidR="008B495E" w:rsidRPr="00B81AC4">
        <w:rPr>
          <w:rFonts w:ascii="Times New Roman" w:hAnsi="Times New Roman" w:cs="Times New Roman"/>
          <w:sz w:val="24"/>
          <w:szCs w:val="24"/>
          <w:lang w:val="en-US"/>
        </w:rPr>
        <w:t xml:space="preserve"> linguistic cues </w:t>
      </w:r>
      <w:r w:rsidR="00807263" w:rsidRPr="00B81AC4">
        <w:rPr>
          <w:rFonts w:ascii="Times New Roman" w:hAnsi="Times New Roman" w:cs="Times New Roman"/>
          <w:sz w:val="24"/>
          <w:szCs w:val="24"/>
          <w:lang w:val="en-US"/>
        </w:rPr>
        <w:t xml:space="preserve">were </w:t>
      </w:r>
      <w:r w:rsidR="00B97D73" w:rsidRPr="00B81AC4">
        <w:rPr>
          <w:rFonts w:ascii="Times New Roman" w:hAnsi="Times New Roman" w:cs="Times New Roman"/>
          <w:sz w:val="24"/>
          <w:szCs w:val="24"/>
          <w:lang w:val="en-US"/>
        </w:rPr>
        <w:t>averaged out</w:t>
      </w:r>
      <w:r w:rsidR="008B495E" w:rsidRPr="00B81AC4">
        <w:rPr>
          <w:rFonts w:ascii="Times New Roman" w:hAnsi="Times New Roman" w:cs="Times New Roman"/>
          <w:sz w:val="24"/>
          <w:szCs w:val="24"/>
          <w:lang w:val="en-US"/>
        </w:rPr>
        <w:t xml:space="preserve"> during emotional adaptation. </w:t>
      </w:r>
    </w:p>
    <w:p w14:paraId="5CFF1598" w14:textId="210EAF3D" w:rsidR="00807263" w:rsidRPr="00B81AC4" w:rsidRDefault="0019400C" w:rsidP="00B81AC4">
      <w:pPr>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8B495E" w:rsidRPr="00B81AC4">
        <w:rPr>
          <w:rFonts w:ascii="Times New Roman" w:hAnsi="Times New Roman" w:cs="Times New Roman"/>
          <w:sz w:val="24"/>
          <w:szCs w:val="24"/>
          <w:lang w:val="en-US"/>
        </w:rPr>
        <w:t>In summary</w:t>
      </w:r>
      <w:r w:rsidR="00946015" w:rsidRPr="00B81AC4">
        <w:rPr>
          <w:rFonts w:ascii="Times New Roman" w:hAnsi="Times New Roman" w:cs="Times New Roman"/>
          <w:sz w:val="24"/>
          <w:szCs w:val="24"/>
          <w:lang w:val="en-US"/>
        </w:rPr>
        <w:t>, I</w:t>
      </w:r>
      <w:r w:rsidR="00D84BE9">
        <w:rPr>
          <w:rFonts w:ascii="Times New Roman" w:hAnsi="Times New Roman" w:cs="Times New Roman"/>
          <w:sz w:val="24"/>
          <w:szCs w:val="24"/>
          <w:lang w:val="en-US"/>
        </w:rPr>
        <w:t xml:space="preserve"> predicted</w:t>
      </w:r>
      <w:r w:rsidR="00946015" w:rsidRPr="00B81AC4">
        <w:rPr>
          <w:rFonts w:ascii="Times New Roman" w:hAnsi="Times New Roman" w:cs="Times New Roman"/>
          <w:sz w:val="24"/>
          <w:szCs w:val="24"/>
          <w:lang w:val="en-US"/>
        </w:rPr>
        <w:t xml:space="preserve"> simultaneous opposite aftereffects for extralinguistic cues, as they do not change within a conversation</w:t>
      </w:r>
      <w:r w:rsidR="008B495E" w:rsidRPr="00B81AC4">
        <w:rPr>
          <w:rFonts w:ascii="Times New Roman" w:hAnsi="Times New Roman" w:cs="Times New Roman"/>
          <w:sz w:val="24"/>
          <w:szCs w:val="24"/>
          <w:lang w:val="en-US"/>
        </w:rPr>
        <w:t>, but NOT for</w:t>
      </w:r>
      <w:r w:rsidR="00807263" w:rsidRPr="00B81AC4">
        <w:rPr>
          <w:rFonts w:ascii="Times New Roman" w:hAnsi="Times New Roman" w:cs="Times New Roman"/>
          <w:sz w:val="24"/>
          <w:szCs w:val="24"/>
          <w:lang w:val="en-US"/>
        </w:rPr>
        <w:t xml:space="preserve"> dynamic</w:t>
      </w:r>
      <w:r w:rsidR="008B495E" w:rsidRPr="00B81AC4">
        <w:rPr>
          <w:rFonts w:ascii="Times New Roman" w:hAnsi="Times New Roman" w:cs="Times New Roman"/>
          <w:sz w:val="24"/>
          <w:szCs w:val="24"/>
          <w:lang w:val="en-US"/>
        </w:rPr>
        <w:t xml:space="preserve"> linguistic information. As the hypothes</w:t>
      </w:r>
      <w:r w:rsidR="00807263" w:rsidRPr="00B81AC4">
        <w:rPr>
          <w:rFonts w:ascii="Times New Roman" w:hAnsi="Times New Roman" w:cs="Times New Roman"/>
          <w:sz w:val="24"/>
          <w:szCs w:val="24"/>
          <w:lang w:val="en-US"/>
        </w:rPr>
        <w:t>e</w:t>
      </w:r>
      <w:r w:rsidR="008B495E" w:rsidRPr="00B81AC4">
        <w:rPr>
          <w:rFonts w:ascii="Times New Roman" w:hAnsi="Times New Roman" w:cs="Times New Roman"/>
          <w:sz w:val="24"/>
          <w:szCs w:val="24"/>
          <w:lang w:val="en-US"/>
        </w:rPr>
        <w:t xml:space="preserve">s of </w:t>
      </w:r>
      <w:r w:rsidR="00807263" w:rsidRPr="00B81AC4">
        <w:rPr>
          <w:rFonts w:ascii="Times New Roman" w:hAnsi="Times New Roman" w:cs="Times New Roman"/>
          <w:sz w:val="24"/>
          <w:szCs w:val="24"/>
          <w:lang w:val="en-US"/>
        </w:rPr>
        <w:t>E</w:t>
      </w:r>
      <w:r w:rsidR="008B495E" w:rsidRPr="00B81AC4">
        <w:rPr>
          <w:rFonts w:ascii="Times New Roman" w:hAnsi="Times New Roman" w:cs="Times New Roman"/>
          <w:sz w:val="24"/>
          <w:szCs w:val="24"/>
          <w:lang w:val="en-US"/>
        </w:rPr>
        <w:t>xperiment 2 and 3 go beyond the replication of</w:t>
      </w:r>
      <w:r w:rsidR="0080726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1aab401f-3c4a-4bd4-85fd-3cce7db57614"/>
          <w:id w:val="1045184523"/>
          <w:placeholder>
            <w:docPart w:val="DefaultPlaceholder_-1854013440"/>
          </w:placeholder>
        </w:sdtPr>
        <w:sdtContent>
          <w:r w:rsidR="00807263"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yYzI0MGQxLThlMmUtNDBlNi1iNzM2LWRmMDNiOWVhYWFmNiIsIkVudHJpZXMiOlt7IiRpZCI6IjIiLCIkdHlwZSI6IlN3aXNzQWNhZGVtaWMuQ2l0YXZpLkNpdGF0aW9ucy5Xb3JkUGxhY2Vob2xkZXJFbnRyeSwgU3dpc3NBY2FkZW1pYy5DaXRhdmkiLCJJZCI6IjAyZmE3ODI4LTk4NGUtNDg2Ny1hMjcyLTJmMTkxNjJlZmJkN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wOVQxODo0MjoxMy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xYWFiNDAxZi0zYzRhLTRiZDQtODVmZC0zY2NlN2RiNTc2MTQiLCJUZXh0IjoiQmVzdGVsbWV5ZXIsIEpvbmVzLCBldCBhbC4iLCJXQUlWZXJzaW9uIjoiNi4xMS4wLjAifQ==}</w:instrText>
          </w:r>
          <w:r w:rsidR="00807263" w:rsidRPr="00B81AC4">
            <w:rPr>
              <w:rFonts w:ascii="Times New Roman" w:hAnsi="Times New Roman" w:cs="Times New Roman"/>
              <w:sz w:val="24"/>
              <w:szCs w:val="24"/>
              <w:lang w:val="en-US"/>
            </w:rPr>
            <w:fldChar w:fldCharType="separate"/>
          </w:r>
          <w:r w:rsidR="00807263" w:rsidRPr="00B81AC4">
            <w:rPr>
              <w:rFonts w:ascii="Times New Roman" w:hAnsi="Times New Roman" w:cs="Times New Roman"/>
              <w:sz w:val="24"/>
              <w:szCs w:val="24"/>
              <w:lang w:val="en-US"/>
            </w:rPr>
            <w:t>Bestelmeyer, Jones, et al.</w:t>
          </w:r>
          <w:r w:rsidR="00807263" w:rsidRPr="00B81AC4">
            <w:rPr>
              <w:rFonts w:ascii="Times New Roman" w:hAnsi="Times New Roman" w:cs="Times New Roman"/>
              <w:sz w:val="24"/>
              <w:szCs w:val="24"/>
              <w:lang w:val="en-US"/>
            </w:rPr>
            <w:fldChar w:fldCharType="end"/>
          </w:r>
        </w:sdtContent>
      </w:sdt>
      <w:r w:rsidR="0080726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2c240d1-8e2e-40e6-b736-df03b9eaaaf6"/>
          <w:id w:val="-1887325900"/>
          <w:placeholder>
            <w:docPart w:val="DefaultPlaceholder_-1854013440"/>
          </w:placeholder>
        </w:sdtPr>
        <w:sdtContent>
          <w:r w:rsidR="00807263"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FhYWI0MDFmLTNjNGEtNGJkNC04NWZkLTNjY2U3ZGI1NzYxNCIsIkVudHJpZXMiOlt7IiRpZCI6IjIiLCIkdHlwZSI6IlN3aXNzQWNhZGVtaWMuQ2l0YXZpLkNpdGF0aW9ucy5Xb3JkUGxhY2Vob2xkZXJFbnRyeSwgU3dpc3NBY2FkZW1pYy5DaXRhdmkiLCJJZCI6ImVhOWZjNDFmLTU0M2YtNGU3MS04NzFjLWQyMWIzNDZmZDVhYi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DlUMTg6NDI6MTM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1MmMyNDBkMS04ZTJlLTQwZTYtYjczNi1kZjAzYjllYWFhZjYiLCJUZXh0IjoiKDIwMTApIiwiV0FJVmVyc2lvbiI6IjYuMTEuMC4wIn0=}</w:instrText>
          </w:r>
          <w:r w:rsidR="00807263" w:rsidRPr="00B81AC4">
            <w:rPr>
              <w:rFonts w:ascii="Times New Roman" w:hAnsi="Times New Roman" w:cs="Times New Roman"/>
              <w:sz w:val="24"/>
              <w:szCs w:val="24"/>
              <w:lang w:val="en-US"/>
            </w:rPr>
            <w:fldChar w:fldCharType="separate"/>
          </w:r>
          <w:r w:rsidR="00807263" w:rsidRPr="00B81AC4">
            <w:rPr>
              <w:rFonts w:ascii="Times New Roman" w:hAnsi="Times New Roman" w:cs="Times New Roman"/>
              <w:sz w:val="24"/>
              <w:szCs w:val="24"/>
              <w:lang w:val="en-US"/>
            </w:rPr>
            <w:t>(2010)</w:t>
          </w:r>
          <w:r w:rsidR="00807263" w:rsidRPr="00B81AC4">
            <w:rPr>
              <w:rFonts w:ascii="Times New Roman" w:hAnsi="Times New Roman" w:cs="Times New Roman"/>
              <w:sz w:val="24"/>
              <w:szCs w:val="24"/>
              <w:lang w:val="en-US"/>
            </w:rPr>
            <w:fldChar w:fldCharType="end"/>
          </w:r>
        </w:sdtContent>
      </w:sdt>
      <w:r w:rsidR="008B495E" w:rsidRPr="00B81AC4">
        <w:rPr>
          <w:rFonts w:ascii="Times New Roman" w:hAnsi="Times New Roman" w:cs="Times New Roman"/>
          <w:sz w:val="24"/>
          <w:szCs w:val="24"/>
          <w:lang w:val="en-US"/>
        </w:rPr>
        <w:t xml:space="preserve"> in the auditory domain, </w:t>
      </w:r>
      <w:commentRangeStart w:id="11"/>
      <w:r w:rsidR="008B495E" w:rsidRPr="00B81AC4">
        <w:rPr>
          <w:rFonts w:ascii="Times New Roman" w:hAnsi="Times New Roman" w:cs="Times New Roman"/>
          <w:sz w:val="24"/>
          <w:szCs w:val="24"/>
          <w:lang w:val="en-US"/>
        </w:rPr>
        <w:t xml:space="preserve">they were preregistered </w:t>
      </w:r>
      <w:r w:rsidR="00807263" w:rsidRPr="00B81AC4">
        <w:rPr>
          <w:rFonts w:ascii="Times New Roman" w:hAnsi="Times New Roman" w:cs="Times New Roman"/>
          <w:sz w:val="24"/>
          <w:szCs w:val="24"/>
          <w:lang w:val="en-US"/>
        </w:rPr>
        <w:t>(</w:t>
      </w:r>
      <w:r w:rsidR="00807263">
        <w:fldChar w:fldCharType="begin"/>
      </w:r>
      <w:r w:rsidR="00807263" w:rsidRPr="001E5A04">
        <w:rPr>
          <w:lang w:val="en-US"/>
          <w:rPrChange w:id="12" w:author="Manuel Pöhlmann" w:date="2026-03-13T15:36:00Z" w16du:dateUtc="2026-03-13T14:36:00Z">
            <w:rPr/>
          </w:rPrChange>
        </w:rPr>
        <w:instrText>HYPERLINK "https://doi.org/10.17605/OSF.IO/3H9WN"</w:instrText>
      </w:r>
      <w:r w:rsidR="00807263">
        <w:fldChar w:fldCharType="separate"/>
      </w:r>
      <w:r w:rsidR="00807263" w:rsidRPr="00B81AC4">
        <w:rPr>
          <w:rStyle w:val="Hyperlink"/>
          <w:rFonts w:ascii="Times New Roman" w:hAnsi="Times New Roman" w:cs="Times New Roman"/>
          <w:sz w:val="24"/>
          <w:szCs w:val="24"/>
          <w:lang w:val="en-US"/>
        </w:rPr>
        <w:t xml:space="preserve">10.17605/OSF.IO/3H9WN </w:t>
      </w:r>
      <w:r w:rsidR="00807263">
        <w:fldChar w:fldCharType="end"/>
      </w:r>
      <w:r w:rsidR="00807263" w:rsidRPr="00B81AC4">
        <w:rPr>
          <w:rFonts w:ascii="Times New Roman" w:hAnsi="Times New Roman" w:cs="Times New Roman"/>
          <w:sz w:val="24"/>
          <w:szCs w:val="24"/>
          <w:lang w:val="en-US"/>
        </w:rPr>
        <w:t>).</w:t>
      </w:r>
      <w:commentRangeEnd w:id="11"/>
      <w:r w:rsidR="00BA095F" w:rsidRPr="00B81AC4">
        <w:rPr>
          <w:rStyle w:val="Kommentarzeichen"/>
          <w:rFonts w:ascii="Times New Roman" w:hAnsi="Times New Roman" w:cs="Times New Roman"/>
          <w:sz w:val="24"/>
          <w:szCs w:val="24"/>
          <w:lang w:val="en-US"/>
        </w:rPr>
        <w:commentReference w:id="11"/>
      </w:r>
    </w:p>
    <w:p w14:paraId="43CFFBBD" w14:textId="40EC631A" w:rsidR="00EA7CE9" w:rsidRPr="00B81AC4" w:rsidRDefault="00EA7CE9" w:rsidP="00B81AC4">
      <w:pPr>
        <w:suppressAutoHyphens w:val="0"/>
        <w:spacing w:line="480" w:lineRule="auto"/>
        <w:rPr>
          <w:rFonts w:ascii="Times New Roman" w:hAnsi="Times New Roman" w:cs="Times New Roman"/>
          <w:sz w:val="24"/>
          <w:szCs w:val="24"/>
          <w:lang w:val="en-US"/>
        </w:rPr>
      </w:pPr>
    </w:p>
    <w:p w14:paraId="146FC6E8" w14:textId="77777777" w:rsidR="00EA7CE9" w:rsidRPr="00B81AC4" w:rsidRDefault="00EA7CE9">
      <w:pPr>
        <w:suppressAutoHyphens w:val="0"/>
        <w:spacing w:line="278" w:lineRule="auto"/>
        <w:rPr>
          <w:rFonts w:ascii="Times New Roman" w:eastAsiaTheme="majorEastAsia" w:hAnsi="Times New Roman" w:cs="Times New Roman"/>
          <w:color w:val="0F4761" w:themeColor="accent1" w:themeShade="BF"/>
          <w:sz w:val="24"/>
          <w:szCs w:val="24"/>
          <w:lang w:val="en-US"/>
        </w:rPr>
      </w:pPr>
    </w:p>
    <w:p w14:paraId="22EAEFAE" w14:textId="77777777" w:rsidR="008E0BD8" w:rsidRPr="00B81AC4" w:rsidRDefault="008E0BD8">
      <w:pPr>
        <w:suppressAutoHyphens w:val="0"/>
        <w:spacing w:line="278" w:lineRule="auto"/>
        <w:rPr>
          <w:rFonts w:ascii="Times New Roman" w:eastAsiaTheme="majorEastAsia" w:hAnsi="Times New Roman" w:cs="Times New Roman"/>
          <w:color w:val="0F4761" w:themeColor="accent1" w:themeShade="BF"/>
          <w:sz w:val="32"/>
          <w:szCs w:val="32"/>
          <w:lang w:val="en-US"/>
        </w:rPr>
      </w:pPr>
      <w:r w:rsidRPr="00B81AC4">
        <w:rPr>
          <w:rFonts w:ascii="Times New Roman" w:hAnsi="Times New Roman" w:cs="Times New Roman"/>
          <w:lang w:val="en-US"/>
        </w:rPr>
        <w:br w:type="page"/>
      </w:r>
    </w:p>
    <w:p w14:paraId="26B82114" w14:textId="753A63C0" w:rsidR="00BD2FD1" w:rsidRPr="00B81AC4" w:rsidRDefault="006C7735" w:rsidP="007B3E33">
      <w:pPr>
        <w:pStyle w:val="berschrift2"/>
        <w:rPr>
          <w:rFonts w:ascii="Times New Roman" w:hAnsi="Times New Roman" w:cs="Times New Roman"/>
          <w:lang w:val="en-US"/>
        </w:rPr>
      </w:pPr>
      <w:r w:rsidRPr="00B81AC4">
        <w:rPr>
          <w:rFonts w:ascii="Times New Roman" w:hAnsi="Times New Roman" w:cs="Times New Roman"/>
          <w:lang w:val="en-US"/>
        </w:rPr>
        <w:lastRenderedPageBreak/>
        <w:t>Experiment 1</w:t>
      </w:r>
      <w:r w:rsidR="00B10ADF" w:rsidRPr="00B81AC4">
        <w:rPr>
          <w:rFonts w:ascii="Times New Roman" w:hAnsi="Times New Roman" w:cs="Times New Roman"/>
          <w:lang w:val="en-US"/>
        </w:rPr>
        <w:t xml:space="preserve">: Speaker </w:t>
      </w:r>
      <w:r w:rsidR="00104FF2" w:rsidRPr="00B81AC4">
        <w:rPr>
          <w:rFonts w:ascii="Times New Roman" w:hAnsi="Times New Roman" w:cs="Times New Roman"/>
          <w:lang w:val="en-US"/>
        </w:rPr>
        <w:t>gender</w:t>
      </w:r>
    </w:p>
    <w:p w14:paraId="0D4E0D88" w14:textId="4FB4C591" w:rsidR="007332B8" w:rsidRPr="00B81AC4" w:rsidRDefault="007332B8" w:rsidP="007B3E33">
      <w:pPr>
        <w:pStyle w:val="berschrift3"/>
        <w:rPr>
          <w:rFonts w:ascii="Times New Roman" w:hAnsi="Times New Roman" w:cs="Times New Roman"/>
          <w:lang w:val="en-US"/>
        </w:rPr>
      </w:pPr>
      <w:commentRangeStart w:id="13"/>
      <w:r w:rsidRPr="00B81AC4">
        <w:rPr>
          <w:rFonts w:ascii="Times New Roman" w:hAnsi="Times New Roman" w:cs="Times New Roman"/>
          <w:lang w:val="en-US"/>
        </w:rPr>
        <w:t>Hypothesis</w:t>
      </w:r>
      <w:commentRangeEnd w:id="13"/>
      <w:r w:rsidR="0079036C" w:rsidRPr="00B81AC4">
        <w:rPr>
          <w:rStyle w:val="Kommentarzeichen"/>
          <w:rFonts w:ascii="Times New Roman" w:hAnsi="Times New Roman" w:cs="Times New Roman"/>
          <w:sz w:val="28"/>
          <w:szCs w:val="28"/>
          <w:lang w:val="en-US"/>
        </w:rPr>
        <w:commentReference w:id="13"/>
      </w:r>
    </w:p>
    <w:p w14:paraId="01B945BE" w14:textId="220EF31D" w:rsidR="007B2FFE" w:rsidRPr="00003035" w:rsidRDefault="00807263" w:rsidP="00003035">
      <w:pPr>
        <w:spacing w:line="480" w:lineRule="auto"/>
        <w:rPr>
          <w:rFonts w:ascii="Times New Roman" w:hAnsi="Times New Roman" w:cs="Times New Roman"/>
          <w:sz w:val="24"/>
          <w:szCs w:val="24"/>
          <w:lang w:val="en-US"/>
        </w:rPr>
      </w:pPr>
      <w:r w:rsidRPr="00CC7EAE">
        <w:rPr>
          <w:rFonts w:ascii="Times New Roman" w:hAnsi="Times New Roman" w:cs="Times New Roman"/>
          <w:lang w:val="en-US"/>
        </w:rPr>
        <w:tab/>
      </w:r>
      <w:r w:rsidR="007B2FFE" w:rsidRPr="00003035">
        <w:rPr>
          <w:rFonts w:ascii="Times New Roman" w:hAnsi="Times New Roman" w:cs="Times New Roman"/>
          <w:sz w:val="24"/>
          <w:szCs w:val="24"/>
          <w:lang w:val="en-US"/>
        </w:rPr>
        <w:t xml:space="preserve">For Experiment 1, I expected to find simultaneous opposite aftereffects for male and female speakers, indicated by an AdaptationCondition x Speaker </w:t>
      </w:r>
      <w:r w:rsidR="00104FF2" w:rsidRPr="00003035">
        <w:rPr>
          <w:rFonts w:ascii="Times New Roman" w:hAnsi="Times New Roman" w:cs="Times New Roman"/>
          <w:sz w:val="24"/>
          <w:szCs w:val="24"/>
          <w:lang w:val="en-US"/>
        </w:rPr>
        <w:t>Gender</w:t>
      </w:r>
      <w:r w:rsidR="007B2FFE" w:rsidRPr="00003035">
        <w:rPr>
          <w:rFonts w:ascii="Times New Roman" w:hAnsi="Times New Roman" w:cs="Times New Roman"/>
          <w:sz w:val="24"/>
          <w:szCs w:val="24"/>
          <w:lang w:val="en-US"/>
        </w:rPr>
        <w:t xml:space="preserve"> interaction:</w:t>
      </w:r>
      <w:r w:rsidR="00F26F5B">
        <w:rPr>
          <w:rFonts w:ascii="Times New Roman" w:hAnsi="Times New Roman" w:cs="Times New Roman"/>
          <w:sz w:val="24"/>
          <w:szCs w:val="24"/>
          <w:lang w:val="en-US"/>
        </w:rPr>
        <w:t xml:space="preserve"> </w:t>
      </w:r>
      <w:r w:rsidR="007B2FFE" w:rsidRPr="00003035">
        <w:rPr>
          <w:rFonts w:ascii="Times New Roman" w:hAnsi="Times New Roman" w:cs="Times New Roman"/>
          <w:sz w:val="24"/>
          <w:szCs w:val="24"/>
          <w:lang w:val="en-US"/>
        </w:rPr>
        <w:t xml:space="preserve">In AdaptationCondition 1, all female adaptors were always angry, and all male adaptors were always fearful. In that case, female target voices </w:t>
      </w:r>
      <w:r w:rsidRPr="00003035">
        <w:rPr>
          <w:rFonts w:ascii="Times New Roman" w:hAnsi="Times New Roman" w:cs="Times New Roman"/>
          <w:sz w:val="24"/>
          <w:szCs w:val="24"/>
          <w:lang w:val="en-US"/>
        </w:rPr>
        <w:t>should be</w:t>
      </w:r>
      <w:r w:rsidR="007B2FFE" w:rsidRPr="00003035">
        <w:rPr>
          <w:rFonts w:ascii="Times New Roman" w:hAnsi="Times New Roman" w:cs="Times New Roman"/>
          <w:sz w:val="24"/>
          <w:szCs w:val="24"/>
          <w:lang w:val="en-US"/>
        </w:rPr>
        <w:t xml:space="preserve"> more often classified as fearful and male target voices more often as angry. Vice versa, in AdaptationCondition 2, male adaptors are always angry, and female adaptors are always fearful. In that case, male target voices </w:t>
      </w:r>
      <w:r w:rsidRPr="00003035">
        <w:rPr>
          <w:rFonts w:ascii="Times New Roman" w:hAnsi="Times New Roman" w:cs="Times New Roman"/>
          <w:sz w:val="24"/>
          <w:szCs w:val="24"/>
          <w:lang w:val="en-US"/>
        </w:rPr>
        <w:t>should be</w:t>
      </w:r>
      <w:r w:rsidR="007B2FFE" w:rsidRPr="00003035">
        <w:rPr>
          <w:rFonts w:ascii="Times New Roman" w:hAnsi="Times New Roman" w:cs="Times New Roman"/>
          <w:sz w:val="24"/>
          <w:szCs w:val="24"/>
          <w:lang w:val="en-US"/>
        </w:rPr>
        <w:t xml:space="preserve"> more often classified as fearful and female target voices more often as angry.</w:t>
      </w:r>
    </w:p>
    <w:p w14:paraId="78E00142" w14:textId="4A9C6487" w:rsidR="007332B8"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t>Method</w:t>
      </w:r>
    </w:p>
    <w:p w14:paraId="4432B74A" w14:textId="3F6617E1" w:rsidR="009E340A" w:rsidRPr="00003035" w:rsidRDefault="009E340A"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2D8FE002" w14:textId="48E2C03B" w:rsidR="001739B0"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9E340A" w:rsidRPr="00003035">
        <w:rPr>
          <w:rFonts w:ascii="Times New Roman" w:hAnsi="Times New Roman" w:cs="Times New Roman"/>
          <w:sz w:val="24"/>
          <w:szCs w:val="24"/>
          <w:lang w:val="en-US"/>
        </w:rPr>
        <w:t xml:space="preserve">An a-priori power analysis with the R-package “Superpower” </w:t>
      </w:r>
      <w:sdt>
        <w:sdtPr>
          <w:rPr>
            <w:rFonts w:ascii="Times New Roman" w:hAnsi="Times New Roman" w:cs="Times New Roman"/>
            <w:sz w:val="24"/>
            <w:szCs w:val="24"/>
            <w:lang w:val="en-US"/>
          </w:rPr>
          <w:alias w:val="To edit, see citavi.com/edit"/>
          <w:tag w:val="CitaviPlaceholder#49eb1a1d-d1b1-4347-9f33-8567ad95cd2a"/>
          <w:id w:val="511809899"/>
          <w:placeholder>
            <w:docPart w:val="DefaultPlaceholder_-1854013440"/>
          </w:placeholder>
        </w:sdtPr>
        <w:sdtContent>
          <w:r w:rsidR="00155080"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N2E4YjZlLWY1YjAtNGJmNS04YWE1LTdiYjFlMDU0N2IzYSIsIlJhbmdlTGVuZ3RoIjoyNSwiUmVmZXJlbmNlSWQiOiIyMGVhZjJiYi05NzAxLTQxN2UtOWNjYi1hZjI1ZjJlOTM5Yz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MxMjM0L29zZi5pby9iYXhzZiIsIlVyaVN0cmluZyI6Imh0dHBzOi8vZG9pLm9yZy8xMC4zMTIzNC9vc2YuaW8vYmF4c2Y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}</w:instrText>
          </w:r>
          <w:r w:rsidR="00155080" w:rsidRPr="00003035">
            <w:rPr>
              <w:rFonts w:ascii="Times New Roman" w:hAnsi="Times New Roman" w:cs="Times New Roman"/>
              <w:sz w:val="24"/>
              <w:szCs w:val="24"/>
              <w:lang w:val="en-US"/>
            </w:rPr>
            <w:fldChar w:fldCharType="separate"/>
          </w:r>
          <w:r w:rsidR="00155080" w:rsidRPr="00003035">
            <w:rPr>
              <w:rFonts w:ascii="Times New Roman" w:hAnsi="Times New Roman" w:cs="Times New Roman"/>
              <w:sz w:val="24"/>
              <w:szCs w:val="24"/>
              <w:lang w:val="en-US"/>
            </w:rPr>
            <w:t>(Lakens &amp; Caldwell, 2019)</w:t>
          </w:r>
          <w:r w:rsidR="00155080" w:rsidRPr="00003035">
            <w:rPr>
              <w:rFonts w:ascii="Times New Roman" w:hAnsi="Times New Roman" w:cs="Times New Roman"/>
              <w:sz w:val="24"/>
              <w:szCs w:val="24"/>
              <w:lang w:val="en-US"/>
            </w:rPr>
            <w:fldChar w:fldCharType="end"/>
          </w:r>
        </w:sdtContent>
      </w:sdt>
      <w:r w:rsidR="00155080" w:rsidRPr="00003035">
        <w:rPr>
          <w:rFonts w:ascii="Times New Roman" w:hAnsi="Times New Roman" w:cs="Times New Roman"/>
          <w:sz w:val="24"/>
          <w:szCs w:val="24"/>
          <w:lang w:val="en-US"/>
        </w:rPr>
        <w:t xml:space="preserve"> </w:t>
      </w:r>
      <w:r w:rsidR="009E340A" w:rsidRPr="00003035">
        <w:rPr>
          <w:rFonts w:ascii="Times New Roman" w:hAnsi="Times New Roman" w:cs="Times New Roman"/>
          <w:sz w:val="24"/>
          <w:szCs w:val="24"/>
          <w:lang w:val="en-US"/>
        </w:rPr>
        <w:t xml:space="preserve">for a 2 x 2 within-subject interaction with a medium effect size f = .167, a desired power of .80 and an alpha level of .05 revealed a required sample size of </w:t>
      </w:r>
      <w:r w:rsidR="00BE4BA8" w:rsidRPr="00003035">
        <w:rPr>
          <w:rFonts w:ascii="Times New Roman" w:hAnsi="Times New Roman" w:cs="Times New Roman"/>
          <w:sz w:val="24"/>
          <w:szCs w:val="24"/>
          <w:lang w:val="en-US"/>
        </w:rPr>
        <w:t>~</w:t>
      </w:r>
      <w:r w:rsidR="009E340A" w:rsidRPr="00003035">
        <w:rPr>
          <w:rFonts w:ascii="Times New Roman" w:hAnsi="Times New Roman" w:cs="Times New Roman"/>
          <w:sz w:val="24"/>
          <w:szCs w:val="24"/>
          <w:lang w:val="en-US"/>
        </w:rPr>
        <w:t xml:space="preserve">38. </w:t>
      </w:r>
      <w:r w:rsidR="001739B0" w:rsidRPr="00003035">
        <w:rPr>
          <w:rFonts w:ascii="Times New Roman" w:hAnsi="Times New Roman" w:cs="Times New Roman"/>
          <w:sz w:val="24"/>
          <w:szCs w:val="24"/>
          <w:lang w:val="en-US"/>
        </w:rPr>
        <w:t>All participants had to be</w:t>
      </w:r>
      <w:r w:rsidR="00374FF6" w:rsidRPr="00003035">
        <w:rPr>
          <w:rFonts w:ascii="Times New Roman" w:hAnsi="Times New Roman" w:cs="Times New Roman"/>
          <w:sz w:val="24"/>
          <w:szCs w:val="24"/>
          <w:lang w:val="en-US"/>
        </w:rPr>
        <w:t xml:space="preserve"> native German speakers, aged between 18 and </w:t>
      </w:r>
      <w:r w:rsidR="00B97120">
        <w:rPr>
          <w:rFonts w:ascii="Times New Roman" w:hAnsi="Times New Roman" w:cs="Times New Roman"/>
          <w:sz w:val="24"/>
          <w:szCs w:val="24"/>
          <w:lang w:val="en-US"/>
        </w:rPr>
        <w:t>5</w:t>
      </w:r>
      <w:r w:rsidR="00374FF6" w:rsidRPr="00003035">
        <w:rPr>
          <w:rFonts w:ascii="Times New Roman" w:hAnsi="Times New Roman" w:cs="Times New Roman"/>
          <w:sz w:val="24"/>
          <w:szCs w:val="24"/>
          <w:lang w:val="en-US"/>
        </w:rPr>
        <w:t xml:space="preserve">0, and without hearing impairments. </w:t>
      </w:r>
      <w:r w:rsidR="001739B0" w:rsidRPr="00003035">
        <w:rPr>
          <w:rFonts w:ascii="Times New Roman" w:hAnsi="Times New Roman" w:cs="Times New Roman"/>
          <w:sz w:val="24"/>
          <w:szCs w:val="24"/>
          <w:lang w:val="en-US"/>
        </w:rPr>
        <w:t xml:space="preserve">They were recruited from the local university and received course credit as compensation. </w:t>
      </w:r>
    </w:p>
    <w:p w14:paraId="43870DF4" w14:textId="4FF5C1BC" w:rsidR="009E340A"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30E1F" w:rsidRPr="00003035">
        <w:rPr>
          <w:rFonts w:ascii="Times New Roman" w:hAnsi="Times New Roman" w:cs="Times New Roman"/>
          <w:sz w:val="24"/>
          <w:szCs w:val="24"/>
          <w:lang w:val="en-US"/>
        </w:rPr>
        <w:t>Data w</w:t>
      </w:r>
      <w:r w:rsidR="00BE4BA8" w:rsidRPr="00003035">
        <w:rPr>
          <w:rFonts w:ascii="Times New Roman" w:hAnsi="Times New Roman" w:cs="Times New Roman"/>
          <w:sz w:val="24"/>
          <w:szCs w:val="24"/>
          <w:lang w:val="en-US"/>
        </w:rPr>
        <w:t>as</w:t>
      </w:r>
      <w:r w:rsidR="00A30E1F" w:rsidRPr="00003035">
        <w:rPr>
          <w:rFonts w:ascii="Times New Roman" w:hAnsi="Times New Roman" w:cs="Times New Roman"/>
          <w:sz w:val="24"/>
          <w:szCs w:val="24"/>
          <w:lang w:val="en-US"/>
        </w:rPr>
        <w:t xml:space="preserve"> collected online via Psytoolkit version 3.3.2 </w:t>
      </w:r>
      <w:sdt>
        <w:sdtPr>
          <w:rPr>
            <w:rFonts w:ascii="Times New Roman" w:hAnsi="Times New Roman" w:cs="Times New Roman"/>
            <w:sz w:val="24"/>
            <w:szCs w:val="24"/>
            <w:lang w:val="en-US"/>
          </w:rPr>
          <w:alias w:val="To edit, see citavi.com/edit"/>
          <w:tag w:val="CitaviPlaceholder#ea03bb54-4f35-49fe-ba97-a413c5ca6f56"/>
          <w:id w:val="-1105576272"/>
          <w:placeholder>
            <w:docPart w:val="DefaultPlaceholder_-1854013440"/>
          </w:placeholder>
        </w:sdtPr>
        <w:sdtContent>
          <w:r w:rsidR="00155080"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MmNhYzIwLThlZmMtNGVmOS05MjI2LWY4NmI1YWJiMjdmZS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IxZTdhMzY2Zi1hOWY3LTQxMzAtYTY0MC0zNmNhNzE4ODgwNWE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2VhMDNiYjU0LTRmMzUtNDlmZS1iYTk3LWE0MTNjNWNhNmY1NiIsIlRleHQiOiIoU3RvZXQsIDIwMTAsIDIwMTcpIiwiV0FJVmVyc2lvbiI6IjYuMTEuMC4wIn0=}</w:instrText>
          </w:r>
          <w:r w:rsidR="00155080" w:rsidRPr="00003035">
            <w:rPr>
              <w:rFonts w:ascii="Times New Roman" w:hAnsi="Times New Roman" w:cs="Times New Roman"/>
              <w:sz w:val="24"/>
              <w:szCs w:val="24"/>
              <w:lang w:val="en-US"/>
            </w:rPr>
            <w:fldChar w:fldCharType="separate"/>
          </w:r>
          <w:r w:rsidR="00155080" w:rsidRPr="00003035">
            <w:rPr>
              <w:rFonts w:ascii="Times New Roman" w:hAnsi="Times New Roman" w:cs="Times New Roman"/>
              <w:sz w:val="24"/>
              <w:szCs w:val="24"/>
              <w:lang w:val="en-US"/>
            </w:rPr>
            <w:t>(Stoet, 2010, 2017)</w:t>
          </w:r>
          <w:r w:rsidR="00155080" w:rsidRPr="00003035">
            <w:rPr>
              <w:rFonts w:ascii="Times New Roman" w:hAnsi="Times New Roman" w:cs="Times New Roman"/>
              <w:sz w:val="24"/>
              <w:szCs w:val="24"/>
              <w:lang w:val="en-US"/>
            </w:rPr>
            <w:fldChar w:fldCharType="end"/>
          </w:r>
        </w:sdtContent>
      </w:sdt>
      <w:r w:rsidR="00A30E1F" w:rsidRPr="00003035">
        <w:rPr>
          <w:rFonts w:ascii="Times New Roman" w:hAnsi="Times New Roman" w:cs="Times New Roman"/>
          <w:sz w:val="24"/>
          <w:szCs w:val="24"/>
          <w:lang w:val="en-US"/>
        </w:rPr>
        <w:t xml:space="preserve"> between June and July 2021. Participants had to use a computer with a physical keyboard and headphones. The </w:t>
      </w:r>
      <w:r w:rsidR="00330F93">
        <w:rPr>
          <w:rFonts w:ascii="Times New Roman" w:hAnsi="Times New Roman" w:cs="Times New Roman"/>
          <w:sz w:val="24"/>
          <w:szCs w:val="24"/>
          <w:lang w:val="en-US"/>
        </w:rPr>
        <w:t xml:space="preserve">web </w:t>
      </w:r>
      <w:r w:rsidR="00A30E1F" w:rsidRPr="00003035">
        <w:rPr>
          <w:rFonts w:ascii="Times New Roman" w:hAnsi="Times New Roman" w:cs="Times New Roman"/>
          <w:sz w:val="24"/>
          <w:szCs w:val="24"/>
          <w:lang w:val="en-US"/>
        </w:rPr>
        <w:t xml:space="preserve">browser Safari was excluded for technical reasons. </w:t>
      </w:r>
      <w:r w:rsidR="00374FF6" w:rsidRPr="00003035">
        <w:rPr>
          <w:rFonts w:ascii="Times New Roman" w:hAnsi="Times New Roman" w:cs="Times New Roman"/>
          <w:sz w:val="24"/>
          <w:szCs w:val="24"/>
          <w:lang w:val="en-US"/>
        </w:rPr>
        <w:t xml:space="preserve">56 people accessed the study via </w:t>
      </w:r>
      <w:r w:rsidR="00BE4BA8" w:rsidRPr="00003035">
        <w:rPr>
          <w:rFonts w:ascii="Times New Roman" w:hAnsi="Times New Roman" w:cs="Times New Roman"/>
          <w:sz w:val="24"/>
          <w:szCs w:val="24"/>
          <w:lang w:val="en-US"/>
        </w:rPr>
        <w:t>hyper</w:t>
      </w:r>
      <w:r w:rsidR="00374FF6" w:rsidRPr="00003035">
        <w:rPr>
          <w:rFonts w:ascii="Times New Roman" w:hAnsi="Times New Roman" w:cs="Times New Roman"/>
          <w:sz w:val="24"/>
          <w:szCs w:val="24"/>
          <w:lang w:val="en-US"/>
        </w:rPr>
        <w:t xml:space="preserve">link, </w:t>
      </w:r>
      <w:r w:rsidR="008A6B9E">
        <w:rPr>
          <w:rFonts w:ascii="Times New Roman" w:hAnsi="Times New Roman" w:cs="Times New Roman"/>
          <w:sz w:val="24"/>
          <w:szCs w:val="24"/>
          <w:lang w:val="en-US"/>
        </w:rPr>
        <w:t xml:space="preserve">40 </w:t>
      </w:r>
      <w:r w:rsidR="00374FF6" w:rsidRPr="00003035">
        <w:rPr>
          <w:rFonts w:ascii="Times New Roman" w:hAnsi="Times New Roman" w:cs="Times New Roman"/>
          <w:sz w:val="24"/>
          <w:szCs w:val="24"/>
          <w:lang w:val="en-US"/>
        </w:rPr>
        <w:t xml:space="preserve">of which contributed complete data. </w:t>
      </w:r>
      <w:r w:rsidR="00D005A1" w:rsidRPr="00003035">
        <w:rPr>
          <w:rFonts w:ascii="Times New Roman" w:hAnsi="Times New Roman" w:cs="Times New Roman"/>
          <w:sz w:val="24"/>
          <w:szCs w:val="24"/>
          <w:lang w:val="en-US"/>
        </w:rPr>
        <w:t xml:space="preserve">One participant had to be excluded, because they had &gt;5% trials of omission in the baseline task. </w:t>
      </w:r>
      <w:r w:rsidR="00374FF6" w:rsidRPr="00003035">
        <w:rPr>
          <w:rFonts w:ascii="Times New Roman" w:hAnsi="Times New Roman" w:cs="Times New Roman"/>
          <w:sz w:val="24"/>
          <w:szCs w:val="24"/>
          <w:lang w:val="en-US"/>
        </w:rPr>
        <w:t xml:space="preserve">Two participants reported </w:t>
      </w:r>
      <w:r w:rsidR="001739B0" w:rsidRPr="00003035">
        <w:rPr>
          <w:rFonts w:ascii="Times New Roman" w:hAnsi="Times New Roman" w:cs="Times New Roman"/>
          <w:sz w:val="24"/>
          <w:szCs w:val="24"/>
          <w:lang w:val="en-US"/>
        </w:rPr>
        <w:t>having</w:t>
      </w:r>
      <w:r w:rsidR="00374FF6" w:rsidRPr="00003035">
        <w:rPr>
          <w:rFonts w:ascii="Times New Roman" w:hAnsi="Times New Roman" w:cs="Times New Roman"/>
          <w:sz w:val="24"/>
          <w:szCs w:val="24"/>
          <w:lang w:val="en-US"/>
        </w:rPr>
        <w:t xml:space="preserve"> occasional </w:t>
      </w:r>
      <w:r w:rsidR="001739B0" w:rsidRPr="00003035">
        <w:rPr>
          <w:rFonts w:ascii="Times New Roman" w:hAnsi="Times New Roman" w:cs="Times New Roman"/>
          <w:sz w:val="24"/>
          <w:szCs w:val="24"/>
          <w:lang w:val="en-US"/>
        </w:rPr>
        <w:t>tinnitus but</w:t>
      </w:r>
      <w:r w:rsidR="00374FF6" w:rsidRPr="00003035">
        <w:rPr>
          <w:rFonts w:ascii="Times New Roman" w:hAnsi="Times New Roman" w:cs="Times New Roman"/>
          <w:sz w:val="24"/>
          <w:szCs w:val="24"/>
          <w:lang w:val="en-US"/>
        </w:rPr>
        <w:t xml:space="preserve"> did not feel impaired by it and were</w:t>
      </w:r>
      <w:r w:rsidR="001739B0" w:rsidRPr="00003035">
        <w:rPr>
          <w:rFonts w:ascii="Times New Roman" w:hAnsi="Times New Roman" w:cs="Times New Roman"/>
          <w:sz w:val="24"/>
          <w:szCs w:val="24"/>
          <w:lang w:val="en-US"/>
        </w:rPr>
        <w:t xml:space="preserve"> thus</w:t>
      </w:r>
      <w:r w:rsidR="00374FF6" w:rsidRPr="00003035">
        <w:rPr>
          <w:rFonts w:ascii="Times New Roman" w:hAnsi="Times New Roman" w:cs="Times New Roman"/>
          <w:sz w:val="24"/>
          <w:szCs w:val="24"/>
          <w:lang w:val="en-US"/>
        </w:rPr>
        <w:t xml:space="preserve"> kept in the sample. </w:t>
      </w:r>
      <w:r w:rsidR="00D005A1" w:rsidRPr="00003035">
        <w:rPr>
          <w:rFonts w:ascii="Times New Roman" w:hAnsi="Times New Roman" w:cs="Times New Roman"/>
          <w:sz w:val="24"/>
          <w:szCs w:val="24"/>
          <w:lang w:val="en-US"/>
        </w:rPr>
        <w:t>Another two were unsure if all sounds were played correctly</w:t>
      </w:r>
      <w:r w:rsidR="00A424B0">
        <w:rPr>
          <w:rFonts w:ascii="Times New Roman" w:hAnsi="Times New Roman" w:cs="Times New Roman"/>
          <w:sz w:val="24"/>
          <w:szCs w:val="24"/>
          <w:lang w:val="en-US"/>
        </w:rPr>
        <w:t>.</w:t>
      </w:r>
      <w:del w:id="14" w:author="Manuel Pöhlmann" w:date="2026-03-13T21:15:00Z" w16du:dateUtc="2026-03-13T20:15:00Z">
        <w:r w:rsidR="00D005A1" w:rsidRPr="00003035" w:rsidDel="00A424B0">
          <w:rPr>
            <w:rFonts w:ascii="Times New Roman" w:hAnsi="Times New Roman" w:cs="Times New Roman"/>
            <w:sz w:val="24"/>
            <w:szCs w:val="24"/>
            <w:lang w:val="en-US"/>
          </w:rPr>
          <w:delText>,</w:delText>
        </w:r>
      </w:del>
      <w:r w:rsidR="00D005A1" w:rsidRPr="00003035">
        <w:rPr>
          <w:rFonts w:ascii="Times New Roman" w:hAnsi="Times New Roman" w:cs="Times New Roman"/>
          <w:sz w:val="24"/>
          <w:szCs w:val="24"/>
          <w:lang w:val="en-US"/>
        </w:rPr>
        <w:t xml:space="preserve"> </w:t>
      </w:r>
      <w:r w:rsidR="00A424B0">
        <w:rPr>
          <w:rFonts w:ascii="Times New Roman" w:hAnsi="Times New Roman" w:cs="Times New Roman"/>
          <w:sz w:val="24"/>
          <w:szCs w:val="24"/>
          <w:lang w:val="en-US"/>
        </w:rPr>
        <w:t>However, as</w:t>
      </w:r>
      <w:r w:rsidR="00D005A1" w:rsidRPr="00003035">
        <w:rPr>
          <w:rFonts w:ascii="Times New Roman" w:hAnsi="Times New Roman" w:cs="Times New Roman"/>
          <w:sz w:val="24"/>
          <w:szCs w:val="24"/>
          <w:lang w:val="en-US"/>
        </w:rPr>
        <w:t xml:space="preserve"> data quality </w:t>
      </w:r>
      <w:r w:rsidR="00A424B0">
        <w:rPr>
          <w:rFonts w:ascii="Times New Roman" w:hAnsi="Times New Roman" w:cs="Times New Roman"/>
          <w:sz w:val="24"/>
          <w:szCs w:val="24"/>
          <w:lang w:val="en-US"/>
        </w:rPr>
        <w:t>was deemed acceptable</w:t>
      </w:r>
      <w:r w:rsidR="00D005A1" w:rsidRPr="00003035">
        <w:rPr>
          <w:rFonts w:ascii="Times New Roman" w:hAnsi="Times New Roman" w:cs="Times New Roman"/>
          <w:sz w:val="24"/>
          <w:szCs w:val="24"/>
          <w:lang w:val="en-US"/>
        </w:rPr>
        <w:t xml:space="preserve">after careful </w:t>
      </w:r>
      <w:r w:rsidR="00155080" w:rsidRPr="00003035">
        <w:rPr>
          <w:rFonts w:ascii="Times New Roman" w:hAnsi="Times New Roman" w:cs="Times New Roman"/>
          <w:sz w:val="24"/>
          <w:szCs w:val="24"/>
          <w:lang w:val="en-US"/>
        </w:rPr>
        <w:t>inspection,</w:t>
      </w:r>
      <w:r w:rsidR="00BE4BA8" w:rsidRPr="00003035">
        <w:rPr>
          <w:rFonts w:ascii="Times New Roman" w:hAnsi="Times New Roman" w:cs="Times New Roman"/>
          <w:sz w:val="24"/>
          <w:szCs w:val="24"/>
          <w:lang w:val="en-US"/>
        </w:rPr>
        <w:t xml:space="preserve">  </w:t>
      </w:r>
      <w:r w:rsidR="00D005A1" w:rsidRPr="00003035">
        <w:rPr>
          <w:rFonts w:ascii="Times New Roman" w:hAnsi="Times New Roman" w:cs="Times New Roman"/>
          <w:sz w:val="24"/>
          <w:szCs w:val="24"/>
          <w:lang w:val="en-US"/>
        </w:rPr>
        <w:t xml:space="preserve">they were kept in the sample as well. </w:t>
      </w:r>
      <w:r w:rsidR="001739B0" w:rsidRPr="00003035">
        <w:rPr>
          <w:rFonts w:ascii="Times New Roman" w:hAnsi="Times New Roman" w:cs="Times New Roman"/>
          <w:sz w:val="24"/>
          <w:szCs w:val="24"/>
          <w:lang w:val="en-US"/>
        </w:rPr>
        <w:lastRenderedPageBreak/>
        <w:t xml:space="preserve">Therefore, the final sample consisted of </w:t>
      </w:r>
      <w:r w:rsidR="00A424B0" w:rsidRPr="00A424B0">
        <w:rPr>
          <w:rFonts w:ascii="Times New Roman" w:hAnsi="Times New Roman" w:cs="Times New Roman"/>
          <w:i/>
          <w:sz w:val="24"/>
          <w:szCs w:val="24"/>
          <w:lang w:val="en-US"/>
        </w:rPr>
        <w:t>N</w:t>
      </w:r>
      <w:r w:rsidR="005A36CD">
        <w:rPr>
          <w:rFonts w:ascii="Times New Roman" w:hAnsi="Times New Roman" w:cs="Times New Roman"/>
          <w:i/>
          <w:sz w:val="24"/>
          <w:szCs w:val="24"/>
          <w:lang w:val="en-US"/>
        </w:rPr>
        <w:t> </w:t>
      </w:r>
      <w:r w:rsidR="005A36CD">
        <w:rPr>
          <w:rFonts w:ascii="Times New Roman" w:hAnsi="Times New Roman" w:cs="Times New Roman"/>
          <w:sz w:val="24"/>
          <w:szCs w:val="24"/>
          <w:lang w:val="en-US"/>
        </w:rPr>
        <w:t>= </w:t>
      </w:r>
      <w:r w:rsidR="001739B0" w:rsidRPr="00997D52">
        <w:rPr>
          <w:rFonts w:ascii="Times New Roman" w:hAnsi="Times New Roman" w:cs="Times New Roman"/>
          <w:iCs/>
          <w:sz w:val="24"/>
          <w:szCs w:val="24"/>
          <w:lang w:val="en-US"/>
        </w:rPr>
        <w:t>39</w:t>
      </w:r>
      <w:r w:rsidR="001739B0" w:rsidRPr="00003035">
        <w:rPr>
          <w:rFonts w:ascii="Times New Roman" w:hAnsi="Times New Roman" w:cs="Times New Roman"/>
          <w:sz w:val="24"/>
          <w:szCs w:val="24"/>
          <w:lang w:val="en-US"/>
        </w:rPr>
        <w:t xml:space="preserve"> participants (25 female, 14 male, aged 19 to 39 years [M = 22.89, SD = 3.6]). </w:t>
      </w:r>
    </w:p>
    <w:p w14:paraId="3E1A46A2" w14:textId="3D828088" w:rsidR="001739B0"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440AF" w:rsidRPr="00003035">
        <w:rPr>
          <w:rFonts w:ascii="Times New Roman" w:hAnsi="Times New Roman" w:cs="Times New Roman"/>
          <w:sz w:val="24"/>
          <w:szCs w:val="24"/>
          <w:lang w:val="en-US"/>
        </w:rPr>
        <w:t xml:space="preserve">All data was collected pseudonymized. </w:t>
      </w:r>
      <w:r w:rsidR="00EF04A9" w:rsidRPr="00003035">
        <w:rPr>
          <w:rFonts w:ascii="Times New Roman" w:hAnsi="Times New Roman" w:cs="Times New Roman"/>
          <w:sz w:val="24"/>
          <w:szCs w:val="24"/>
          <w:lang w:val="en-US"/>
        </w:rPr>
        <w:t>All</w:t>
      </w:r>
      <w:r w:rsidR="001739B0" w:rsidRPr="00003035">
        <w:rPr>
          <w:rFonts w:ascii="Times New Roman" w:hAnsi="Times New Roman" w:cs="Times New Roman"/>
          <w:sz w:val="24"/>
          <w:szCs w:val="24"/>
          <w:lang w:val="en-US"/>
        </w:rPr>
        <w:t xml:space="preserve"> experiment</w:t>
      </w:r>
      <w:r w:rsidR="00BA6F35">
        <w:rPr>
          <w:rFonts w:ascii="Times New Roman" w:hAnsi="Times New Roman" w:cs="Times New Roman"/>
          <w:sz w:val="24"/>
          <w:szCs w:val="24"/>
          <w:lang w:val="en-US"/>
        </w:rPr>
        <w:t>al procedures</w:t>
      </w:r>
      <w:r w:rsidR="008757F9">
        <w:rPr>
          <w:rFonts w:ascii="Times New Roman" w:hAnsi="Times New Roman" w:cs="Times New Roman"/>
          <w:sz w:val="24"/>
          <w:szCs w:val="24"/>
          <w:lang w:val="en-US"/>
        </w:rPr>
        <w:t xml:space="preserve"> conformed to </w:t>
      </w:r>
      <w:r w:rsidR="001739B0" w:rsidRPr="00003035">
        <w:rPr>
          <w:rFonts w:ascii="Times New Roman" w:hAnsi="Times New Roman" w:cs="Times New Roman"/>
          <w:sz w:val="24"/>
          <w:szCs w:val="24"/>
          <w:lang w:val="en-US"/>
        </w:rPr>
        <w:t xml:space="preserve">  the ethical guidelines by the American Psychological Association (APA) and</w:t>
      </w:r>
      <w:r w:rsidR="00133F67" w:rsidRPr="00003035">
        <w:rPr>
          <w:rFonts w:ascii="Times New Roman" w:hAnsi="Times New Roman" w:cs="Times New Roman"/>
          <w:sz w:val="24"/>
          <w:szCs w:val="24"/>
          <w:lang w:val="en-US"/>
        </w:rPr>
        <w:t xml:space="preserve"> their methodolog</w:t>
      </w:r>
      <w:r w:rsidR="00090952">
        <w:rPr>
          <w:rFonts w:ascii="Times New Roman" w:hAnsi="Times New Roman" w:cs="Times New Roman"/>
          <w:sz w:val="24"/>
          <w:szCs w:val="24"/>
          <w:lang w:val="en-US"/>
        </w:rPr>
        <w:t>ies were</w:t>
      </w:r>
      <w:r w:rsidR="001739B0" w:rsidRPr="00003035">
        <w:rPr>
          <w:rFonts w:ascii="Times New Roman" w:hAnsi="Times New Roman" w:cs="Times New Roman"/>
          <w:sz w:val="24"/>
          <w:szCs w:val="24"/>
          <w:lang w:val="en-US"/>
        </w:rPr>
        <w:t xml:space="preserve">approved by the local ethics committee of the Friedrich Schiller University Jena (Reg.-Nr. FSV </w:t>
      </w:r>
      <w:r w:rsidR="004257B0" w:rsidRPr="00003035">
        <w:rPr>
          <w:rFonts w:ascii="Times New Roman" w:hAnsi="Times New Roman" w:cs="Times New Roman"/>
          <w:sz w:val="24"/>
          <w:szCs w:val="24"/>
          <w:lang w:val="en-US"/>
        </w:rPr>
        <w:t>24</w:t>
      </w:r>
      <w:r w:rsidR="001739B0" w:rsidRPr="00003035">
        <w:rPr>
          <w:rFonts w:ascii="Times New Roman" w:hAnsi="Times New Roman" w:cs="Times New Roman"/>
          <w:sz w:val="24"/>
          <w:szCs w:val="24"/>
          <w:lang w:val="en-US"/>
        </w:rPr>
        <w:t>/04</w:t>
      </w:r>
      <w:r w:rsidR="004257B0" w:rsidRPr="00003035">
        <w:rPr>
          <w:rFonts w:ascii="Times New Roman" w:hAnsi="Times New Roman" w:cs="Times New Roman"/>
          <w:sz w:val="24"/>
          <w:szCs w:val="24"/>
          <w:lang w:val="en-US"/>
        </w:rPr>
        <w:t>8</w:t>
      </w:r>
      <w:r w:rsidR="001739B0" w:rsidRPr="00003035">
        <w:rPr>
          <w:rFonts w:ascii="Times New Roman" w:hAnsi="Times New Roman" w:cs="Times New Roman"/>
          <w:sz w:val="24"/>
          <w:szCs w:val="24"/>
          <w:lang w:val="en-US"/>
        </w:rPr>
        <w:t>).</w:t>
      </w:r>
    </w:p>
    <w:p w14:paraId="26FB1F16" w14:textId="0AF9B9BD" w:rsidR="000F35F2" w:rsidRPr="00003035" w:rsidRDefault="000F35F2"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5FA1901E" w14:textId="5A401521" w:rsidR="00057278"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57278" w:rsidRPr="00003035">
        <w:rPr>
          <w:rFonts w:ascii="Times New Roman" w:hAnsi="Times New Roman" w:cs="Times New Roman"/>
          <w:sz w:val="24"/>
          <w:szCs w:val="24"/>
          <w:lang w:val="en-US"/>
        </w:rPr>
        <w:t xml:space="preserve">This study used morphed voices ranging on a continuum from fearful to angry. </w:t>
      </w:r>
      <w:r w:rsidR="00D141C5" w:rsidRPr="00003035">
        <w:rPr>
          <w:rFonts w:ascii="Times New Roman" w:hAnsi="Times New Roman" w:cs="Times New Roman"/>
          <w:sz w:val="24"/>
          <w:szCs w:val="24"/>
          <w:lang w:val="en-US"/>
        </w:rPr>
        <w:t xml:space="preserve">The input material for voice morphing was selected from a database of vocal actor portrayals </w:t>
      </w:r>
      <w:sdt>
        <w:sdtPr>
          <w:rPr>
            <w:rFonts w:ascii="Times New Roman" w:hAnsi="Times New Roman" w:cs="Times New Roman"/>
            <w:sz w:val="24"/>
            <w:szCs w:val="24"/>
            <w:lang w:val="en-US"/>
          </w:rPr>
          <w:alias w:val="To edit, see citavi.com/edit"/>
          <w:tag w:val="CitaviPlaceholder#19a1eb75-fdc6-447f-8de0-8e9074f5b3fd"/>
          <w:id w:val="-657617563"/>
          <w:placeholder>
            <w:docPart w:val="DefaultPlaceholder_-1854013440"/>
          </w:placeholder>
        </w:sdtPr>
        <w:sdtContent>
          <w:r w:rsidR="00D141C5"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2MWQ0OGQ0LTE2YTctNDI5MC1hNmVmLWZhMTEwYjZhZTEyZCIsIlJhbmdlTGVuZ3RoIjoyMywiUmVmZXJlbmNlSWQiOiJlZWU4NTQxMy1jNTc1LTQxMzYtYmY3ZS0xNTEwMGMzY2FlN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lBNQzYyNzY5MjEiLCJVcmlTdHJpbmciOiJodHRwczovL3d3dy5uY2JpLm5sbS5uaWguZ292L3BtYy9hcnRpY2xlcy9QTUM2Mjc2OTIx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yLTE3VDIxOjA0OjIwIiwiTW9kaWZpZWRCeSI6Il9DaHJpc3RpbmUgTnVzc2JhdW0iLCJJZCI6IjlmMTIxMWI3LTM4NWUtNDUxMC04ODIzLTZhYmE5NjAxMGZhOSIsIk1vZGlmaWVkT24iOiIyMDIxLTAyLTE3VDIxOjA0OjIw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5My9jZXJjb3IvYmh1MDc0IiwiVXJpU3RyaW5nIjoiaHR0cHM6Ly9kb2kub3JnLzEwLjEwOTMvY2VyY29yL2JodTA3N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}</w:instrText>
          </w:r>
          <w:r w:rsidR="00D141C5"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(Frühholz et al., 2015)</w:t>
          </w:r>
          <w:r w:rsidR="00D141C5" w:rsidRPr="00003035">
            <w:rPr>
              <w:rFonts w:ascii="Times New Roman" w:hAnsi="Times New Roman" w:cs="Times New Roman"/>
              <w:sz w:val="24"/>
              <w:szCs w:val="24"/>
              <w:lang w:val="en-US"/>
            </w:rPr>
            <w:fldChar w:fldCharType="end"/>
          </w:r>
        </w:sdtContent>
      </w:sdt>
      <w:r w:rsidR="00D141C5" w:rsidRPr="00003035">
        <w:rPr>
          <w:rFonts w:ascii="Times New Roman" w:hAnsi="Times New Roman" w:cs="Times New Roman"/>
          <w:sz w:val="24"/>
          <w:szCs w:val="24"/>
          <w:lang w:val="en-US"/>
        </w:rPr>
        <w:t xml:space="preserve"> and comprised of four pseudowords (/molen/, /namil/, /loman/, /belam/), spoken by 4 speakers (2 male, 2 female) in a fearful and angry emotion. After </w:t>
      </w:r>
      <w:r w:rsidR="00074A8E" w:rsidRPr="00003035">
        <w:rPr>
          <w:rFonts w:ascii="Times New Roman" w:hAnsi="Times New Roman" w:cs="Times New Roman"/>
          <w:sz w:val="24"/>
          <w:szCs w:val="24"/>
          <w:lang w:val="en-US"/>
        </w:rPr>
        <w:t xml:space="preserve">the necessary </w:t>
      </w:r>
      <w:r w:rsidR="00D141C5" w:rsidRPr="00003035">
        <w:rPr>
          <w:rFonts w:ascii="Times New Roman" w:hAnsi="Times New Roman" w:cs="Times New Roman"/>
          <w:sz w:val="24"/>
          <w:szCs w:val="24"/>
          <w:lang w:val="en-US"/>
        </w:rPr>
        <w:t>preprocessing (i.e. cutting small artifacts like smacks and clicks from the recordings</w:t>
      </w:r>
      <w:r w:rsidR="00074A8E" w:rsidRPr="00003035">
        <w:rPr>
          <w:rFonts w:ascii="Times New Roman" w:hAnsi="Times New Roman" w:cs="Times New Roman"/>
          <w:sz w:val="24"/>
          <w:szCs w:val="24"/>
          <w:lang w:val="en-US"/>
        </w:rPr>
        <w:t>, as well as manual mapping of time- and frequency anchors in each stimulus</w:t>
      </w:r>
      <w:r w:rsidR="00D141C5" w:rsidRPr="00003035">
        <w:rPr>
          <w:rFonts w:ascii="Times New Roman" w:hAnsi="Times New Roman" w:cs="Times New Roman"/>
          <w:sz w:val="24"/>
          <w:szCs w:val="24"/>
          <w:lang w:val="en-US"/>
        </w:rPr>
        <w:t xml:space="preserve">), the morphing software TANDEM-STRAIGHT </w:t>
      </w:r>
      <w:sdt>
        <w:sdtPr>
          <w:rPr>
            <w:rFonts w:ascii="Times New Roman" w:hAnsi="Times New Roman" w:cs="Times New Roman"/>
            <w:sz w:val="24"/>
            <w:szCs w:val="24"/>
            <w:lang w:val="en-US"/>
          </w:rPr>
          <w:alias w:val="To edit, see citavi.com/edit"/>
          <w:tag w:val="CitaviPlaceholder#9d39ce98-681e-4f0b-b3cf-20ec6835efd4"/>
          <w:id w:val="-642423115"/>
          <w:placeholder>
            <w:docPart w:val="DefaultPlaceholder_-1854013440"/>
          </w:placeholder>
        </w:sdtPr>
        <w:sdtContent>
          <w:r w:rsidR="00D141C5"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jMTk1MjY2LThmZTUtNDE3Ny05NGRjLTBiOWM1YTI1ZDEwNSIsIlJhbmdlTGVuZ3RoIjoyMiwiUmVmZXJlbmNlSWQiOiI4ODcyZjVlMC1hNjJjLTRhODItOTM2ZC04OWI1ZWY0ODE3ND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V0sIkJpYlRlWEtleSI6IlNrdWtfMjAxOCIsIkNpdGF0aW9uS2V5VXBkYXRlVHlwZSI6MCwiQ29sbGFib3JhdG9ycyI6W10sIkRvaSI6IjEwLjEwOTMvb3hmb3JkaGIvOTc4MDE5ODc0MzE4Ny4wMTMuMzE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zL294Zm9yZGhiLzk3ODAxOTg3NDMxODcuMDEzLjMxIiwiVXJpU3RyaW5nIjoiaHR0cHM6Ly9kb2kub3JnLzEwLjEwOTMvb3hmb3JkaGIvOTc4MDE5ODc0MzE4Ny4wMTMuMzE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Iw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LHsiJHJlZiI6IjE5In0seyIkcmVmIjoiMjAifSx7IiRpZCI6IjIx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cmVmIjoiNSJ9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Iy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}</w:instrText>
          </w:r>
          <w:r w:rsidR="00D141C5"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(Kawahara et al., 2008; Kawahara &amp; Skuk, 2018)</w:t>
          </w:r>
          <w:r w:rsidR="00D141C5" w:rsidRPr="00003035">
            <w:rPr>
              <w:rFonts w:ascii="Times New Roman" w:hAnsi="Times New Roman" w:cs="Times New Roman"/>
              <w:sz w:val="24"/>
              <w:szCs w:val="24"/>
              <w:lang w:val="en-US"/>
            </w:rPr>
            <w:fldChar w:fldCharType="end"/>
          </w:r>
        </w:sdtContent>
      </w:sdt>
      <w:r w:rsidR="00D141C5" w:rsidRPr="00003035">
        <w:rPr>
          <w:rFonts w:ascii="Times New Roman" w:hAnsi="Times New Roman" w:cs="Times New Roman"/>
          <w:sz w:val="24"/>
          <w:szCs w:val="24"/>
          <w:lang w:val="en-US"/>
        </w:rPr>
        <w:t xml:space="preserve"> was used to create pairwise morphing trajectories between fearful and angry expressions of the same speaker and pseudoword</w:t>
      </w:r>
      <w:r w:rsidR="002736DC" w:rsidRPr="00003035">
        <w:rPr>
          <w:rFonts w:ascii="Times New Roman" w:hAnsi="Times New Roman" w:cs="Times New Roman"/>
          <w:sz w:val="24"/>
          <w:szCs w:val="24"/>
          <w:lang w:val="en-US"/>
        </w:rPr>
        <w:t xml:space="preserve"> (see </w:t>
      </w:r>
      <w:r w:rsidR="002736DC" w:rsidRPr="00003035">
        <w:rPr>
          <w:rFonts w:ascii="Times New Roman" w:hAnsi="Times New Roman" w:cs="Times New Roman"/>
          <w:b/>
          <w:bCs/>
          <w:sz w:val="24"/>
          <w:szCs w:val="24"/>
          <w:lang w:val="en-US"/>
        </w:rPr>
        <w:t>Figure 1A</w:t>
      </w:r>
      <w:r w:rsidR="002736DC" w:rsidRPr="00003035">
        <w:rPr>
          <w:rFonts w:ascii="Times New Roman" w:hAnsi="Times New Roman" w:cs="Times New Roman"/>
          <w:sz w:val="24"/>
          <w:szCs w:val="24"/>
          <w:lang w:val="en-US"/>
        </w:rPr>
        <w:t>)</w:t>
      </w:r>
      <w:r w:rsidR="00D141C5"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The endpoints (0% = fully fearful and 100 %</w:t>
      </w:r>
      <w:r w:rsidR="00B97120">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 fully angry) were used as adaptors, resulting in 4 (speakers) x 4 (pseudowords) </w:t>
      </w:r>
      <w:r w:rsidR="00BE4BA8" w:rsidRPr="00003035">
        <w:rPr>
          <w:rFonts w:ascii="Times New Roman" w:hAnsi="Times New Roman" w:cs="Times New Roman"/>
          <w:sz w:val="24"/>
          <w:szCs w:val="24"/>
          <w:lang w:val="en-US"/>
        </w:rPr>
        <w:t xml:space="preserve">x </w:t>
      </w:r>
      <w:r w:rsidR="00074A8E" w:rsidRPr="00003035">
        <w:rPr>
          <w:rFonts w:ascii="Times New Roman" w:hAnsi="Times New Roman" w:cs="Times New Roman"/>
          <w:sz w:val="24"/>
          <w:szCs w:val="24"/>
          <w:lang w:val="en-US"/>
        </w:rPr>
        <w:t>2 (emotions) = 32 adaptor stimuli. As target stimuli, morphed voices were created in 7 target morph levels (tML), encompassing equidistant 10% steps from 20 (</w:t>
      </w:r>
      <w:r w:rsidR="00B97120">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anger) to 80. In total, all combinations of 4 (speakers) x 4 (pseudowords) x 7 (tML) resulted in 112 target stimuli. Using Praat software </w:t>
      </w:r>
      <w:sdt>
        <w:sdtPr>
          <w:rPr>
            <w:rFonts w:ascii="Times New Roman" w:hAnsi="Times New Roman" w:cs="Times New Roman"/>
            <w:sz w:val="24"/>
            <w:szCs w:val="24"/>
            <w:lang w:val="en-US"/>
          </w:rPr>
          <w:alias w:val="To edit, see citavi.com/edit"/>
          <w:tag w:val="CitaviPlaceholder#990b8a72-4e91-41bb-86b2-b3abcc3f4dde"/>
          <w:id w:val="-1672951003"/>
          <w:placeholder>
            <w:docPart w:val="DefaultPlaceholder_-1854013440"/>
          </w:placeholder>
        </w:sdtPr>
        <w:sdtContent>
          <w:r w:rsidR="00074A8E"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jNmYxOTBkLTIzNzEtNGUwMS1hZDdjLTdkOGVlNTUxMzNhMSIsIlJhbmdlTGVuZ3RoIjoxNSwiUmVmZXJlbmNlSWQiOiI4YmNmNWQ1OS1mODgyLTQ4ODEtYmJjYi0wNzYwMzM2NmNlZ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1bCIsIkxhc3ROYW1lIjoiQm9lcnNtYSIsIlByb3RlY3RlZCI6ZmFsc2UsIlNleCI6MiwiQ3JlYXRlZEJ5IjoiX0NocmlzdGluZSBOdXNzYmF1bSIsIkNyZWF0ZWRPbiI6IjIwMjAtMTAtMDdUMDg6MTc6MDUiLCJNb2RpZmllZEJ5IjoiX0NocmlzdGluZSBOdXNzYmF1bSIsIklkIjoiM2M1ZGQyMzAtNzcxYi00ZjE3LWI1ZjQtMzMzMzI1ZGFkNDA0IiwiTW9kaWZpZWRPbiI6IjIwMjAtMTAtMDdUMDg6MTc6MDUiLCJQcm9qZWN0Ijp7IiRpZCI6IjUiLCIkdHlwZSI6IlN3aXNzQWNhZGVtaWMuQ2l0YXZpLlByb2plY3QsIFN3aXNzQWNhZGVtaWMuQ2l0YXZpIn19XSwiQmliVGVYS2V5IjoiQm9lcnNtYV8yMDE4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}</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(Boersma, 2018)</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all morphed stimuli were root-mean-square normalized to 70 dB SPL</w:t>
      </w:r>
      <w:r w:rsidR="00A30E1F"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 </w:t>
      </w:r>
      <w:r w:rsidR="00A30E1F" w:rsidRPr="00003035">
        <w:rPr>
          <w:rFonts w:ascii="Times New Roman" w:hAnsi="Times New Roman" w:cs="Times New Roman"/>
          <w:sz w:val="24"/>
          <w:szCs w:val="24"/>
          <w:lang w:val="en-US"/>
        </w:rPr>
        <w:t xml:space="preserve">(duration M= </w:t>
      </w:r>
      <w:r w:rsidR="005927DD" w:rsidRPr="00003035">
        <w:rPr>
          <w:rFonts w:ascii="Times New Roman" w:hAnsi="Times New Roman" w:cs="Times New Roman"/>
          <w:sz w:val="24"/>
          <w:szCs w:val="24"/>
          <w:lang w:val="en-US"/>
        </w:rPr>
        <w:t>807</w:t>
      </w:r>
      <w:r w:rsidR="00A30E1F" w:rsidRPr="00003035">
        <w:rPr>
          <w:rFonts w:ascii="Times New Roman" w:hAnsi="Times New Roman" w:cs="Times New Roman"/>
          <w:sz w:val="24"/>
          <w:szCs w:val="24"/>
          <w:lang w:val="en-US"/>
        </w:rPr>
        <w:t xml:space="preserve"> ms, Min = </w:t>
      </w:r>
      <w:r w:rsidR="005927DD" w:rsidRPr="00003035">
        <w:rPr>
          <w:rFonts w:ascii="Times New Roman" w:hAnsi="Times New Roman" w:cs="Times New Roman"/>
          <w:sz w:val="24"/>
          <w:szCs w:val="24"/>
          <w:lang w:val="en-US"/>
        </w:rPr>
        <w:t>540</w:t>
      </w:r>
      <w:r w:rsidR="00A30E1F" w:rsidRPr="00003035">
        <w:rPr>
          <w:rFonts w:ascii="Times New Roman" w:hAnsi="Times New Roman" w:cs="Times New Roman"/>
          <w:sz w:val="24"/>
          <w:szCs w:val="24"/>
          <w:lang w:val="en-US"/>
        </w:rPr>
        <w:t xml:space="preserve"> ms, Max = </w:t>
      </w:r>
      <w:r w:rsidR="005927DD" w:rsidRPr="00003035">
        <w:rPr>
          <w:rFonts w:ascii="Times New Roman" w:hAnsi="Times New Roman" w:cs="Times New Roman"/>
          <w:sz w:val="24"/>
          <w:szCs w:val="24"/>
          <w:lang w:val="en-US"/>
        </w:rPr>
        <w:t>1009</w:t>
      </w:r>
      <w:r w:rsidR="00A30E1F" w:rsidRPr="00003035">
        <w:rPr>
          <w:rFonts w:ascii="Times New Roman" w:hAnsi="Times New Roman" w:cs="Times New Roman"/>
          <w:sz w:val="24"/>
          <w:szCs w:val="24"/>
          <w:lang w:val="en-US"/>
        </w:rPr>
        <w:t xml:space="preserve"> ms, SD = </w:t>
      </w:r>
      <w:r w:rsidR="005927DD" w:rsidRPr="00003035">
        <w:rPr>
          <w:rFonts w:ascii="Times New Roman" w:hAnsi="Times New Roman" w:cs="Times New Roman"/>
          <w:sz w:val="24"/>
          <w:szCs w:val="24"/>
          <w:lang w:val="en-US"/>
        </w:rPr>
        <w:t>97</w:t>
      </w:r>
      <w:r w:rsidR="00A30E1F" w:rsidRPr="00003035">
        <w:rPr>
          <w:rFonts w:ascii="Times New Roman" w:hAnsi="Times New Roman" w:cs="Times New Roman"/>
          <w:sz w:val="24"/>
          <w:szCs w:val="24"/>
          <w:lang w:val="en-US"/>
        </w:rPr>
        <w:t xml:space="preserve"> ms). A summary of the acoustic properties of the resulting stimuli can be found i</w:t>
      </w:r>
      <w:r w:rsidR="005D1B09" w:rsidRPr="00003035">
        <w:rPr>
          <w:rFonts w:ascii="Times New Roman" w:hAnsi="Times New Roman" w:cs="Times New Roman"/>
          <w:sz w:val="24"/>
          <w:szCs w:val="24"/>
          <w:lang w:val="en-US"/>
        </w:rPr>
        <w:t>n  Supplemental Tables S1-S</w:t>
      </w:r>
      <w:r w:rsidR="00B97120">
        <w:rPr>
          <w:rFonts w:ascii="Times New Roman" w:hAnsi="Times New Roman" w:cs="Times New Roman"/>
          <w:sz w:val="24"/>
          <w:szCs w:val="24"/>
          <w:lang w:val="en-US"/>
        </w:rPr>
        <w:t>3</w:t>
      </w:r>
      <w:r w:rsidR="005D1B09" w:rsidRPr="00003035">
        <w:rPr>
          <w:rFonts w:ascii="Times New Roman" w:hAnsi="Times New Roman" w:cs="Times New Roman"/>
          <w:sz w:val="24"/>
          <w:szCs w:val="24"/>
          <w:lang w:val="en-US"/>
        </w:rPr>
        <w:t xml:space="preserve"> on </w:t>
      </w:r>
      <w:hyperlink r:id="rId14" w:history="1">
        <w:r w:rsidR="005D1B09" w:rsidRPr="00823538">
          <w:rPr>
            <w:rStyle w:val="Hyperlink"/>
            <w:rFonts w:ascii="Times New Roman" w:hAnsi="Times New Roman" w:cs="Times New Roman"/>
            <w:sz w:val="24"/>
            <w:szCs w:val="24"/>
            <w:lang w:val="en-US"/>
          </w:rPr>
          <w:t>OSF</w:t>
        </w:r>
      </w:hyperlink>
      <w:r w:rsidR="00EA0823" w:rsidRPr="00003035">
        <w:rPr>
          <w:rFonts w:ascii="Times New Roman" w:hAnsi="Times New Roman" w:cs="Times New Roman"/>
          <w:sz w:val="24"/>
          <w:szCs w:val="24"/>
          <w:lang w:val="en-US"/>
        </w:rPr>
        <w:t>, together with some sound examples</w:t>
      </w:r>
      <w:r w:rsidR="00A30E1F"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For a more detailed description of the voice morphing procedure, please refer to </w:t>
      </w:r>
      <w:sdt>
        <w:sdtPr>
          <w:rPr>
            <w:rFonts w:ascii="Times New Roman" w:hAnsi="Times New Roman" w:cs="Times New Roman"/>
            <w:sz w:val="24"/>
            <w:szCs w:val="24"/>
            <w:lang w:val="en-US"/>
          </w:rPr>
          <w:alias w:val="To edit, see citavi.com/edit"/>
          <w:tag w:val="CitaviPlaceholder#a873906b-4e53-4884-a726-8257af3de747"/>
          <w:id w:val="-1902434381"/>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mZTUxMTM1LTkwMmUtNGM4My1hMTY2LTU5ODI3NjJjOGE1NiIsIkVudHJpZXMiOlt7IiRpZCI6IjIiLCIkdHlwZSI6IlN3aXNzQWNhZGVtaWMuQ2l0YXZpLkNpdGF0aW9ucy5Xb3JkUGxhY2Vob2xkZXJFbnRyeSwgU3dpc3NBY2FkZW1pYy5DaXRhdmkiLCJJZCI6ImNhZTAwNWNjLTRlOGYtNGZjYi1hZDQzLTZmMTk2OGIyNjkzNSIsIlJhbmdlTGVuZ3RoIjoxNywiUmVmZXJlbmNlSWQiOiJjODc2MWQ5OC1jOWQ5LTQ5YmMtOThhZC01MDk4YjRiODA4MD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hpZGVraSIsIkxhc3ROYW1lIjoiS2F3YWhhcmEiLCJQcm90ZWN0ZWQiOmZhbHNlLCJTZXgiOjAsIkNyZWF0ZWRCeSI6Il9DaHJpc3RpbmUiLCJDcmVhdGVkT24iOiIyMDE5LTAyLTIxVDEyOjUwOjQ2IiwiTW9kaWZpZWRCeSI6Il9DaHJpc3RpbmUiLCJJZCI6ImM2MDdiOGUxLTA4MWEtNDdlOC1hODI5LWM1NTE1ZjMxZTMzNiIsIk1vZGlmaWVkT24iOiIyMDE5LTAyLTIxVDEyOjUwOjQ4IiwiUHJvamVjdCI6eyIkaWQiOiI1IiwiJHR5cGUiOiJTd2lzc0FjYWRlbWljLkNpdGF2aS5Qcm9qZWN0LCBTd2lzc0FjYWRlbWljLkNpdGF2aSJ9fSx7IiRpZCI6IjY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V0sIkJpYlRlWEtleSI6IlNrdWtfMjAxOCIsIkNpdGF0aW9uS2V5VXBkYXRlVHlwZSI6MCwiQ29sbGFib3JhdG9ycyI6W10sIkRvaSI6IjEwLjEwOTMvb3hmb3JkaGIvOTc4MDE5ODc0MzE4Ny4wMTMuMzE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A5My9veGZvcmRoYi85NzgwMTk4NzQzMTg3LjAxMy4zMSIsIlVyaVN0cmluZyI6Imh0dHBzOi8vZG9pLm9yZy8xMC4xMDkzL294Zm9yZGhiLzk3ODAxOTg3NDMxODcuMDEzLjMx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Ey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LHsiJHJlZiI6IjExIn0seyIkcmVmIjoiMTIifSx7IiRpZCI6IjEz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cmVmIjoiNSJ9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E0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}</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Kawahara and Skuk</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fe51135-902e-4c83-a166-5982762c8a56"/>
          <w:id w:val="1454357258"/>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E4NzM5MDZiLTRlNTMtNDg4NC1hNzI2LTgyNTdhZjNkZTc0NyIsIkVudHJpZXMiOlt7IiRpZCI6IjIiLCIkdHlwZSI6IlN3aXNzQWNhZGVtaWMuQ2l0YXZpLkNpdGF0aW9ucy5Xb3JkUGxhY2Vob2xkZXJFbnRyeSwgU3dpc3NBY2FkZW1pYy5DaXRhdmkiLCJJZCI6ImU4MTkxZTI0LTI5ZWItNDBkZC04NGQ1LTJjYjNkNDhhNjI4YSIsIlJhbmdlTGVuZ3RoIjo2LCJSZWZlcmVuY2VJZCI6ImM4NzYxZDk4LWM5ZDktNDliYy05OGFkLTUwOThiNGI4MDgw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IaWRla2kiLCJMYXN0TmFtZSI6Ikthd2FoYXJhIiwiUHJvdGVjdGVkIjpmYWxzZSwiU2V4IjowLCJDcmVhdGVkQnkiOiJfQ2hyaXN0aW5lIiwiQ3JlYXRlZE9uIjoiMjAxOS0wMi0yMVQxMjo1MDo0NiIsIk1vZGlmaWVkQnkiOiJfQ2hyaXN0aW5lIiwiSWQiOiJjNjA3YjhlMS0wODFhLTQ3ZTgtYTgyOS1jNTUxNWYzMWUzMzYiLCJNb2RpZmllZE9uIjoiMjAxOS0wMi0yMVQxMjo1MDo0OCIsIlByb2plY3QiOnsiJGlkIjoiNSIsIiR0eXBlIjoiU3dpc3NBY2FkZW1pYy5DaXRhdmkuUHJvamVjdCwgU3dpc3NBY2FkZW1pYy5DaXRhdmkifX0seyIkaWQiOiI2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1dLCJCaWJUZVhLZXkiOiJTa3VrXzIwMTgiLCJDaXRhdGlvbktleVVwZGF0ZVR5cGUiOjAsIkNvbGxhYm9yYXRvcnMiOltdLCJEb2kiOiIxMC4xMDkzL294Zm9yZGhiLzk3ODAxOTg3NDMxODcuMDEzLjMx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OTMvb3hmb3JkaGIvOTc4MDE5ODc0MzE4Ny4wMTMuMzEiLCJVcmlTdHJpbmciOiJodHRwczovL2RvaS5vcmcvMTAuMTA5My9veGZvcmRoYi85NzgwMTk4NzQzMTg3LjAxMy4zMS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xMi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Sx7IiRyZWYiOiIxMSJ9LHsiJHJlZiI6IjEyIn0seyIkaWQiOiIxMy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}</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(2018)</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and </w:t>
      </w:r>
      <w:sdt>
        <w:sdtPr>
          <w:rPr>
            <w:rFonts w:ascii="Times New Roman" w:hAnsi="Times New Roman" w:cs="Times New Roman"/>
            <w:sz w:val="24"/>
            <w:szCs w:val="24"/>
            <w:lang w:val="en-US"/>
          </w:rPr>
          <w:alias w:val="To edit, see citavi.com/edit"/>
          <w:tag w:val="CitaviPlaceholder#2d5994fb-ad12-4fba-95fb-fdfa2bf6368d"/>
          <w:id w:val="-1880774266"/>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YxMWQxODFlLTdiOTgtNDNkZC1iOGY1LTMzN2Q3YzgwOTAxOSIsIkVudHJpZXMiOlt7IiRpZCI6IjIiLCIkdHlwZSI6IlN3aXNzQWNhZGVtaWMuQ2l0YXZpLkNpdGF0aW9ucy5Xb3JkUGxhY2Vob2xkZXJFbnRyeSwgU3dpc3NBY2FkZW1pYy5DaXRhdmkiLCJJZCI6IjU5YTIyYzY0LTA5MGItNGU3YS1hYWM3LTY1NzNlZjU2NDc2YyIsIlJhbmdlTGVuZ3RoIjoyNiwiUmVmZXJlbmNlSWQiOiI2MTk0MmRlMi0yN2Y0LTRjOWMtYTMxMy1mYjYzNGU0YzAxO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DZWxpbmEiLCJMYXN0TmFtZSI6InZvbiBFaWZmIiwiTWlkZGxlTmFtZSI6IkkuIiwiUHJvdGVjdGVkIjp0cnVlLCJTZXgiOjEsIkNyZWF0ZWRCeSI6Il9DaHJpc3RpbmUiLCJDcmVhdGVkT24iOiIyMDIyLTAxLTIxVDE2OjU0OjM0IiwiTW9kaWZpZWRCeSI6Il9DaHJpc3RpbmUgTnVzc2JhdW0iLCJJZCI6ImEyNDk1OGI2LWM3MTEtNGJlZS1iZTkyLWQzZDQwNDFlNDM4ZCIsIk1vZGlmaWVkT24iOiIyMDIyLTAzLTI0VDA5OjA1OjUzIiwiUHJvamVjdCI6eyIkcmVmIjoiNSJ9fSx7IiRpZCI6I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g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JiIiwiQ2l0YXRpb25LZXlVcGRhdGVUeXBlIjowLCJDb2xsYWJvcmF0b3JzIjpbXSwiRGF0ZTIiOiIwNC4xMi4yMDIxIiwiRG9pIjoiMTAuMTAxNi9qLmNvZ25pdGlvbi4yMDIxLjEwNDk2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M0ODc1NDAwIiwiVXJpU3RyaW5nIjoiaHR0cDovL3d3dy5uY2JpLm5sbS5uaWguZ292L3B1Ym1lZC8zNDg3NTQwM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yMi0wMS0yMVQxNjo1NzoyMiIsIk1vZGlmaWVkQnkiOiJfQ2hyaXN0aW5lIiwiSWQiOiJiODNmNzgzZi0wMTUyLTQ1OWEtYTZjMC02MTZkY2VkNmExNzIiLCJNb2RpZmllZE9uIjoiMjAyMi0wMS0yMVQxNjo1NzoyMi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jb2duaXRpb24uMjAyMS4xMDQ5NjciLCJVcmlTdHJpbmciOiJodHRwczovL2RvaS5vcmcvMTAuMTAxNi9qLmNvZ25pdGlvbi4yMDIxLjEwNDk2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yMi0wMS0yMVQxNjo1NzoxOSIsIk1vZGlmaWVkQnkiOiJfQ2hyaXN0aW5lIiwiSWQiOiIzNWVlZmFmOS0xYzA4LTQxZmQtOTQ3Ni05ZTY5ZGY0Mzg5YWQiLCJNb2RpZmllZE9uIjoiMjAyMi0wMS0yMVQxNjo1NzoxOSIsIlByb2plY3QiOnsiJHJlZiI6IjUifX1dLCJPcmdhbml6YXRpb25zIjpbXSwiT3RoZXJzSW52b2x2ZWQiOltdLCJQYWdlUmFuZ2UiOiI8c3A+XHJcbiAgPG4+MTA0OTY3PC9uPlxyXG4gIDxpbj50cnVlPC9pbj5cclxuICA8b3M+MTA0OTY3PC9vcz5cclxuICA8cHM+MTA0OTY3PC9wcz5cclxuPC9zcD5cclxuPG9zPjEwNDk2N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}</w:instrText>
          </w:r>
          <w:r w:rsidR="00074A8E"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w:t>
          </w:r>
          <w:del w:id="15" w:author="Manuel Pöhlmann" w:date="2026-03-15T11:23:00Z" w16du:dateUtc="2026-03-15T10:23:00Z">
            <w:r w:rsidR="00AB5B22" w:rsidRPr="00003035" w:rsidDel="00536502">
              <w:rPr>
                <w:rFonts w:ascii="Times New Roman" w:hAnsi="Times New Roman" w:cs="Times New Roman"/>
                <w:sz w:val="24"/>
                <w:szCs w:val="24"/>
                <w:lang w:val="en-US"/>
              </w:rPr>
              <w:delText>,</w:delText>
            </w:r>
          </w:del>
          <w:r w:rsidR="00AB5B22" w:rsidRPr="00003035">
            <w:rPr>
              <w:rFonts w:ascii="Times New Roman" w:hAnsi="Times New Roman" w:cs="Times New Roman"/>
              <w:sz w:val="24"/>
              <w:szCs w:val="24"/>
              <w:lang w:val="en-US"/>
            </w:rPr>
            <w:t xml:space="preserve"> et al.</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11d181e-7b98-43dd-b8f5-337d7c809019"/>
          <w:id w:val="358483097"/>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JkNTk5NGZiLWFkMTItNGZiYS05NWZiLWZkZmEyYmY2MzY4ZCIsIkVudHJpZXMiOlt7IiRpZCI6IjIiLCIkdHlwZSI6IlN3aXNzQWNhZGVtaWMuQ2l0YXZpLkNpdGF0aW9ucy5Xb3JkUGxhY2Vob2xkZXJFbnRyeSwgU3dpc3NBY2FkZW1pYy5DaXRhdmkiLCJJZCI6ImIxYzEyOTdhLTZjZTYtNDFmOS1iYjhiLTliYTEyMzUyZTNkYSIsIlJhbmdlTGVuZ3RoIjo2LCJSZWZlcmVuY2VJZCI6IjYxOTQyZGUyLTI3ZjQtNGM5Yy1hMzEzLWZiNjM0ZTRjMDE4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2VsaW5hIiwiTGFzdE5hbWUiOiJ2b24gRWlmZiIsIk1pZGRsZU5hbWUiOiJJLiIsIlByb3RlY3RlZCI6dHJ1ZSwiU2V4IjoxLCJDcmVhdGVkQnkiOiJfQ2hyaXN0aW5lIiwiQ3JlYXRlZE9uIjoiMjAyMi0wMS0yMVQxNjo1NDozNCIsIk1vZGlmaWVkQnkiOiJfQ2hyaXN0aW5lIE51c3NiYXVtIiwiSWQiOiJhMjQ5NThiNi1jNzExLTRiZWUtYmU5Mi1kM2Q0MDQxZTQzOGQiLCJNb2RpZmllZE9uIjoiMjAyMi0wMy0yNFQwOTowNTo1MyIsIlByb2plY3QiOnsiJHJlZiI6IjUifX0seyIkaWQiOiI3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0seyIkaWQiOiI4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zNDg3NTQwMCIsIlVyaVN0cmluZyI6Imh0dHA6Ly93d3cubmNiaS5ubG0ubmloLmdvdi9wdWJtZWQvMzQ4NzU0M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jItMDEtMjFUMTY6NTc6MjIiLCJNb2RpZmllZEJ5IjoiX0NocmlzdGluZSIsIklkIjoiYjgzZjc4M2YtMDE1Mi00NTlhLWE2YzAtNjE2ZGNlZDZhMTcyIiwiTW9kaWZpZWRPbiI6IjIwMjItMDEtMjFUMTY6NTc6MjI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E2L2ouY29nbml0aW9uLjIwMjEuMTA0OTY3IiwiVXJpU3RyaW5nIjoiaHR0cHM6Ly9kb2kub3JnLzEwLjEwMTYvai5jb2duaXRpb24uMjAyMS4xMDQ5N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ItMDEtMjFUMTY6NTc6MTkiLCJNb2RpZmllZEJ5IjoiX0NocmlzdGluZSIsIklkIjoiMzVlZWZhZjktMWMwOC00MWZkLTk0NzYtOWU2OWRmNDM4OWFkIiwiTW9kaWZpZWRPbiI6IjIwMjItMDEtMjFUMTY6NTc6MTkiLCJQcm9qZWN0Ijp7IiRyZWYiOiI1In19XSwiT3JnYW5pemF0aW9ucyI6W10sIk90aGVyc0ludm9sdmVkIjpbXSwiUGFnZVJhbmdlIjoiPHNwPlxyXG4gIDxuPjEwNDk2Nzwvbj5cclxuICA8aW4+dHJ1ZTwvaW4+XHJcbiAgPG9zPjEwNDk2Nzwvb3M+XHJcbiAgPHBzPjEwNDk2NzwvcHM+XHJcbjwvc3A+XHJcbjxvcz4xMDQ5Njc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eyIkaWQiOiIxNi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zLTA5VDE4OjQyOjEzIiwiUHJvamVjdCI6eyIkcmVmIjoiNSJ9fSwiVXNlTnVtYmVyaW5nVHlwZU9mUGFyZW50RG9jdW1lbnQiOmZhbHNlLCJZZWFyT25seSI6dHJ1ZX1dLCJGb3JtYXR0ZWRUZXh0Ijp7IiRpZCI6IjE3IiwiQ291bnQiOjEsIlRleHRVbml0cyI6W3siJGlkIjoiMTgiLCJGb250U3R5bGUiOnsiJGlkIjoiMTkiLCJOZXV0cmFsIjp0cnVlfSwiUmVhZGluZ09yZGVyIjoxLCJUZXh0IjoiKDIwMjIpIn1dfSwiVGFnIjoiQ2l0YXZpUGxhY2Vob2xkZXIjNjExZDE4MWUtN2I5OC00M2RkLWI4ZjUtMzM3ZDdjODA5MDE5IiwiVGV4dCI6IigyMDIyKSIsIldBSVZlcnNpb24iOiI2LjExLjAuMCJ9}</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(2022)</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w:t>
      </w:r>
      <w:r w:rsidR="003A3932" w:rsidRPr="00003035">
        <w:rPr>
          <w:rFonts w:ascii="Times New Roman" w:hAnsi="Times New Roman" w:cs="Times New Roman"/>
          <w:sz w:val="24"/>
          <w:szCs w:val="24"/>
          <w:lang w:val="en-US"/>
        </w:rPr>
        <w:t xml:space="preserve"> </w:t>
      </w:r>
      <w:r w:rsidR="00057278" w:rsidRPr="00003035">
        <w:rPr>
          <w:rFonts w:ascii="Times New Roman" w:hAnsi="Times New Roman" w:cs="Times New Roman"/>
          <w:sz w:val="24"/>
          <w:szCs w:val="24"/>
          <w:lang w:val="en-US"/>
        </w:rPr>
        <w:t xml:space="preserve">Note that these stimuli are identical to a subset of the ones used in </w:t>
      </w:r>
      <w:sdt>
        <w:sdtPr>
          <w:rPr>
            <w:rFonts w:ascii="Times New Roman" w:hAnsi="Times New Roman" w:cs="Times New Roman"/>
            <w:sz w:val="24"/>
            <w:szCs w:val="24"/>
            <w:lang w:val="en-US"/>
          </w:rPr>
          <w:alias w:val="To edit, see citavi.com/edit"/>
          <w:tag w:val="CitaviPlaceholder#eca08043-78ae-4333-9093-5e0fd649b3bd"/>
          <w:id w:val="-757905908"/>
          <w:placeholder>
            <w:docPart w:val="DefaultPlaceholder_-1854013440"/>
          </w:placeholder>
        </w:sdtPr>
        <w:sdtContent>
          <w:r w:rsidR="00057278"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M3MjJjOWU3LTU0NTItNDVkMC1hMzFhLTRjZTRhMWVjNThhYSIsIkVudHJpZXMiOlt7IiRpZCI6IjIiLCIkdHlwZSI6IlN3aXNzQWNhZGVtaWMuQ2l0YXZpLkNpdGF0aW9ucy5Xb3JkUGxhY2Vob2xkZXJFbnRyeSwgU3dpc3NBY2FkZW1pYy5DaXRhdmkiLCJJZCI6ImNhN2IzNzE1LWUwM2UtNGM4NS1iOTMyLTkyMzBmZDk1YjY2MyIsIlJhbmdlTGVuZ3RoIjoyNiwiUmVmZXJlbmNlSWQiOiI2MTk0MmRlMi0yN2Y0LTRjOWMtYTMxMy1mYjYzNGU0YzAxO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DZWxpbmEiLCJMYXN0TmFtZSI6InZvbiBFaWZmIiwiTWlkZGxlTmFtZSI6IkkuIiwiUHJvdGVjdGVkIjp0cnVlLCJTZXgiOjEsIkNyZWF0ZWRCeSI6Il9DaHJpc3RpbmUiLCJDcmVhdGVkT24iOiIyMDIyLTAxLTIxVDE2OjU0OjM0IiwiTW9kaWZpZWRCeSI6Il9DaHJpc3RpbmUgTnVzc2JhdW0iLCJJZCI6ImEyNDk1OGI2LWM3MTEtNGJlZS1iZTkyLWQzZDQwNDFlNDM4ZCIsIk1vZGlmaWVkT24iOiIyMDIyLTAzLTI0VDA5OjA1OjUzIiwiUHJvamVjdCI6eyIkcmVmIjoiNSJ9fSx7IiRpZCI6I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g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JiIiwiQ2l0YXRpb25LZXlVcGRhdGVUeXBlIjowLCJDb2xsYWJvcmF0b3JzIjpbXSwiRGF0ZTIiOiIwNC4xMi4yMDIxIiwiRG9pIjoiMTAuMTAxNi9qLmNvZ25pdGlvbi4yMDIxLjEwNDk2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M0ODc1NDAwIiwiVXJpU3RyaW5nIjoiaHR0cDovL3d3dy5uY2JpLm5sbS5uaWguZ292L3B1Ym1lZC8zNDg3NTQwM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yMi0wMS0yMVQxNjo1NzoyMiIsIk1vZGlmaWVkQnkiOiJfQ2hyaXN0aW5lIiwiSWQiOiJiODNmNzgzZi0wMTUyLTQ1OWEtYTZjMC02MTZkY2VkNmExNzIiLCJNb2RpZmllZE9uIjoiMjAyMi0wMS0yMVQxNjo1NzoyMi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jb2duaXRpb24uMjAyMS4xMDQ5NjciLCJVcmlTdHJpbmciOiJodHRwczovL2RvaS5vcmcvMTAuMTAxNi9qLmNvZ25pdGlvbi4yMDIxLjEwNDk2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yMi0wMS0yMVQxNjo1NzoxOSIsIk1vZGlmaWVkQnkiOiJfQ2hyaXN0aW5lIiwiSWQiOiIzNWVlZmFmOS0xYzA4LTQxZmQtOTQ3Ni05ZTY5ZGY0Mzg5YWQiLCJNb2RpZmllZE9uIjoiMjAyMi0wMS0yMVQxNjo1NzoxOSIsIlByb2plY3QiOnsiJHJlZiI6IjUifX1dLCJPcmdhbml6YXRpb25zIjpbXSwiT3RoZXJzSW52b2x2ZWQiOltdLCJQYWdlUmFuZ2UiOiI8c3A+XHJcbiAgPG4+MTA0OTY3PC9uPlxyXG4gIDxpbj50cnVlPC9pbj5cclxuICA8b3M+MTA0OTY3PC9vcz5cclxuICA8cHM+MTA0OTY3PC9wcz5cclxuPC9zcD5cclxuPG9zPjEwNDk2N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}</w:instrText>
          </w:r>
          <w:r w:rsidR="00057278"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w:t>
          </w:r>
          <w:del w:id="16" w:author="Manuel Pöhlmann" w:date="2026-03-15T11:23:00Z" w16du:dateUtc="2026-03-15T10:23:00Z">
            <w:r w:rsidR="00AB5B22" w:rsidRPr="00003035" w:rsidDel="00536502">
              <w:rPr>
                <w:rFonts w:ascii="Times New Roman" w:hAnsi="Times New Roman" w:cs="Times New Roman"/>
                <w:sz w:val="24"/>
                <w:szCs w:val="24"/>
                <w:lang w:val="en-US"/>
              </w:rPr>
              <w:delText>,</w:delText>
            </w:r>
          </w:del>
          <w:r w:rsidR="00AB5B22" w:rsidRPr="00003035">
            <w:rPr>
              <w:rFonts w:ascii="Times New Roman" w:hAnsi="Times New Roman" w:cs="Times New Roman"/>
              <w:sz w:val="24"/>
              <w:szCs w:val="24"/>
              <w:lang w:val="en-US"/>
            </w:rPr>
            <w:t xml:space="preserve"> et al.</w:t>
          </w:r>
          <w:r w:rsidR="00057278" w:rsidRPr="00003035">
            <w:rPr>
              <w:rFonts w:ascii="Times New Roman" w:hAnsi="Times New Roman" w:cs="Times New Roman"/>
              <w:sz w:val="24"/>
              <w:szCs w:val="24"/>
              <w:lang w:val="en-US"/>
            </w:rPr>
            <w:fldChar w:fldCharType="end"/>
          </w:r>
        </w:sdtContent>
      </w:sdt>
      <w:r w:rsidR="00057278"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22c9e7-5452-45d0-a31a-4ce4a1ec58aa"/>
          <w:id w:val="591197326"/>
          <w:placeholder>
            <w:docPart w:val="DefaultPlaceholder_-1854013440"/>
          </w:placeholder>
        </w:sdtPr>
        <w:sdtContent>
          <w:r w:rsidR="00057278"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VjYTA4MDQzLTc4YWUtNDMzMy05MDkzLTVlMGZkNjQ5YjNiZCIsIkVudHJpZXMiOlt7IiRpZCI6IjIiLCIkdHlwZSI6IlN3aXNzQWNhZGVtaWMuQ2l0YXZpLkNpdGF0aW9ucy5Xb3JkUGxhY2Vob2xkZXJFbnRyeSwgU3dpc3NBY2FkZW1pYy5DaXRhdmkiLCJJZCI6IjQ5MThmZmEzLTUxZDUtNDk5NC05ZGE0LTUzYjdiYzc5YWIxNCIsIlJhbmdlTGVuZ3RoIjo2LCJSZWZlcmVuY2VJZCI6IjYxOTQyZGUyLTI3ZjQtNGM5Yy1hMzEzLWZiNjM0ZTRjMDE4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2VsaW5hIiwiTGFzdE5hbWUiOiJ2b24gRWlmZiIsIk1pZGRsZU5hbWUiOiJJLiIsIlByb3RlY3RlZCI6dHJ1ZSwiU2V4IjoxLCJDcmVhdGVkQnkiOiJfQ2hyaXN0aW5lIiwiQ3JlYXRlZE9uIjoiMjAyMi0wMS0yMVQxNjo1NDozNCIsIk1vZGlmaWVkQnkiOiJfQ2hyaXN0aW5lIE51c3NiYXVtIiwiSWQiOiJhMjQ5NThiNi1jNzExLTRiZWUtYmU5Mi1kM2Q0MDQxZTQzOGQiLCJNb2RpZmllZE9uIjoiMjAyMi0wMy0yNFQwOTowNTo1MyIsIlByb2plY3QiOnsiJHJlZiI6IjUifX0seyIkaWQiOiI3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0seyIkaWQiOiI4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zNDg3NTQwMCIsIlVyaVN0cmluZyI6Imh0dHA6Ly93d3cubmNiaS5ubG0ubmloLmdvdi9wdWJtZWQvMzQ4NzU0M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jItMDEtMjFUMTY6NTc6MjIiLCJNb2RpZmllZEJ5IjoiX0NocmlzdGluZSIsIklkIjoiYjgzZjc4M2YtMDE1Mi00NTlhLWE2YzAtNjE2ZGNlZDZhMTcyIiwiTW9kaWZpZWRPbiI6IjIwMjItMDEtMjFUMTY6NTc6MjI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E2L2ouY29nbml0aW9uLjIwMjEuMTA0OTY3IiwiVXJpU3RyaW5nIjoiaHR0cHM6Ly9kb2kub3JnLzEwLjEwMTYvai5jb2duaXRpb24uMjAyMS4xMDQ5N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ItMDEtMjFUMTY6NTc6MTkiLCJNb2RpZmllZEJ5IjoiX0NocmlzdGluZSIsIklkIjoiMzVlZWZhZjktMWMwOC00MWZkLTk0NzYtOWU2OWRmNDM4OWFkIiwiTW9kaWZpZWRPbiI6IjIwMjItMDEtMjFUMTY6NTc6MTkiLCJQcm9qZWN0Ijp7IiRyZWYiOiI1In19XSwiT3JnYW5pemF0aW9ucyI6W10sIk90aGVyc0ludm9sdmVkIjpbXSwiUGFnZVJhbmdlIjoiPHNwPlxyXG4gIDxuPjEwNDk2Nzwvbj5cclxuICA8aW4+dHJ1ZTwvaW4+XHJcbiAgPG9zPjEwNDk2Nzwvb3M+XHJcbiAgPHBzPjEwNDk2NzwvcHM+XHJcbjwvc3A+XHJcbjxvcz4xMDQ5Njc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eyIkaWQiOiIxNi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zLTA5VDE4OjQyOjEzIiwiUHJvamVjdCI6eyIkcmVmIjoiNSJ9fSwiVXNlTnVtYmVyaW5nVHlwZU9mUGFyZW50RG9jdW1lbnQiOmZhbHNlLCJZZWFyT25seSI6dHJ1ZX1dLCJGb3JtYXR0ZWRUZXh0Ijp7IiRpZCI6IjE3IiwiQ291bnQiOjEsIlRleHRVbml0cyI6W3siJGlkIjoiMTgiLCJGb250U3R5bGUiOnsiJGlkIjoiMTkiLCJOZXV0cmFsIjp0cnVlfSwiUmVhZGluZ09yZGVyIjoxLCJUZXh0IjoiKDIwMjIpIn1dfSwiVGFnIjoiQ2l0YXZpUGxhY2Vob2xkZXIjYzcyMmM5ZTctNTQ1Mi00NWQwLWEzMWEtNGNlNGExZWM1OGFhIiwiVGV4dCI6IigyMDIyKSIsIldBSVZlcnNpb24iOiI2LjExLjAuMCJ9}</w:instrText>
          </w:r>
          <w:r w:rsidR="00057278"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(2022)</w:t>
          </w:r>
          <w:r w:rsidR="00057278" w:rsidRPr="00003035">
            <w:rPr>
              <w:rFonts w:ascii="Times New Roman" w:hAnsi="Times New Roman" w:cs="Times New Roman"/>
              <w:sz w:val="24"/>
              <w:szCs w:val="24"/>
              <w:lang w:val="en-US"/>
            </w:rPr>
            <w:fldChar w:fldCharType="end"/>
          </w:r>
        </w:sdtContent>
      </w:sdt>
      <w:r w:rsidR="00057278" w:rsidRPr="00003035">
        <w:rPr>
          <w:rFonts w:ascii="Times New Roman" w:hAnsi="Times New Roman" w:cs="Times New Roman"/>
          <w:sz w:val="24"/>
          <w:szCs w:val="24"/>
          <w:lang w:val="en-US"/>
        </w:rPr>
        <w:t xml:space="preserve">.  </w:t>
      </w:r>
    </w:p>
    <w:p w14:paraId="7EF8CD2B" w14:textId="77777777" w:rsidR="000A74B5" w:rsidRPr="00B81AC4" w:rsidRDefault="000A74B5" w:rsidP="00A30E1F">
      <w:pPr>
        <w:rPr>
          <w:rFonts w:ascii="Times New Roman" w:hAnsi="Times New Roman" w:cs="Times New Roman"/>
          <w:lang w:val="en-US"/>
        </w:rPr>
      </w:pPr>
    </w:p>
    <w:p w14:paraId="611A2B78" w14:textId="1CAB859D" w:rsidR="000A74B5" w:rsidRPr="00003035" w:rsidRDefault="000A74B5" w:rsidP="000A74B5">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1</w:t>
      </w:r>
      <w:r w:rsidR="007006D0" w:rsidRPr="00003035">
        <w:rPr>
          <w:rFonts w:ascii="Times New Roman" w:hAnsi="Times New Roman" w:cs="Times New Roman"/>
          <w:b/>
          <w:bCs/>
          <w:i w:val="0"/>
          <w:iCs w:val="0"/>
          <w:color w:val="auto"/>
          <w:sz w:val="24"/>
          <w:szCs w:val="24"/>
          <w:lang w:val="en-US"/>
        </w:rPr>
        <w:fldChar w:fldCharType="end"/>
      </w:r>
    </w:p>
    <w:p w14:paraId="6A06118E" w14:textId="734D2459" w:rsidR="000A74B5" w:rsidRPr="00003035" w:rsidRDefault="000A74B5" w:rsidP="000A74B5">
      <w:pPr>
        <w:rPr>
          <w:rFonts w:ascii="Times New Roman" w:hAnsi="Times New Roman" w:cs="Times New Roman"/>
          <w:i/>
          <w:iCs/>
          <w:sz w:val="24"/>
          <w:szCs w:val="24"/>
          <w:lang w:val="en-US"/>
        </w:rPr>
      </w:pPr>
      <w:r w:rsidRPr="00003035">
        <w:rPr>
          <w:rFonts w:ascii="Times New Roman" w:hAnsi="Times New Roman" w:cs="Times New Roman"/>
          <w:i/>
          <w:iCs/>
          <w:sz w:val="24"/>
          <w:szCs w:val="24"/>
          <w:lang w:val="en-US"/>
        </w:rPr>
        <w:t>Illustration of stimuli and experimental design</w:t>
      </w:r>
    </w:p>
    <w:p w14:paraId="28D3E578" w14:textId="48121BB7" w:rsidR="000A74B5" w:rsidRPr="00B81AC4" w:rsidRDefault="000A74B5" w:rsidP="00A30E1F">
      <w:pPr>
        <w:rPr>
          <w:rFonts w:ascii="Times New Roman" w:hAnsi="Times New Roman" w:cs="Times New Roman"/>
          <w:lang w:val="en-US"/>
        </w:rPr>
      </w:pPr>
      <w:r w:rsidRPr="00B81AC4">
        <w:rPr>
          <w:rFonts w:ascii="Times New Roman" w:hAnsi="Times New Roman" w:cs="Times New Roman"/>
          <w:noProof/>
          <w:lang w:val="en-US"/>
        </w:rPr>
        <w:drawing>
          <wp:inline distT="0" distB="0" distL="0" distR="0" wp14:anchorId="43D18357" wp14:editId="51959595">
            <wp:extent cx="5754756" cy="7029450"/>
            <wp:effectExtent l="0" t="0" r="0" b="0"/>
            <wp:docPr id="78638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888" name="Grafik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754756" cy="7029450"/>
                    </a:xfrm>
                    <a:prstGeom prst="rect">
                      <a:avLst/>
                    </a:prstGeom>
                    <a:noFill/>
                    <a:ln>
                      <a:noFill/>
                    </a:ln>
                  </pic:spPr>
                </pic:pic>
              </a:graphicData>
            </a:graphic>
          </wp:inline>
        </w:drawing>
      </w:r>
    </w:p>
    <w:p w14:paraId="7E916EED" w14:textId="6EB6CB77" w:rsidR="000A74B5" w:rsidRPr="00B81AC4" w:rsidRDefault="000A74B5" w:rsidP="00A30E1F">
      <w:pPr>
        <w:rPr>
          <w:rFonts w:ascii="Times New Roman" w:hAnsi="Times New Roman" w:cs="Times New Roman"/>
          <w:i/>
          <w:iCs/>
          <w:lang w:val="en-US"/>
        </w:rPr>
      </w:pPr>
      <w:r w:rsidRPr="00B81AC4">
        <w:rPr>
          <w:rFonts w:ascii="Times New Roman" w:hAnsi="Times New Roman" w:cs="Times New Roman"/>
          <w:i/>
          <w:iCs/>
          <w:lang w:val="en-US"/>
        </w:rPr>
        <w:lastRenderedPageBreak/>
        <w:t>Note.</w:t>
      </w:r>
      <w:r w:rsidRPr="00B81AC4">
        <w:rPr>
          <w:rFonts w:ascii="Times New Roman" w:hAnsi="Times New Roman" w:cs="Times New Roman"/>
          <w:i/>
          <w:iCs/>
          <w:color w:val="C00000"/>
          <w:lang w:val="en-US"/>
        </w:rPr>
        <w:t xml:space="preserve"> </w:t>
      </w:r>
      <w:r w:rsidR="002736DC" w:rsidRPr="00B81AC4">
        <w:rPr>
          <w:rFonts w:ascii="Times New Roman" w:hAnsi="Times New Roman" w:cs="Times New Roman"/>
          <w:i/>
          <w:iCs/>
          <w:lang w:val="en-US"/>
        </w:rPr>
        <w:t xml:space="preserve">A) Illustration of a morphing continuum between fearful and angry voices. The endpoints (0% and 100%) were used as adaptors. The intermediate morphs (20-80% in 10%-steps) served as targets. B) Illustration of a trial in the baseline task. </w:t>
      </w:r>
      <w:r w:rsidR="00155080" w:rsidRPr="00B81AC4">
        <w:rPr>
          <w:rFonts w:ascii="Times New Roman" w:hAnsi="Times New Roman" w:cs="Times New Roman"/>
          <w:i/>
          <w:iCs/>
          <w:lang w:val="en-US"/>
        </w:rPr>
        <w:t>C) Depiction of the two adaptation conditions: in the first block, all female adaptors were angry, and all male adaptors were fearful; in the second block vice versa. Order of blocks was counterbalance</w:t>
      </w:r>
      <w:r w:rsidR="00F83FDA" w:rsidRPr="00B81AC4">
        <w:rPr>
          <w:rFonts w:ascii="Times New Roman" w:hAnsi="Times New Roman" w:cs="Times New Roman"/>
          <w:i/>
          <w:iCs/>
          <w:lang w:val="en-US"/>
        </w:rPr>
        <w:t>d</w:t>
      </w:r>
      <w:r w:rsidR="00155080" w:rsidRPr="00B81AC4">
        <w:rPr>
          <w:rFonts w:ascii="Times New Roman" w:hAnsi="Times New Roman" w:cs="Times New Roman"/>
          <w:i/>
          <w:iCs/>
          <w:lang w:val="en-US"/>
        </w:rPr>
        <w:t xml:space="preserve"> between participants. D</w:t>
      </w:r>
      <w:r w:rsidR="002736DC" w:rsidRPr="00B81AC4">
        <w:rPr>
          <w:rFonts w:ascii="Times New Roman" w:hAnsi="Times New Roman" w:cs="Times New Roman"/>
          <w:i/>
          <w:iCs/>
          <w:lang w:val="en-US"/>
        </w:rPr>
        <w:t xml:space="preserve">) Illustration of the adaptation phase. </w:t>
      </w:r>
      <w:r w:rsidR="00155080" w:rsidRPr="00B81AC4">
        <w:rPr>
          <w:rFonts w:ascii="Times New Roman" w:hAnsi="Times New Roman" w:cs="Times New Roman"/>
          <w:i/>
          <w:iCs/>
          <w:lang w:val="en-US"/>
        </w:rPr>
        <w:t>E</w:t>
      </w:r>
      <w:r w:rsidR="002736DC" w:rsidRPr="00B81AC4">
        <w:rPr>
          <w:rFonts w:ascii="Times New Roman" w:hAnsi="Times New Roman" w:cs="Times New Roman"/>
          <w:i/>
          <w:iCs/>
          <w:lang w:val="en-US"/>
        </w:rPr>
        <w:t xml:space="preserve">) Illustration of the response phase, with two top-up adaptors every four trials. The adaptation and the response phase both belong to the adaptation task. </w:t>
      </w:r>
    </w:p>
    <w:p w14:paraId="35793159" w14:textId="5694D81B" w:rsidR="00A30E1F" w:rsidRPr="00003035" w:rsidRDefault="00A30E1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2074E448" w14:textId="4094318F" w:rsidR="00A30E1F"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440AF" w:rsidRPr="00003035">
        <w:rPr>
          <w:rFonts w:ascii="Times New Roman" w:hAnsi="Times New Roman" w:cs="Times New Roman"/>
          <w:sz w:val="24"/>
          <w:szCs w:val="24"/>
          <w:lang w:val="en-US"/>
        </w:rPr>
        <w:t xml:space="preserve">At the beginning of the study, participants gave their informed consent and entered their demographic information, such as age, gender, </w:t>
      </w:r>
      <w:r w:rsidR="00B3318A">
        <w:rPr>
          <w:rFonts w:ascii="Times New Roman" w:hAnsi="Times New Roman" w:cs="Times New Roman"/>
          <w:sz w:val="24"/>
          <w:szCs w:val="24"/>
          <w:lang w:val="en-US"/>
        </w:rPr>
        <w:t>native language</w:t>
      </w:r>
      <w:r w:rsidR="004440AF" w:rsidRPr="00003035">
        <w:rPr>
          <w:rFonts w:ascii="Times New Roman" w:hAnsi="Times New Roman" w:cs="Times New Roman"/>
          <w:sz w:val="24"/>
          <w:szCs w:val="24"/>
          <w:lang w:val="en-US"/>
        </w:rPr>
        <w:t xml:space="preserve">, profession, and potential hearing impairments. Then, the browser switched into full screen to avoid distractions from other apps and the experiment started, which consisted of a baseline and two adaptation </w:t>
      </w:r>
      <w:r w:rsidR="00BE4BA8" w:rsidRPr="00003035">
        <w:rPr>
          <w:rFonts w:ascii="Times New Roman" w:hAnsi="Times New Roman" w:cs="Times New Roman"/>
          <w:sz w:val="24"/>
          <w:szCs w:val="24"/>
          <w:lang w:val="en-US"/>
        </w:rPr>
        <w:t>tasks</w:t>
      </w:r>
      <w:r w:rsidR="004440AF" w:rsidRPr="00003035">
        <w:rPr>
          <w:rFonts w:ascii="Times New Roman" w:hAnsi="Times New Roman" w:cs="Times New Roman"/>
          <w:sz w:val="24"/>
          <w:szCs w:val="24"/>
          <w:lang w:val="en-US"/>
        </w:rPr>
        <w:t xml:space="preserve">. </w:t>
      </w:r>
    </w:p>
    <w:p w14:paraId="04FA14D6" w14:textId="6E9FEF18" w:rsidR="004440AF"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b/>
          <w:bCs/>
          <w:sz w:val="24"/>
          <w:szCs w:val="24"/>
          <w:lang w:val="en-US"/>
        </w:rPr>
        <w:tab/>
      </w:r>
      <w:r w:rsidR="004440AF" w:rsidRPr="00003035">
        <w:rPr>
          <w:rFonts w:ascii="Times New Roman" w:hAnsi="Times New Roman" w:cs="Times New Roman"/>
          <w:b/>
          <w:bCs/>
          <w:sz w:val="24"/>
          <w:szCs w:val="24"/>
          <w:lang w:val="en-US"/>
        </w:rPr>
        <w:t>Baseline</w:t>
      </w:r>
      <w:r w:rsidR="004440AF" w:rsidRPr="00003035">
        <w:rPr>
          <w:rFonts w:ascii="Times New Roman" w:hAnsi="Times New Roman" w:cs="Times New Roman"/>
          <w:sz w:val="24"/>
          <w:szCs w:val="24"/>
          <w:lang w:val="en-US"/>
        </w:rPr>
        <w:t xml:space="preserve">. </w:t>
      </w:r>
      <w:r w:rsidR="004B7476" w:rsidRPr="00003035">
        <w:rPr>
          <w:rFonts w:ascii="Times New Roman" w:hAnsi="Times New Roman" w:cs="Times New Roman"/>
          <w:sz w:val="24"/>
          <w:szCs w:val="24"/>
          <w:lang w:val="en-US"/>
        </w:rPr>
        <w:t xml:space="preserve">In the baseline </w:t>
      </w:r>
      <w:r w:rsidR="00BE4BA8" w:rsidRPr="00003035">
        <w:rPr>
          <w:rFonts w:ascii="Times New Roman" w:hAnsi="Times New Roman" w:cs="Times New Roman"/>
          <w:sz w:val="24"/>
          <w:szCs w:val="24"/>
          <w:lang w:val="en-US"/>
        </w:rPr>
        <w:t>task</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1B</w:t>
      </w:r>
      <w:r w:rsidR="00731C67" w:rsidRPr="00003035">
        <w:rPr>
          <w:rFonts w:ascii="Times New Roman" w:hAnsi="Times New Roman" w:cs="Times New Roman"/>
          <w:sz w:val="24"/>
          <w:szCs w:val="24"/>
          <w:lang w:val="en-US"/>
        </w:rPr>
        <w:t>)</w:t>
      </w:r>
      <w:r w:rsidR="004B7476"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all</w:t>
      </w:r>
      <w:r w:rsidR="004B7476" w:rsidRPr="00003035">
        <w:rPr>
          <w:rFonts w:ascii="Times New Roman" w:hAnsi="Times New Roman" w:cs="Times New Roman"/>
          <w:sz w:val="24"/>
          <w:szCs w:val="24"/>
          <w:lang w:val="en-US"/>
        </w:rPr>
        <w:t xml:space="preserve"> targets were presented once without prior adaptation and participants classified them as either angry or fearful. Each trial started with a green fixation cross for 300ms. Then, the voice stimulus was played while the fixation cross remained on screen. After stimulus offset, a green question mark signaled the beginning of the response window and participants entered their response by pressing the key “F” for fearful and “J” for angry. If no response was entered withing 3000ms after voice offset,</w:t>
      </w:r>
      <w:r w:rsidR="007B0B7A" w:rsidRPr="00003035">
        <w:rPr>
          <w:rFonts w:ascii="Times New Roman" w:hAnsi="Times New Roman" w:cs="Times New Roman"/>
          <w:sz w:val="24"/>
          <w:szCs w:val="24"/>
          <w:lang w:val="en-US"/>
        </w:rPr>
        <w:t xml:space="preserve"> it was logged as omission and</w:t>
      </w:r>
      <w:r w:rsidR="004B7476" w:rsidRPr="00003035">
        <w:rPr>
          <w:rFonts w:ascii="Times New Roman" w:hAnsi="Times New Roman" w:cs="Times New Roman"/>
          <w:sz w:val="24"/>
          <w:szCs w:val="24"/>
          <w:lang w:val="en-US"/>
        </w:rPr>
        <w:t xml:space="preserve"> the final trial slide (500ms) comprised a feedback screen prompting for faster response (German: “Bitte reagieren Sie schneller”). Otherwise, a</w:t>
      </w:r>
      <w:r w:rsidR="007B0B7A" w:rsidRPr="00003035">
        <w:rPr>
          <w:rFonts w:ascii="Times New Roman" w:hAnsi="Times New Roman" w:cs="Times New Roman"/>
          <w:sz w:val="24"/>
          <w:szCs w:val="24"/>
          <w:lang w:val="en-US"/>
        </w:rPr>
        <w:t xml:space="preserve"> </w:t>
      </w:r>
      <w:r w:rsidR="004B7476" w:rsidRPr="00003035">
        <w:rPr>
          <w:rFonts w:ascii="Times New Roman" w:hAnsi="Times New Roman" w:cs="Times New Roman"/>
          <w:sz w:val="24"/>
          <w:szCs w:val="24"/>
          <w:lang w:val="en-US"/>
        </w:rPr>
        <w:t>black screen was shown instead.</w:t>
      </w:r>
      <w:r w:rsidR="007B0B7A" w:rsidRPr="00003035">
        <w:rPr>
          <w:rFonts w:ascii="Times New Roman" w:hAnsi="Times New Roman" w:cs="Times New Roman"/>
          <w:sz w:val="24"/>
          <w:szCs w:val="24"/>
          <w:lang w:val="en-US"/>
        </w:rPr>
        <w:t xml:space="preserve"> Then the next trial started. All 112 targets were presented once in randomized order, in two blocks of 56 trials</w:t>
      </w:r>
      <w:r w:rsidR="001B44E5">
        <w:rPr>
          <w:rFonts w:ascii="Times New Roman" w:hAnsi="Times New Roman" w:cs="Times New Roman"/>
          <w:sz w:val="24"/>
          <w:szCs w:val="24"/>
          <w:lang w:val="en-US"/>
        </w:rPr>
        <w:t xml:space="preserve"> each</w:t>
      </w:r>
      <w:r w:rsidR="007B0B7A" w:rsidRPr="00003035">
        <w:rPr>
          <w:rFonts w:ascii="Times New Roman" w:hAnsi="Times New Roman" w:cs="Times New Roman"/>
          <w:sz w:val="24"/>
          <w:szCs w:val="24"/>
          <w:lang w:val="en-US"/>
        </w:rPr>
        <w:t xml:space="preserve"> with a self-paced break in the middle. To acquaint participants with the experimental procedure, they first performed 5 practice trials.</w:t>
      </w:r>
    </w:p>
    <w:p w14:paraId="5AEDAA77" w14:textId="33F57FF7" w:rsidR="007B0B7A"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b/>
          <w:bCs/>
          <w:sz w:val="24"/>
          <w:szCs w:val="24"/>
          <w:lang w:val="en-US"/>
        </w:rPr>
        <w:tab/>
      </w:r>
      <w:r w:rsidR="007B0B7A" w:rsidRPr="00003035">
        <w:rPr>
          <w:rFonts w:ascii="Times New Roman" w:hAnsi="Times New Roman" w:cs="Times New Roman"/>
          <w:b/>
          <w:bCs/>
          <w:sz w:val="24"/>
          <w:szCs w:val="24"/>
          <w:lang w:val="en-US"/>
        </w:rPr>
        <w:t xml:space="preserve">Adaptation. </w:t>
      </w:r>
      <w:r w:rsidR="008611DD" w:rsidRPr="00003035">
        <w:rPr>
          <w:rFonts w:ascii="Times New Roman" w:hAnsi="Times New Roman" w:cs="Times New Roman"/>
          <w:sz w:val="24"/>
          <w:szCs w:val="24"/>
          <w:lang w:val="en-US"/>
        </w:rPr>
        <w:t>After completing the baseline task, participants completed two adaptation blocks. In one adaptation block, participants adapted to angry-</w:t>
      </w:r>
      <w:r w:rsidR="00BE4BA8" w:rsidRPr="00003035">
        <w:rPr>
          <w:rFonts w:ascii="Times New Roman" w:hAnsi="Times New Roman" w:cs="Times New Roman"/>
          <w:sz w:val="24"/>
          <w:szCs w:val="24"/>
          <w:lang w:val="en-US"/>
        </w:rPr>
        <w:t>fe</w:t>
      </w:r>
      <w:r w:rsidR="008611DD" w:rsidRPr="00003035">
        <w:rPr>
          <w:rFonts w:ascii="Times New Roman" w:hAnsi="Times New Roman" w:cs="Times New Roman"/>
          <w:sz w:val="24"/>
          <w:szCs w:val="24"/>
          <w:lang w:val="en-US"/>
        </w:rPr>
        <w:t>male and fearful-male voices. In the other one, the combination was reversed: angry-male and fearful-</w:t>
      </w:r>
      <w:r w:rsidR="00BE4BA8" w:rsidRPr="00003035">
        <w:rPr>
          <w:rFonts w:ascii="Times New Roman" w:hAnsi="Times New Roman" w:cs="Times New Roman"/>
          <w:sz w:val="24"/>
          <w:szCs w:val="24"/>
          <w:lang w:val="en-US"/>
        </w:rPr>
        <w:t>fe</w:t>
      </w:r>
      <w:r w:rsidR="008611DD" w:rsidRPr="00003035">
        <w:rPr>
          <w:rFonts w:ascii="Times New Roman" w:hAnsi="Times New Roman" w:cs="Times New Roman"/>
          <w:sz w:val="24"/>
          <w:szCs w:val="24"/>
          <w:lang w:val="en-US"/>
        </w:rPr>
        <w:t>male</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C</w:t>
      </w:r>
      <w:r w:rsidR="00731C67" w:rsidRPr="00003035">
        <w:rPr>
          <w:rFonts w:ascii="Times New Roman" w:hAnsi="Times New Roman" w:cs="Times New Roman"/>
          <w:sz w:val="24"/>
          <w:szCs w:val="24"/>
          <w:lang w:val="en-US"/>
        </w:rPr>
        <w:t>)</w:t>
      </w:r>
      <w:r w:rsidR="008611DD" w:rsidRPr="00003035">
        <w:rPr>
          <w:rFonts w:ascii="Times New Roman" w:hAnsi="Times New Roman" w:cs="Times New Roman"/>
          <w:sz w:val="24"/>
          <w:szCs w:val="24"/>
          <w:lang w:val="en-US"/>
        </w:rPr>
        <w:t xml:space="preserve">. Otherwise, both blocks were </w:t>
      </w:r>
      <w:r w:rsidR="00941505" w:rsidRPr="00003035">
        <w:rPr>
          <w:rFonts w:ascii="Times New Roman" w:hAnsi="Times New Roman" w:cs="Times New Roman"/>
          <w:sz w:val="24"/>
          <w:szCs w:val="24"/>
          <w:lang w:val="en-US"/>
        </w:rPr>
        <w:t>identical,</w:t>
      </w:r>
      <w:r w:rsidR="008611DD" w:rsidRPr="00003035">
        <w:rPr>
          <w:rFonts w:ascii="Times New Roman" w:hAnsi="Times New Roman" w:cs="Times New Roman"/>
          <w:sz w:val="24"/>
          <w:szCs w:val="24"/>
          <w:lang w:val="en-US"/>
        </w:rPr>
        <w:t xml:space="preserve"> and it was counterbalanced between participants which one came first.  Each block consisted of an adaptation phase and a response phase. </w:t>
      </w:r>
      <w:r w:rsidR="00F7153A" w:rsidRPr="00003035">
        <w:rPr>
          <w:rFonts w:ascii="Times New Roman" w:hAnsi="Times New Roman" w:cs="Times New Roman"/>
          <w:sz w:val="24"/>
          <w:szCs w:val="24"/>
          <w:lang w:val="en-US"/>
        </w:rPr>
        <w:t xml:space="preserve">During the </w:t>
      </w:r>
      <w:r w:rsidR="00F7153A" w:rsidRPr="00003035">
        <w:rPr>
          <w:rFonts w:ascii="Times New Roman" w:hAnsi="Times New Roman" w:cs="Times New Roman"/>
          <w:sz w:val="24"/>
          <w:szCs w:val="24"/>
          <w:lang w:val="en-US"/>
        </w:rPr>
        <w:lastRenderedPageBreak/>
        <w:t>adaptation phase</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D</w:t>
      </w:r>
      <w:r w:rsidR="00731C67" w:rsidRPr="00003035">
        <w:rPr>
          <w:rFonts w:ascii="Times New Roman" w:hAnsi="Times New Roman" w:cs="Times New Roman"/>
          <w:sz w:val="24"/>
          <w:szCs w:val="24"/>
          <w:lang w:val="en-US"/>
        </w:rPr>
        <w:t>)</w:t>
      </w:r>
      <w:r w:rsidR="00F7153A" w:rsidRPr="00003035">
        <w:rPr>
          <w:rFonts w:ascii="Times New Roman" w:hAnsi="Times New Roman" w:cs="Times New Roman"/>
          <w:sz w:val="24"/>
          <w:szCs w:val="24"/>
          <w:lang w:val="en-US"/>
        </w:rPr>
        <w:t xml:space="preserve">, 16 adaptor stimuli (4 speakers × 4 pseudowords) were presented in random order with a red fixation cross on the computer screen and an interstimulus interval of 400 ms. Participants were instructed to listen attentively. Note that exactly half of the adaptor stimuli were fearful and the other half was angry but always tied to a speaker </w:t>
      </w:r>
      <w:r w:rsidR="00104FF2" w:rsidRPr="00003035">
        <w:rPr>
          <w:rFonts w:ascii="Times New Roman" w:hAnsi="Times New Roman" w:cs="Times New Roman"/>
          <w:sz w:val="24"/>
          <w:szCs w:val="24"/>
          <w:lang w:val="en-US"/>
        </w:rPr>
        <w:t>gender</w:t>
      </w:r>
      <w:r w:rsidR="00F7153A" w:rsidRPr="00003035">
        <w:rPr>
          <w:rFonts w:ascii="Times New Roman" w:hAnsi="Times New Roman" w:cs="Times New Roman"/>
          <w:sz w:val="24"/>
          <w:szCs w:val="24"/>
          <w:lang w:val="en-US"/>
        </w:rPr>
        <w:t xml:space="preserve">: either all female voices sounded </w:t>
      </w:r>
      <w:r w:rsidR="00AE73EF" w:rsidRPr="00003035">
        <w:rPr>
          <w:rFonts w:ascii="Times New Roman" w:hAnsi="Times New Roman" w:cs="Times New Roman"/>
          <w:sz w:val="24"/>
          <w:szCs w:val="24"/>
          <w:lang w:val="en-US"/>
        </w:rPr>
        <w:t>angry,</w:t>
      </w:r>
      <w:r w:rsidR="00F7153A" w:rsidRPr="00003035">
        <w:rPr>
          <w:rFonts w:ascii="Times New Roman" w:hAnsi="Times New Roman" w:cs="Times New Roman"/>
          <w:sz w:val="24"/>
          <w:szCs w:val="24"/>
          <w:lang w:val="en-US"/>
        </w:rPr>
        <w:t xml:space="preserve"> and all male voices sounded fearful or vice versa.  After the adaptation phase, the response phase started, which was signaled by a message (“Now it starts”</w:t>
      </w:r>
      <w:r w:rsidR="00480DD7" w:rsidRPr="00003035">
        <w:rPr>
          <w:rFonts w:ascii="Times New Roman" w:hAnsi="Times New Roman" w:cs="Times New Roman"/>
          <w:sz w:val="24"/>
          <w:szCs w:val="24"/>
          <w:lang w:val="en-US"/>
        </w:rPr>
        <w:t>, German: “Jetzt geht es los!”</w:t>
      </w:r>
      <w:r w:rsidR="00F7153A" w:rsidRPr="00003035">
        <w:rPr>
          <w:rFonts w:ascii="Times New Roman" w:hAnsi="Times New Roman" w:cs="Times New Roman"/>
          <w:sz w:val="24"/>
          <w:szCs w:val="24"/>
          <w:lang w:val="en-US"/>
        </w:rPr>
        <w:t>) in</w:t>
      </w:r>
      <w:r w:rsidR="00480DD7" w:rsidRPr="00003035">
        <w:rPr>
          <w:rFonts w:ascii="Times New Roman" w:hAnsi="Times New Roman" w:cs="Times New Roman"/>
          <w:sz w:val="24"/>
          <w:szCs w:val="24"/>
          <w:lang w:val="en-US"/>
        </w:rPr>
        <w:t xml:space="preserve"> green</w:t>
      </w:r>
      <w:r w:rsidR="00F7153A" w:rsidRPr="00003035">
        <w:rPr>
          <w:rFonts w:ascii="Times New Roman" w:hAnsi="Times New Roman" w:cs="Times New Roman"/>
          <w:sz w:val="24"/>
          <w:szCs w:val="24"/>
          <w:lang w:val="en-US"/>
        </w:rPr>
        <w:t xml:space="preserve"> font for 3000 ms.</w:t>
      </w:r>
      <w:r w:rsidR="00480DD7" w:rsidRPr="00003035">
        <w:rPr>
          <w:rFonts w:ascii="Times New Roman" w:hAnsi="Times New Roman" w:cs="Times New Roman"/>
          <w:sz w:val="24"/>
          <w:szCs w:val="24"/>
          <w:lang w:val="en-US"/>
        </w:rPr>
        <w:t xml:space="preserve"> The response phase was almost identical to the baseline task</w:t>
      </w:r>
      <w:r w:rsidR="00A67827" w:rsidRPr="00003035">
        <w:rPr>
          <w:rFonts w:ascii="Times New Roman" w:hAnsi="Times New Roman" w:cs="Times New Roman"/>
          <w:sz w:val="24"/>
          <w:szCs w:val="24"/>
          <w:lang w:val="en-US"/>
        </w:rPr>
        <w:t xml:space="preserve"> (</w:t>
      </w:r>
      <w:r w:rsidR="00A6782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E</w:t>
      </w:r>
      <w:r w:rsidR="00A67827" w:rsidRPr="00003035">
        <w:rPr>
          <w:rFonts w:ascii="Times New Roman" w:hAnsi="Times New Roman" w:cs="Times New Roman"/>
          <w:sz w:val="24"/>
          <w:szCs w:val="24"/>
          <w:lang w:val="en-US"/>
        </w:rPr>
        <w:t>)</w:t>
      </w:r>
      <w:r w:rsidR="00480DD7" w:rsidRPr="00003035">
        <w:rPr>
          <w:rFonts w:ascii="Times New Roman" w:hAnsi="Times New Roman" w:cs="Times New Roman"/>
          <w:sz w:val="24"/>
          <w:szCs w:val="24"/>
          <w:lang w:val="en-US"/>
        </w:rPr>
        <w:t xml:space="preserve">: all targets were presented </w:t>
      </w:r>
      <w:r w:rsidR="00AE73EF" w:rsidRPr="00003035">
        <w:rPr>
          <w:rFonts w:ascii="Times New Roman" w:hAnsi="Times New Roman" w:cs="Times New Roman"/>
          <w:sz w:val="24"/>
          <w:szCs w:val="24"/>
          <w:lang w:val="en-US"/>
        </w:rPr>
        <w:t xml:space="preserve">once </w:t>
      </w:r>
      <w:r w:rsidR="00480DD7" w:rsidRPr="00003035">
        <w:rPr>
          <w:rFonts w:ascii="Times New Roman" w:hAnsi="Times New Roman" w:cs="Times New Roman"/>
          <w:sz w:val="24"/>
          <w:szCs w:val="24"/>
          <w:lang w:val="en-US"/>
        </w:rPr>
        <w:t xml:space="preserve">and participants classified them as fearful </w:t>
      </w:r>
      <w:r w:rsidR="00AE73EF" w:rsidRPr="00003035">
        <w:rPr>
          <w:rFonts w:ascii="Times New Roman" w:hAnsi="Times New Roman" w:cs="Times New Roman"/>
          <w:sz w:val="24"/>
          <w:szCs w:val="24"/>
          <w:lang w:val="en-US"/>
        </w:rPr>
        <w:t>or</w:t>
      </w:r>
      <w:r w:rsidR="00480DD7" w:rsidRPr="00003035">
        <w:rPr>
          <w:rFonts w:ascii="Times New Roman" w:hAnsi="Times New Roman" w:cs="Times New Roman"/>
          <w:sz w:val="24"/>
          <w:szCs w:val="24"/>
          <w:lang w:val="en-US"/>
        </w:rPr>
        <w:t xml:space="preserve"> angry by pressing the corresponding keys. However, every fourth trial, a red fixation cross appeared again, and two top-up adaptors were played. They were picked randomly, but one top-up adaptor was fearful, and the other one was angry, thus one was male and one was female (their specific combination depending on the adaptation block). </w:t>
      </w:r>
      <w:r w:rsidR="00197392" w:rsidRPr="00003035">
        <w:rPr>
          <w:rFonts w:ascii="Times New Roman" w:hAnsi="Times New Roman" w:cs="Times New Roman"/>
          <w:sz w:val="24"/>
          <w:szCs w:val="24"/>
          <w:lang w:val="en-US"/>
        </w:rPr>
        <w:t xml:space="preserve">Their order was randomized as well. The top-up adaptors were included </w:t>
      </w:r>
      <w:r w:rsidR="00480DD7" w:rsidRPr="00003035">
        <w:rPr>
          <w:rFonts w:ascii="Times New Roman" w:hAnsi="Times New Roman" w:cs="Times New Roman"/>
          <w:sz w:val="24"/>
          <w:szCs w:val="24"/>
          <w:lang w:val="en-US"/>
        </w:rPr>
        <w:t xml:space="preserve">to refresh the adaptation impression during the response phase. </w:t>
      </w:r>
      <w:r w:rsidR="00197392" w:rsidRPr="00003035">
        <w:rPr>
          <w:rFonts w:ascii="Times New Roman" w:hAnsi="Times New Roman" w:cs="Times New Roman"/>
          <w:sz w:val="24"/>
          <w:szCs w:val="24"/>
          <w:lang w:val="en-US"/>
        </w:rPr>
        <w:t xml:space="preserve">This procedure has been shown to elicit substantial perceptual aftereffects, while keeping experimental duration within reasonable limits </w:t>
      </w:r>
      <w:sdt>
        <w:sdtPr>
          <w:rPr>
            <w:rFonts w:ascii="Times New Roman" w:hAnsi="Times New Roman" w:cs="Times New Roman"/>
            <w:sz w:val="24"/>
            <w:szCs w:val="24"/>
            <w:lang w:val="en-US"/>
          </w:rPr>
          <w:alias w:val="To edit, see citavi.com/edit"/>
          <w:tag w:val="CitaviPlaceholder#04326d3f-6b51-4f57-8916-97a7c33f9c07"/>
          <w:id w:val="995772585"/>
          <w:placeholder>
            <w:docPart w:val="DefaultPlaceholder_-1854013440"/>
          </w:placeholder>
        </w:sdtPr>
        <w:sdtContent>
          <w:r w:rsidR="00197392"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ZWUxMDQxLWJhOWMtNDM1NC05MjVlLTJiZWVmNGU2ZjVjMC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wOVQxODo0MjoxMy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A0MzI2ZDNmLTZiNTEtNGY1Ny04OTE2LTk3YTdjMzNmOWMwNyIsIlRleHQiOiIoTnVzc2JhdW0sIHZvbiBFaWZmLCBldCBhbC4sIDIwMjIpIiwiV0FJVmVyc2lvbiI6IjYuMTEuMC4wIn0=}</w:instrText>
          </w:r>
          <w:r w:rsidR="00197392"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 2022)</w:t>
          </w:r>
          <w:r w:rsidR="00197392" w:rsidRPr="00003035">
            <w:rPr>
              <w:rFonts w:ascii="Times New Roman" w:hAnsi="Times New Roman" w:cs="Times New Roman"/>
              <w:sz w:val="24"/>
              <w:szCs w:val="24"/>
              <w:lang w:val="en-US"/>
            </w:rPr>
            <w:fldChar w:fldCharType="end"/>
          </w:r>
        </w:sdtContent>
      </w:sdt>
      <w:r w:rsidR="00197392" w:rsidRPr="00003035">
        <w:rPr>
          <w:rFonts w:ascii="Times New Roman" w:hAnsi="Times New Roman" w:cs="Times New Roman"/>
          <w:sz w:val="24"/>
          <w:szCs w:val="24"/>
          <w:lang w:val="en-US"/>
        </w:rPr>
        <w:t>. In each adaptation block, participants classified all 112 targets, again split into 56 trials with a break in between. As there were two adaptation blocks, participants performed 224 trials in total.  Before, participants practiced this task with 6 stimuli in the adaptation phase and 12 trials in the response phase.</w:t>
      </w:r>
    </w:p>
    <w:p w14:paraId="553B0BD7" w14:textId="04544FD9" w:rsidR="00197392"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197392" w:rsidRPr="00003035">
        <w:rPr>
          <w:rFonts w:ascii="Times New Roman" w:hAnsi="Times New Roman" w:cs="Times New Roman"/>
          <w:sz w:val="24"/>
          <w:szCs w:val="24"/>
          <w:lang w:val="en-US"/>
        </w:rPr>
        <w:t>After the experiment, participants indicated whether all sounds were played correctly, and whether they understood all instruction</w:t>
      </w:r>
      <w:r w:rsidR="00AE73EF" w:rsidRPr="00003035">
        <w:rPr>
          <w:rFonts w:ascii="Times New Roman" w:hAnsi="Times New Roman" w:cs="Times New Roman"/>
          <w:sz w:val="24"/>
          <w:szCs w:val="24"/>
          <w:lang w:val="en-US"/>
        </w:rPr>
        <w:t>s</w:t>
      </w:r>
      <w:r w:rsidR="00197392" w:rsidRPr="00003035">
        <w:rPr>
          <w:rFonts w:ascii="Times New Roman" w:hAnsi="Times New Roman" w:cs="Times New Roman"/>
          <w:sz w:val="24"/>
          <w:szCs w:val="24"/>
          <w:lang w:val="en-US"/>
        </w:rPr>
        <w:t xml:space="preserve">. Furthermore, they answered a few </w:t>
      </w:r>
      <w:r w:rsidR="00DD7AEC" w:rsidRPr="00003035">
        <w:rPr>
          <w:rFonts w:ascii="Times New Roman" w:hAnsi="Times New Roman" w:cs="Times New Roman"/>
          <w:sz w:val="24"/>
          <w:szCs w:val="24"/>
          <w:lang w:val="en-US"/>
        </w:rPr>
        <w:t>exploratory questions</w:t>
      </w:r>
      <w:r w:rsidR="00197392" w:rsidRPr="00003035">
        <w:rPr>
          <w:rFonts w:ascii="Times New Roman" w:hAnsi="Times New Roman" w:cs="Times New Roman"/>
          <w:sz w:val="24"/>
          <w:szCs w:val="24"/>
          <w:lang w:val="en-US"/>
        </w:rPr>
        <w:t xml:space="preserve"> about their </w:t>
      </w:r>
      <w:r w:rsidR="00F92E81" w:rsidRPr="00003035">
        <w:rPr>
          <w:rFonts w:ascii="Times New Roman" w:hAnsi="Times New Roman" w:cs="Times New Roman"/>
          <w:sz w:val="24"/>
          <w:szCs w:val="24"/>
          <w:lang w:val="en-US"/>
        </w:rPr>
        <w:t xml:space="preserve">self-rated voice perception abilities, their commitment to the experimental task and potential strategies. Overall duration of the study was about 30 minutes. </w:t>
      </w:r>
    </w:p>
    <w:p w14:paraId="3B638125" w14:textId="64913756" w:rsidR="00F92E81" w:rsidRPr="00003035" w:rsidRDefault="00F92E81"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Data analysis</w:t>
      </w:r>
    </w:p>
    <w:p w14:paraId="740693DD" w14:textId="6E73575F" w:rsidR="00F92E81"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F92E81" w:rsidRPr="00003035">
        <w:rPr>
          <w:rFonts w:ascii="Times New Roman" w:hAnsi="Times New Roman" w:cs="Times New Roman"/>
          <w:sz w:val="24"/>
          <w:szCs w:val="24"/>
          <w:lang w:val="en-US"/>
        </w:rPr>
        <w:t xml:space="preserve">Data were analyzed using R version </w:t>
      </w:r>
      <w:r w:rsidR="00432CA2" w:rsidRPr="00003035">
        <w:rPr>
          <w:rFonts w:ascii="Times New Roman" w:hAnsi="Times New Roman" w:cs="Times New Roman"/>
          <w:sz w:val="24"/>
          <w:szCs w:val="24"/>
          <w:lang w:val="en-US"/>
        </w:rPr>
        <w:t>4.5.0</w:t>
      </w:r>
      <w:r w:rsidR="00F92E81"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1269ee2-ef72-47f3-8142-47f24fbaf8de"/>
          <w:id w:val="1471947429"/>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ZTg5MTFhLThkMWMtNGZmYy04YmU5LWEzZWMzZmNiM2IwYSIsIlJhbmdlTGVuZ3RoIjoxOSwiUmVmZXJlbmNlSWQiOiI3YjdkYjlhZS0yYzFiLTQ3ODAtYWFkZS03NjM4MjVlNjQ4Y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aHR0cHM6Ly93d3cuUi1wcm9qZWN0Lm9yZy8iLCJVcmlTdHJpbmciOiJodHRwczovL3d3dy5yLXByb2plY3Qub3JnL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}</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(R Core Team, 2025)</w:t>
          </w:r>
          <w:r w:rsidR="00392452" w:rsidRPr="00003035">
            <w:rPr>
              <w:rFonts w:ascii="Times New Roman" w:hAnsi="Times New Roman" w:cs="Times New Roman"/>
              <w:sz w:val="24"/>
              <w:szCs w:val="24"/>
              <w:lang w:val="en-US"/>
            </w:rPr>
            <w:fldChar w:fldCharType="end"/>
          </w:r>
        </w:sdtContent>
      </w:sdt>
      <w:r w:rsidR="00F92E81" w:rsidRPr="00003035">
        <w:rPr>
          <w:rFonts w:ascii="Times New Roman" w:hAnsi="Times New Roman" w:cs="Times New Roman"/>
          <w:sz w:val="24"/>
          <w:szCs w:val="24"/>
          <w:lang w:val="en-US"/>
        </w:rPr>
        <w:t>. Errors of omission (</w:t>
      </w:r>
      <w:r w:rsidR="00432CA2" w:rsidRPr="00003035">
        <w:rPr>
          <w:rFonts w:ascii="Times New Roman" w:hAnsi="Times New Roman" w:cs="Times New Roman"/>
          <w:sz w:val="24"/>
          <w:szCs w:val="24"/>
          <w:lang w:val="en-US"/>
        </w:rPr>
        <w:t>&lt;1% in the baseline and &lt;0.5% in the adaptation</w:t>
      </w:r>
      <w:r w:rsidR="00AE19EE">
        <w:rPr>
          <w:rFonts w:ascii="Times New Roman" w:hAnsi="Times New Roman" w:cs="Times New Roman"/>
          <w:sz w:val="24"/>
          <w:szCs w:val="24"/>
          <w:lang w:val="en-US"/>
        </w:rPr>
        <w:t xml:space="preserve"> condition</w:t>
      </w:r>
      <w:r w:rsidR="00F92E81" w:rsidRPr="00003035">
        <w:rPr>
          <w:rFonts w:ascii="Times New Roman" w:hAnsi="Times New Roman" w:cs="Times New Roman"/>
          <w:sz w:val="24"/>
          <w:szCs w:val="24"/>
          <w:lang w:val="en-US"/>
        </w:rPr>
        <w:t xml:space="preserve">) were </w:t>
      </w:r>
      <w:r w:rsidR="000C50A9">
        <w:rPr>
          <w:rFonts w:ascii="Times New Roman" w:hAnsi="Times New Roman" w:cs="Times New Roman"/>
          <w:sz w:val="24"/>
          <w:szCs w:val="24"/>
          <w:lang w:val="en-US"/>
        </w:rPr>
        <w:t>omitted</w:t>
      </w:r>
      <w:r w:rsidR="00F92E81" w:rsidRPr="00003035">
        <w:rPr>
          <w:rFonts w:ascii="Times New Roman" w:hAnsi="Times New Roman" w:cs="Times New Roman"/>
          <w:sz w:val="24"/>
          <w:szCs w:val="24"/>
          <w:lang w:val="en-US"/>
        </w:rPr>
        <w:t xml:space="preserve"> from the data</w:t>
      </w:r>
      <w:r w:rsidR="00432CA2" w:rsidRPr="00003035">
        <w:rPr>
          <w:rFonts w:ascii="Times New Roman" w:hAnsi="Times New Roman" w:cs="Times New Roman"/>
          <w:sz w:val="24"/>
          <w:szCs w:val="24"/>
          <w:lang w:val="en-US"/>
        </w:rPr>
        <w:t xml:space="preserve"> and participants with more than 5% of such omissions were excluded from data analysis (see above)</w:t>
      </w:r>
      <w:r w:rsidR="00F92E81" w:rsidRPr="00003035">
        <w:rPr>
          <w:rFonts w:ascii="Times New Roman" w:hAnsi="Times New Roman" w:cs="Times New Roman"/>
          <w:sz w:val="24"/>
          <w:szCs w:val="24"/>
          <w:lang w:val="en-US"/>
        </w:rPr>
        <w:t xml:space="preserve">. </w:t>
      </w:r>
      <w:r w:rsidR="00432CA2" w:rsidRPr="00003035">
        <w:rPr>
          <w:rFonts w:ascii="Times New Roman" w:hAnsi="Times New Roman" w:cs="Times New Roman"/>
          <w:sz w:val="24"/>
          <w:szCs w:val="24"/>
          <w:lang w:val="en-US"/>
        </w:rPr>
        <w:t>In the first step, the response in each trial (i.e. the classification as angry</w:t>
      </w:r>
      <w:r w:rsidR="00112BAD" w:rsidRPr="00003035">
        <w:rPr>
          <w:rFonts w:ascii="Times New Roman" w:hAnsi="Times New Roman" w:cs="Times New Roman"/>
          <w:sz w:val="24"/>
          <w:szCs w:val="24"/>
          <w:lang w:val="en-US"/>
        </w:rPr>
        <w:t xml:space="preserve"> = 1 or fearful = 0</w:t>
      </w:r>
      <w:r w:rsidR="00432CA2" w:rsidRPr="00003035">
        <w:rPr>
          <w:rFonts w:ascii="Times New Roman" w:hAnsi="Times New Roman" w:cs="Times New Roman"/>
          <w:sz w:val="24"/>
          <w:szCs w:val="24"/>
          <w:lang w:val="en-US"/>
        </w:rPr>
        <w:t>) was modeled using a multilevel logistic regression using the glmer-command of the lme4 package</w:t>
      </w:r>
      <w:r w:rsidR="00392452"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5f4ca3-1af1-4857-8a83-fecef9bd3192"/>
          <w:id w:val="944126066"/>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ZDQ4M2I1LTI4N2ItNDM3NC04NDI3LWM0ZTJhMDllMjA3NyIsIlJhbmdlTGVuZ3RoIjoyMCwiUmVmZXJlbmNlSWQiOiJlODdhNDE2NS1kZDBjLTQ1MmMtOWEyNy1hM2ZmYjcwYjRmZW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}</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(Bates et al., 2009)</w:t>
          </w:r>
          <w:r w:rsidR="00392452" w:rsidRPr="00003035">
            <w:rPr>
              <w:rFonts w:ascii="Times New Roman" w:hAnsi="Times New Roman" w:cs="Times New Roman"/>
              <w:sz w:val="24"/>
              <w:szCs w:val="24"/>
              <w:lang w:val="en-US"/>
            </w:rPr>
            <w:fldChar w:fldCharType="end"/>
          </w:r>
        </w:sdtContent>
      </w:sdt>
      <w:r w:rsidR="00432CA2" w:rsidRPr="00003035">
        <w:rPr>
          <w:rFonts w:ascii="Times New Roman" w:hAnsi="Times New Roman" w:cs="Times New Roman"/>
          <w:sz w:val="24"/>
          <w:szCs w:val="24"/>
          <w:lang w:val="en-US"/>
        </w:rPr>
        <w:t>, with a binominal distribution, a logit-link function and Laplace approximation. Predictor variables were target morph level (</w:t>
      </w:r>
      <w:r w:rsidR="00817752" w:rsidRPr="00003035">
        <w:rPr>
          <w:rFonts w:ascii="Times New Roman" w:hAnsi="Times New Roman" w:cs="Times New Roman"/>
          <w:sz w:val="24"/>
          <w:szCs w:val="24"/>
          <w:lang w:val="en-US"/>
        </w:rPr>
        <w:t xml:space="preserve">tML, </w:t>
      </w:r>
      <w:r w:rsidR="00432CA2" w:rsidRPr="00003035">
        <w:rPr>
          <w:rFonts w:ascii="Times New Roman" w:hAnsi="Times New Roman" w:cs="Times New Roman"/>
          <w:sz w:val="24"/>
          <w:szCs w:val="24"/>
          <w:lang w:val="en-US"/>
        </w:rPr>
        <w:t xml:space="preserve">20-80%, z-standardized for model estimation), speaker </w:t>
      </w:r>
      <w:r w:rsidR="00104FF2" w:rsidRPr="00003035">
        <w:rPr>
          <w:rFonts w:ascii="Times New Roman" w:hAnsi="Times New Roman" w:cs="Times New Roman"/>
          <w:sz w:val="24"/>
          <w:szCs w:val="24"/>
          <w:lang w:val="en-US"/>
        </w:rPr>
        <w:t>gender</w:t>
      </w:r>
      <w:r w:rsidR="00432CA2" w:rsidRPr="00003035">
        <w:rPr>
          <w:rFonts w:ascii="Times New Roman" w:hAnsi="Times New Roman" w:cs="Times New Roman"/>
          <w:sz w:val="24"/>
          <w:szCs w:val="24"/>
          <w:lang w:val="en-US"/>
        </w:rPr>
        <w:t xml:space="preserve"> (</w:t>
      </w:r>
      <w:r w:rsidR="00817752" w:rsidRPr="00003035">
        <w:rPr>
          <w:rFonts w:ascii="Times New Roman" w:hAnsi="Times New Roman" w:cs="Times New Roman"/>
          <w:sz w:val="24"/>
          <w:szCs w:val="24"/>
          <w:lang w:val="en-US"/>
        </w:rPr>
        <w:t>Sp</w:t>
      </w:r>
      <w:r w:rsidR="00104FF2" w:rsidRPr="00003035">
        <w:rPr>
          <w:rFonts w:ascii="Times New Roman" w:hAnsi="Times New Roman" w:cs="Times New Roman"/>
          <w:sz w:val="24"/>
          <w:szCs w:val="24"/>
          <w:lang w:val="en-US"/>
        </w:rPr>
        <w:t>Gender</w:t>
      </w:r>
      <w:r w:rsidR="00817752" w:rsidRPr="00003035">
        <w:rPr>
          <w:rFonts w:ascii="Times New Roman" w:hAnsi="Times New Roman" w:cs="Times New Roman"/>
          <w:sz w:val="24"/>
          <w:szCs w:val="24"/>
          <w:lang w:val="en-US"/>
        </w:rPr>
        <w:t xml:space="preserve">, </w:t>
      </w:r>
      <w:r w:rsidR="00432CA2" w:rsidRPr="00003035">
        <w:rPr>
          <w:rFonts w:ascii="Times New Roman" w:hAnsi="Times New Roman" w:cs="Times New Roman"/>
          <w:sz w:val="24"/>
          <w:szCs w:val="24"/>
          <w:lang w:val="en-US"/>
        </w:rPr>
        <w:t>female, male), and adaptation condition (</w:t>
      </w:r>
      <w:r w:rsidR="00392452" w:rsidRPr="00003035">
        <w:rPr>
          <w:rFonts w:ascii="Times New Roman" w:hAnsi="Times New Roman" w:cs="Times New Roman"/>
          <w:sz w:val="24"/>
          <w:szCs w:val="24"/>
          <w:lang w:val="en-US"/>
        </w:rPr>
        <w:t>AdaptCond</w:t>
      </w:r>
      <w:r w:rsidR="00432CA2" w:rsidRPr="00003035">
        <w:rPr>
          <w:rFonts w:ascii="Times New Roman" w:hAnsi="Times New Roman" w:cs="Times New Roman"/>
          <w:sz w:val="24"/>
          <w:szCs w:val="24"/>
          <w:lang w:val="en-US"/>
        </w:rPr>
        <w:t xml:space="preserve">1: female-angry and male-fearful; </w:t>
      </w:r>
      <w:r w:rsidR="00392452" w:rsidRPr="00003035">
        <w:rPr>
          <w:rFonts w:ascii="Times New Roman" w:hAnsi="Times New Roman" w:cs="Times New Roman"/>
          <w:sz w:val="24"/>
          <w:szCs w:val="24"/>
          <w:lang w:val="en-US"/>
        </w:rPr>
        <w:t>AdaptCond</w:t>
      </w:r>
      <w:r w:rsidR="00432CA2" w:rsidRPr="00003035">
        <w:rPr>
          <w:rFonts w:ascii="Times New Roman" w:hAnsi="Times New Roman" w:cs="Times New Roman"/>
          <w:sz w:val="24"/>
          <w:szCs w:val="24"/>
          <w:lang w:val="en-US"/>
        </w:rPr>
        <w:t xml:space="preserve">2: male-angry and </w:t>
      </w:r>
      <w:r w:rsidR="000214B4" w:rsidRPr="00003035">
        <w:rPr>
          <w:rFonts w:ascii="Times New Roman" w:hAnsi="Times New Roman" w:cs="Times New Roman"/>
          <w:sz w:val="24"/>
          <w:szCs w:val="24"/>
          <w:lang w:val="en-US"/>
        </w:rPr>
        <w:t>fe</w:t>
      </w:r>
      <w:r w:rsidR="00432CA2" w:rsidRPr="00003035">
        <w:rPr>
          <w:rFonts w:ascii="Times New Roman" w:hAnsi="Times New Roman" w:cs="Times New Roman"/>
          <w:sz w:val="24"/>
          <w:szCs w:val="24"/>
          <w:lang w:val="en-US"/>
        </w:rPr>
        <w:t>male-fearful).</w:t>
      </w:r>
      <w:r w:rsidR="00817752" w:rsidRPr="00003035">
        <w:rPr>
          <w:rFonts w:ascii="Times New Roman" w:hAnsi="Times New Roman" w:cs="Times New Roman"/>
          <w:sz w:val="24"/>
          <w:szCs w:val="24"/>
          <w:lang w:val="en-US"/>
        </w:rPr>
        <w:t xml:space="preserve"> Random effects were estimated for each speaker identity (SpID) and participant. Goodness-of-fit evaluation was based on the Akaike information criterion (AIC) and visual inspection of the data. Differences in the AIC between models were tested for significance using χ²-tests. Th</w:t>
      </w:r>
      <w:r w:rsidR="00532FEA" w:rsidRPr="00003035">
        <w:rPr>
          <w:rFonts w:ascii="Times New Roman" w:hAnsi="Times New Roman" w:cs="Times New Roman"/>
          <w:sz w:val="24"/>
          <w:szCs w:val="24"/>
          <w:lang w:val="en-US"/>
        </w:rPr>
        <w:t>is resulted in</w:t>
      </w:r>
      <w:r w:rsidR="00817752" w:rsidRPr="00003035">
        <w:rPr>
          <w:rFonts w:ascii="Times New Roman" w:hAnsi="Times New Roman" w:cs="Times New Roman"/>
          <w:sz w:val="24"/>
          <w:szCs w:val="24"/>
          <w:lang w:val="en-US"/>
        </w:rPr>
        <w:t xml:space="preserve"> the following model: </w:t>
      </w:r>
    </w:p>
    <w:p w14:paraId="44F9EB59" w14:textId="0EA436F4" w:rsidR="00817752" w:rsidRPr="00003035" w:rsidRDefault="009A7606"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17752" w:rsidRPr="00003035">
        <w:rPr>
          <w:rFonts w:ascii="Times New Roman" w:hAnsi="Times New Roman" w:cs="Times New Roman"/>
          <w:sz w:val="24"/>
          <w:szCs w:val="24"/>
          <w:lang w:val="en-US"/>
        </w:rPr>
        <w:t>Response</w:t>
      </w:r>
      <w:r w:rsidR="00817752" w:rsidRPr="00003035">
        <w:rPr>
          <w:rFonts w:ascii="Times New Roman" w:hAnsi="Times New Roman" w:cs="Times New Roman"/>
          <w:sz w:val="24"/>
          <w:szCs w:val="24"/>
          <w:vertAlign w:val="subscript"/>
          <w:lang w:val="en-US"/>
        </w:rPr>
        <w:t xml:space="preserve">angry/fearful </w:t>
      </w:r>
      <w:r w:rsidR="00817752" w:rsidRPr="00003035">
        <w:rPr>
          <w:rFonts w:ascii="Times New Roman" w:hAnsi="Times New Roman" w:cs="Times New Roman"/>
          <w:sz w:val="24"/>
          <w:szCs w:val="24"/>
          <w:lang w:val="en-US"/>
        </w:rPr>
        <w:t xml:space="preserve"> ~ tML * Sp</w:t>
      </w:r>
      <w:r w:rsidR="00104FF2" w:rsidRPr="00003035">
        <w:rPr>
          <w:rFonts w:ascii="Times New Roman" w:hAnsi="Times New Roman" w:cs="Times New Roman"/>
          <w:sz w:val="24"/>
          <w:szCs w:val="24"/>
          <w:lang w:val="en-US"/>
        </w:rPr>
        <w:t>Gender</w:t>
      </w:r>
      <w:r w:rsidR="00817752" w:rsidRPr="00003035">
        <w:rPr>
          <w:rFonts w:ascii="Times New Roman" w:hAnsi="Times New Roman" w:cs="Times New Roman"/>
          <w:sz w:val="24"/>
          <w:szCs w:val="24"/>
          <w:lang w:val="en-US"/>
        </w:rPr>
        <w:t xml:space="preserve"> * </w:t>
      </w:r>
      <w:r w:rsidR="00392452" w:rsidRPr="00003035">
        <w:rPr>
          <w:rFonts w:ascii="Times New Roman" w:hAnsi="Times New Roman" w:cs="Times New Roman"/>
          <w:sz w:val="24"/>
          <w:szCs w:val="24"/>
          <w:lang w:val="en-US"/>
        </w:rPr>
        <w:t>AdaptCond</w:t>
      </w:r>
      <w:r w:rsidR="00817752" w:rsidRPr="00003035">
        <w:rPr>
          <w:rFonts w:ascii="Times New Roman" w:hAnsi="Times New Roman" w:cs="Times New Roman"/>
          <w:sz w:val="24"/>
          <w:szCs w:val="24"/>
          <w:lang w:val="en-US"/>
        </w:rPr>
        <w:t xml:space="preserve"> + (1 | SpID) + (1 | Participant)</w:t>
      </w:r>
      <w:r w:rsidR="00C23408">
        <w:rPr>
          <w:rFonts w:ascii="Times New Roman" w:hAnsi="Times New Roman" w:cs="Times New Roman"/>
          <w:sz w:val="24"/>
          <w:szCs w:val="24"/>
          <w:lang w:val="en-US"/>
        </w:rPr>
        <w:t>.</w:t>
      </w:r>
    </w:p>
    <w:p w14:paraId="3A3247D4" w14:textId="6D7299F3" w:rsidR="009A7606" w:rsidRPr="00003035" w:rsidRDefault="00C23408" w:rsidP="00003035">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P</w:t>
      </w:r>
      <w:r w:rsidR="009A7606" w:rsidRPr="00003035">
        <w:rPr>
          <w:rFonts w:ascii="Times New Roman" w:hAnsi="Times New Roman" w:cs="Times New Roman"/>
          <w:sz w:val="24"/>
          <w:szCs w:val="24"/>
          <w:lang w:val="en-US"/>
        </w:rPr>
        <w:t xml:space="preserve">-values of main and interaction effects were calculated with the mixed-command from the afex-package </w:t>
      </w:r>
      <w:sdt>
        <w:sdtPr>
          <w:rPr>
            <w:rFonts w:ascii="Times New Roman" w:hAnsi="Times New Roman" w:cs="Times New Roman"/>
            <w:sz w:val="24"/>
            <w:szCs w:val="24"/>
            <w:lang w:val="en-US"/>
          </w:rPr>
          <w:alias w:val="To edit, see citavi.com/edit"/>
          <w:tag w:val="CitaviPlaceholder#23e925a8-4f2f-4b17-85d1-878529b17b54"/>
          <w:id w:val="1622574881"/>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NTcwNTlhLTE2YjQtNGNhZS1iMDU2LWRlY2YwYmYyODVlZiIsIlJhbmdlTGVuZ3RoIjoyMywiUmVmZXJlbmNlSWQiOiJjNmEwYTE2My0xZDE4LTQzYjMtOTRkOC1mOWM2NjIwMWE0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}</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(Singmann et al., 2015)</w:t>
          </w:r>
          <w:r w:rsidR="00392452" w:rsidRPr="00003035">
            <w:rPr>
              <w:rFonts w:ascii="Times New Roman" w:hAnsi="Times New Roman" w:cs="Times New Roman"/>
              <w:sz w:val="24"/>
              <w:szCs w:val="24"/>
              <w:lang w:val="en-US"/>
            </w:rPr>
            <w:fldChar w:fldCharType="end"/>
          </w:r>
        </w:sdtContent>
      </w:sdt>
      <w:r w:rsidR="009A7606" w:rsidRPr="00003035">
        <w:rPr>
          <w:rFonts w:ascii="Times New Roman" w:hAnsi="Times New Roman" w:cs="Times New Roman"/>
          <w:sz w:val="24"/>
          <w:szCs w:val="24"/>
          <w:lang w:val="en-US"/>
        </w:rPr>
        <w:t xml:space="preserve"> using a likelihood ratio test. Note that the data from the Baseline block were not included in this first analysis</w:t>
      </w:r>
      <w:r w:rsidR="0037330D">
        <w:rPr>
          <w:rFonts w:ascii="Times New Roman" w:hAnsi="Times New Roman" w:cs="Times New Roman"/>
          <w:sz w:val="24"/>
          <w:szCs w:val="24"/>
          <w:lang w:val="en-US"/>
        </w:rPr>
        <w:t>.</w:t>
      </w:r>
    </w:p>
    <w:p w14:paraId="0EECE39D" w14:textId="0FF552CD" w:rsidR="004440AF" w:rsidRPr="00003035" w:rsidRDefault="00532FE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9A7606" w:rsidRPr="00003035">
        <w:rPr>
          <w:rFonts w:ascii="Times New Roman" w:hAnsi="Times New Roman" w:cs="Times New Roman"/>
          <w:sz w:val="24"/>
          <w:szCs w:val="24"/>
          <w:lang w:val="en-US"/>
        </w:rPr>
        <w:t xml:space="preserve">In a second step, </w:t>
      </w:r>
      <w:r w:rsidRPr="00003035">
        <w:rPr>
          <w:rFonts w:ascii="Times New Roman" w:hAnsi="Times New Roman" w:cs="Times New Roman"/>
          <w:sz w:val="24"/>
          <w:szCs w:val="24"/>
          <w:lang w:val="en-US"/>
        </w:rPr>
        <w:t>the analyses</w:t>
      </w:r>
      <w:r w:rsidR="009A7606" w:rsidRPr="00003035">
        <w:rPr>
          <w:rFonts w:ascii="Times New Roman" w:hAnsi="Times New Roman" w:cs="Times New Roman"/>
          <w:sz w:val="24"/>
          <w:szCs w:val="24"/>
          <w:lang w:val="en-US"/>
        </w:rPr>
        <w:t xml:space="preserve"> specifically zoomed into the interaction of Sp</w:t>
      </w:r>
      <w:r w:rsidR="00104FF2" w:rsidRPr="00003035">
        <w:rPr>
          <w:rFonts w:ascii="Times New Roman" w:hAnsi="Times New Roman" w:cs="Times New Roman"/>
          <w:sz w:val="24"/>
          <w:szCs w:val="24"/>
          <w:lang w:val="en-US"/>
        </w:rPr>
        <w:t>Gender</w:t>
      </w:r>
      <w:r w:rsidR="009A7606" w:rsidRPr="00003035">
        <w:rPr>
          <w:rFonts w:ascii="Times New Roman" w:hAnsi="Times New Roman" w:cs="Times New Roman"/>
          <w:sz w:val="24"/>
          <w:szCs w:val="24"/>
          <w:lang w:val="en-US"/>
        </w:rPr>
        <w:t xml:space="preserve"> and </w:t>
      </w:r>
      <w:r w:rsidR="00392452" w:rsidRPr="00003035">
        <w:rPr>
          <w:rFonts w:ascii="Times New Roman" w:hAnsi="Times New Roman" w:cs="Times New Roman"/>
          <w:sz w:val="24"/>
          <w:szCs w:val="24"/>
          <w:lang w:val="en-US"/>
        </w:rPr>
        <w:t>AdaptCond</w:t>
      </w:r>
      <w:r w:rsidR="009A7606" w:rsidRPr="00003035">
        <w:rPr>
          <w:rFonts w:ascii="Times New Roman" w:hAnsi="Times New Roman" w:cs="Times New Roman"/>
          <w:sz w:val="24"/>
          <w:szCs w:val="24"/>
          <w:lang w:val="en-US"/>
        </w:rPr>
        <w:t xml:space="preserve">. To this end, </w:t>
      </w:r>
      <w:r w:rsidR="00F373F3" w:rsidRPr="00003035">
        <w:rPr>
          <w:rFonts w:ascii="Times New Roman" w:hAnsi="Times New Roman" w:cs="Times New Roman"/>
          <w:sz w:val="24"/>
          <w:szCs w:val="24"/>
          <w:lang w:val="en-US"/>
        </w:rPr>
        <w:t>data were</w:t>
      </w:r>
      <w:r w:rsidR="009A7606" w:rsidRPr="00003035">
        <w:rPr>
          <w:rFonts w:ascii="Times New Roman" w:hAnsi="Times New Roman" w:cs="Times New Roman"/>
          <w:sz w:val="24"/>
          <w:szCs w:val="24"/>
          <w:lang w:val="en-US"/>
        </w:rPr>
        <w:t xml:space="preserve"> averaged across target morph levels and </w:t>
      </w:r>
      <w:r w:rsidR="000C3BF9" w:rsidRPr="00003035">
        <w:rPr>
          <w:rFonts w:ascii="Times New Roman" w:hAnsi="Times New Roman" w:cs="Times New Roman"/>
          <w:sz w:val="24"/>
          <w:szCs w:val="24"/>
          <w:lang w:val="en-US"/>
        </w:rPr>
        <w:t>pseudowords</w:t>
      </w:r>
      <w:r w:rsidR="00F373F3" w:rsidRPr="00003035">
        <w:rPr>
          <w:rFonts w:ascii="Times New Roman" w:hAnsi="Times New Roman" w:cs="Times New Roman"/>
          <w:sz w:val="24"/>
          <w:szCs w:val="24"/>
          <w:lang w:val="en-US"/>
        </w:rPr>
        <w:t>, resulting in</w:t>
      </w:r>
      <w:r w:rsidR="009A7606" w:rsidRPr="00003035">
        <w:rPr>
          <w:rFonts w:ascii="Times New Roman" w:hAnsi="Times New Roman" w:cs="Times New Roman"/>
          <w:sz w:val="24"/>
          <w:szCs w:val="24"/>
          <w:lang w:val="en-US"/>
        </w:rPr>
        <w:t xml:space="preserve"> </w:t>
      </w:r>
      <w:r w:rsidR="00B97120" w:rsidRPr="00003035">
        <w:rPr>
          <w:rFonts w:ascii="Times New Roman" w:hAnsi="Times New Roman" w:cs="Times New Roman"/>
          <w:sz w:val="24"/>
          <w:szCs w:val="24"/>
          <w:lang w:val="en-US"/>
        </w:rPr>
        <w:t>a</w:t>
      </w:r>
      <w:r w:rsidR="009A7606" w:rsidRPr="00003035">
        <w:rPr>
          <w:rFonts w:ascii="Times New Roman" w:hAnsi="Times New Roman" w:cs="Times New Roman"/>
          <w:sz w:val="24"/>
          <w:szCs w:val="24"/>
          <w:lang w:val="en-US"/>
        </w:rPr>
        <w:t xml:space="preserve"> proportion of angry responses in each Sp</w:t>
      </w:r>
      <w:r w:rsidR="00104FF2" w:rsidRPr="00003035">
        <w:rPr>
          <w:rFonts w:ascii="Times New Roman" w:hAnsi="Times New Roman" w:cs="Times New Roman"/>
          <w:sz w:val="24"/>
          <w:szCs w:val="24"/>
          <w:lang w:val="en-US"/>
        </w:rPr>
        <w:t>Gender</w:t>
      </w:r>
      <w:r w:rsidR="009A7606" w:rsidRPr="00003035">
        <w:rPr>
          <w:rFonts w:ascii="Times New Roman" w:hAnsi="Times New Roman" w:cs="Times New Roman"/>
          <w:sz w:val="24"/>
          <w:szCs w:val="24"/>
          <w:lang w:val="en-US"/>
        </w:rPr>
        <w:t xml:space="preserve"> x </w:t>
      </w:r>
      <w:r w:rsidR="00392452" w:rsidRPr="00003035">
        <w:rPr>
          <w:rFonts w:ascii="Times New Roman" w:hAnsi="Times New Roman" w:cs="Times New Roman"/>
          <w:sz w:val="24"/>
          <w:szCs w:val="24"/>
          <w:lang w:val="en-US"/>
        </w:rPr>
        <w:t>AdaptCond</w:t>
      </w:r>
      <w:r w:rsidR="009A7606" w:rsidRPr="00003035">
        <w:rPr>
          <w:rFonts w:ascii="Times New Roman" w:hAnsi="Times New Roman" w:cs="Times New Roman"/>
          <w:sz w:val="24"/>
          <w:szCs w:val="24"/>
          <w:lang w:val="en-US"/>
        </w:rPr>
        <w:t xml:space="preserve"> combination per participant. </w:t>
      </w:r>
      <w:r w:rsidR="00F373F3" w:rsidRPr="00003035">
        <w:rPr>
          <w:rFonts w:ascii="Times New Roman" w:hAnsi="Times New Roman" w:cs="Times New Roman"/>
          <w:sz w:val="24"/>
          <w:szCs w:val="24"/>
          <w:lang w:val="en-US"/>
        </w:rPr>
        <w:t>Baseline data was</w:t>
      </w:r>
      <w:r w:rsidR="009A7606" w:rsidRPr="00003035">
        <w:rPr>
          <w:rFonts w:ascii="Times New Roman" w:hAnsi="Times New Roman" w:cs="Times New Roman"/>
          <w:sz w:val="24"/>
          <w:szCs w:val="24"/>
          <w:lang w:val="en-US"/>
        </w:rPr>
        <w:t xml:space="preserve"> averaged </w:t>
      </w:r>
      <w:r w:rsidR="00112BAD" w:rsidRPr="00003035">
        <w:rPr>
          <w:rFonts w:ascii="Times New Roman" w:hAnsi="Times New Roman" w:cs="Times New Roman"/>
          <w:sz w:val="24"/>
          <w:szCs w:val="24"/>
          <w:lang w:val="en-US"/>
        </w:rPr>
        <w:t>for each Sp</w:t>
      </w:r>
      <w:r w:rsidR="00104FF2" w:rsidRPr="00003035">
        <w:rPr>
          <w:rFonts w:ascii="Times New Roman" w:hAnsi="Times New Roman" w:cs="Times New Roman"/>
          <w:sz w:val="24"/>
          <w:szCs w:val="24"/>
          <w:lang w:val="en-US"/>
        </w:rPr>
        <w:t>Gender</w:t>
      </w:r>
      <w:r w:rsidR="00112BAD" w:rsidRPr="00003035">
        <w:rPr>
          <w:rFonts w:ascii="Times New Roman" w:hAnsi="Times New Roman" w:cs="Times New Roman"/>
          <w:sz w:val="24"/>
          <w:szCs w:val="24"/>
          <w:lang w:val="en-US"/>
        </w:rPr>
        <w:t xml:space="preserve"> as well</w:t>
      </w:r>
      <w:r w:rsidR="009A7606" w:rsidRPr="00003035">
        <w:rPr>
          <w:rFonts w:ascii="Times New Roman" w:hAnsi="Times New Roman" w:cs="Times New Roman"/>
          <w:sz w:val="24"/>
          <w:szCs w:val="24"/>
          <w:lang w:val="en-US"/>
        </w:rPr>
        <w:t xml:space="preserve">. </w:t>
      </w:r>
      <w:r w:rsidR="00392452" w:rsidRPr="00003035">
        <w:rPr>
          <w:rFonts w:ascii="Times New Roman" w:hAnsi="Times New Roman" w:cs="Times New Roman"/>
          <w:sz w:val="24"/>
          <w:szCs w:val="24"/>
          <w:lang w:val="en-US"/>
        </w:rPr>
        <w:t>AdaptCondition</w:t>
      </w:r>
      <w:r w:rsidR="000C0EAC" w:rsidRPr="00003035">
        <w:rPr>
          <w:rFonts w:ascii="Times New Roman" w:hAnsi="Times New Roman" w:cs="Times New Roman"/>
          <w:sz w:val="24"/>
          <w:szCs w:val="24"/>
          <w:lang w:val="en-US"/>
        </w:rPr>
        <w:t xml:space="preserve">s </w:t>
      </w:r>
      <w:r w:rsidR="00F373F3" w:rsidRPr="00003035">
        <w:rPr>
          <w:rFonts w:ascii="Times New Roman" w:hAnsi="Times New Roman" w:cs="Times New Roman"/>
          <w:sz w:val="24"/>
          <w:szCs w:val="24"/>
          <w:lang w:val="en-US"/>
        </w:rPr>
        <w:t xml:space="preserve">were then compared </w:t>
      </w:r>
      <w:r w:rsidR="000C0EAC" w:rsidRPr="00003035">
        <w:rPr>
          <w:rFonts w:ascii="Times New Roman" w:hAnsi="Times New Roman" w:cs="Times New Roman"/>
          <w:sz w:val="24"/>
          <w:szCs w:val="24"/>
          <w:lang w:val="en-US"/>
        </w:rPr>
        <w:t xml:space="preserve">for male and female voices separately, using paired t-tests. Finally, both </w:t>
      </w:r>
      <w:r w:rsidR="00392452" w:rsidRPr="00003035">
        <w:rPr>
          <w:rFonts w:ascii="Times New Roman" w:hAnsi="Times New Roman" w:cs="Times New Roman"/>
          <w:sz w:val="24"/>
          <w:szCs w:val="24"/>
          <w:lang w:val="en-US"/>
        </w:rPr>
        <w:t>AdaptCondition</w:t>
      </w:r>
      <w:r w:rsidR="000C0EAC" w:rsidRPr="00003035">
        <w:rPr>
          <w:rFonts w:ascii="Times New Roman" w:hAnsi="Times New Roman" w:cs="Times New Roman"/>
          <w:sz w:val="24"/>
          <w:szCs w:val="24"/>
          <w:lang w:val="en-US"/>
        </w:rPr>
        <w:t>s were compared to the Baseline conditions, again separately for each Sp</w:t>
      </w:r>
      <w:r w:rsidR="00104FF2" w:rsidRPr="00003035">
        <w:rPr>
          <w:rFonts w:ascii="Times New Roman" w:hAnsi="Times New Roman" w:cs="Times New Roman"/>
          <w:sz w:val="24"/>
          <w:szCs w:val="24"/>
          <w:lang w:val="en-US"/>
        </w:rPr>
        <w:t>Gender</w:t>
      </w:r>
      <w:r w:rsidR="000C0EAC" w:rsidRPr="00003035">
        <w:rPr>
          <w:rFonts w:ascii="Times New Roman" w:hAnsi="Times New Roman" w:cs="Times New Roman"/>
          <w:sz w:val="24"/>
          <w:szCs w:val="24"/>
          <w:lang w:val="en-US"/>
        </w:rPr>
        <w:t xml:space="preserve">. </w:t>
      </w:r>
      <w:r w:rsidR="009A7606" w:rsidRPr="00003035">
        <w:rPr>
          <w:rFonts w:ascii="Times New Roman" w:hAnsi="Times New Roman" w:cs="Times New Roman"/>
          <w:sz w:val="24"/>
          <w:szCs w:val="24"/>
          <w:lang w:val="en-US"/>
        </w:rPr>
        <w:t xml:space="preserve">Data visualization was done with ggplot2 </w:t>
      </w:r>
      <w:sdt>
        <w:sdtPr>
          <w:rPr>
            <w:rFonts w:ascii="Times New Roman" w:hAnsi="Times New Roman" w:cs="Times New Roman"/>
            <w:sz w:val="24"/>
            <w:szCs w:val="24"/>
            <w:lang w:val="en-US"/>
          </w:rPr>
          <w:alias w:val="To edit, see citavi.com/edit"/>
          <w:tag w:val="CitaviPlaceholder#980b1be8-050a-4c02-beac-0a6b6fe02905"/>
          <w:id w:val="-1409231235"/>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yMGQ0MDk3LTlmNzAtNDcyOS1hNzIyLTdkZDlhZmJhZWY5MCIsIlJhbmdlTGVuZ3RoIjoxNSwiUmVmZXJlbmNlSWQiOiIyMmI3NjQ1ZC04ZTc4LTRmZDQtYmJhNy1iNTg2NjhjOTc1Ym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FkbGV5IiwiTGFzdE5hbWUiOiJXaWNraGFtIiwiUHJvdGVjdGVkIjpmYWxzZSwiU2V4IjoxLCJDcmVhdGVkQnkiOiJfQ2hyaXN0aW5lIE51c3NiYXVtIiwiQ3JlYXRlZE9uIjoiMjAyNC0wMi0xOVQxMzoxNDozNSIsIk1vZGlmaWVkQnkiOiJfQ2hyaXN0aW5lIE51c3NiYXVtIiwiSWQiOiJiMzBiZmJmMS1kOGI0LTQ0MTMtYjZiMi03NzExYzhhM2QyYWUiLCJNb2RpZmllZE9uIjoiMjAyNC0wMi0xOVQxMzoxNDozNSIsIlByb2plY3QiOnsiJGlkIjoiNSIsIiR0eXBlIjoiU3dpc3NBY2FkZW1pYy5DaXRhdmkuUHJvamVjdCwgU3dpc3NBY2FkZW1pYy5DaXRhdmkifX1dLCJCaWJUZVhLZXkiOiJXaWNraGFtXzIwMDYi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}</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(Wickham, 2006)</w:t>
          </w:r>
          <w:r w:rsidR="00392452" w:rsidRPr="00003035">
            <w:rPr>
              <w:rFonts w:ascii="Times New Roman" w:hAnsi="Times New Roman" w:cs="Times New Roman"/>
              <w:sz w:val="24"/>
              <w:szCs w:val="24"/>
              <w:lang w:val="en-US"/>
            </w:rPr>
            <w:fldChar w:fldCharType="end"/>
          </w:r>
        </w:sdtContent>
      </w:sdt>
      <w:r w:rsidR="009A7606" w:rsidRPr="00003035">
        <w:rPr>
          <w:rFonts w:ascii="Times New Roman" w:hAnsi="Times New Roman" w:cs="Times New Roman"/>
          <w:sz w:val="24"/>
          <w:szCs w:val="24"/>
          <w:lang w:val="en-US"/>
        </w:rPr>
        <w:t>.</w:t>
      </w:r>
    </w:p>
    <w:p w14:paraId="112C0F47" w14:textId="4AA703F7" w:rsidR="000C0EAC" w:rsidRPr="00003035" w:rsidRDefault="000C0EAC"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Transparency and Openness</w:t>
      </w:r>
    </w:p>
    <w:p w14:paraId="089A6B68" w14:textId="1D8DBE85" w:rsidR="000C0EAC" w:rsidRPr="00003035" w:rsidRDefault="00532FE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F373F3" w:rsidRPr="00003035">
        <w:rPr>
          <w:rFonts w:ascii="Times New Roman" w:hAnsi="Times New Roman" w:cs="Times New Roman"/>
          <w:sz w:val="24"/>
          <w:szCs w:val="24"/>
          <w:lang w:val="en-US"/>
        </w:rPr>
        <w:t>The rationale for sample</w:t>
      </w:r>
      <w:r w:rsidR="000C0EAC" w:rsidRPr="00003035">
        <w:rPr>
          <w:rFonts w:ascii="Times New Roman" w:hAnsi="Times New Roman" w:cs="Times New Roman"/>
          <w:sz w:val="24"/>
          <w:szCs w:val="24"/>
          <w:lang w:val="en-US"/>
        </w:rPr>
        <w:t xml:space="preserve"> siz</w:t>
      </w:r>
      <w:r w:rsidR="00F373F3" w:rsidRPr="00003035">
        <w:rPr>
          <w:rFonts w:ascii="Times New Roman" w:hAnsi="Times New Roman" w:cs="Times New Roman"/>
          <w:sz w:val="24"/>
          <w:szCs w:val="24"/>
          <w:lang w:val="en-US"/>
        </w:rPr>
        <w:t>e estimation</w:t>
      </w:r>
      <w:r w:rsidR="000C0EAC" w:rsidRPr="00003035">
        <w:rPr>
          <w:rFonts w:ascii="Times New Roman" w:hAnsi="Times New Roman" w:cs="Times New Roman"/>
          <w:sz w:val="24"/>
          <w:szCs w:val="24"/>
          <w:lang w:val="en-US"/>
        </w:rPr>
        <w:t>,</w:t>
      </w:r>
      <w:r w:rsidR="00F373F3" w:rsidRPr="00003035">
        <w:rPr>
          <w:rFonts w:ascii="Times New Roman" w:hAnsi="Times New Roman" w:cs="Times New Roman"/>
          <w:sz w:val="24"/>
          <w:szCs w:val="24"/>
          <w:lang w:val="en-US"/>
        </w:rPr>
        <w:t xml:space="preserve"> all</w:t>
      </w:r>
      <w:r w:rsidR="000C0EAC" w:rsidRPr="00003035">
        <w:rPr>
          <w:rFonts w:ascii="Times New Roman" w:hAnsi="Times New Roman" w:cs="Times New Roman"/>
          <w:sz w:val="24"/>
          <w:szCs w:val="24"/>
          <w:lang w:val="en-US"/>
        </w:rPr>
        <w:t xml:space="preserve"> data exclusions</w:t>
      </w:r>
      <w:r w:rsidR="00E41BD3">
        <w:rPr>
          <w:rFonts w:ascii="Times New Roman" w:hAnsi="Times New Roman" w:cs="Times New Roman"/>
          <w:sz w:val="24"/>
          <w:szCs w:val="24"/>
          <w:lang w:val="en-US"/>
        </w:rPr>
        <w:t>,</w:t>
      </w:r>
      <w:r w:rsidR="000C0EAC" w:rsidRPr="00003035">
        <w:rPr>
          <w:rFonts w:ascii="Times New Roman" w:hAnsi="Times New Roman" w:cs="Times New Roman"/>
          <w:sz w:val="24"/>
          <w:szCs w:val="24"/>
          <w:lang w:val="en-US"/>
        </w:rPr>
        <w:t xml:space="preserve"> and all manipulations</w:t>
      </w:r>
      <w:r w:rsidR="00F373F3" w:rsidRPr="00003035">
        <w:rPr>
          <w:rFonts w:ascii="Times New Roman" w:hAnsi="Times New Roman" w:cs="Times New Roman"/>
          <w:sz w:val="24"/>
          <w:szCs w:val="24"/>
          <w:lang w:val="en-US"/>
        </w:rPr>
        <w:t xml:space="preserve"> have been specified</w:t>
      </w:r>
      <w:r w:rsidR="000C0EAC" w:rsidRPr="00003035">
        <w:rPr>
          <w:rFonts w:ascii="Times New Roman" w:hAnsi="Times New Roman" w:cs="Times New Roman"/>
          <w:sz w:val="24"/>
          <w:szCs w:val="24"/>
          <w:lang w:val="en-US"/>
        </w:rPr>
        <w:t xml:space="preserve">.  Preprocessed data, analysis scripts and supplemental materials can be found in the associated </w:t>
      </w:r>
      <w:hyperlink r:id="rId16" w:history="1">
        <w:r w:rsidR="000C0EAC" w:rsidRPr="00003035">
          <w:rPr>
            <w:rStyle w:val="Hyperlink"/>
            <w:rFonts w:ascii="Times New Roman" w:hAnsi="Times New Roman" w:cs="Times New Roman"/>
            <w:sz w:val="24"/>
            <w:szCs w:val="24"/>
            <w:lang w:val="en-US"/>
          </w:rPr>
          <w:t>OSF repository</w:t>
        </w:r>
      </w:hyperlink>
      <w:r w:rsidR="00B81AC4" w:rsidRPr="00003035">
        <w:rPr>
          <w:rFonts w:ascii="Times New Roman" w:hAnsi="Times New Roman" w:cs="Times New Roman"/>
          <w:sz w:val="24"/>
          <w:szCs w:val="24"/>
          <w:lang w:val="en-US"/>
        </w:rPr>
        <w:t xml:space="preserve">. </w:t>
      </w:r>
      <w:r w:rsidR="000C0EAC" w:rsidRPr="00003035">
        <w:rPr>
          <w:rFonts w:ascii="Times New Roman" w:hAnsi="Times New Roman" w:cs="Times New Roman"/>
          <w:sz w:val="24"/>
          <w:szCs w:val="24"/>
          <w:lang w:val="en-US"/>
        </w:rPr>
        <w:t xml:space="preserve"> </w:t>
      </w:r>
    </w:p>
    <w:p w14:paraId="5F77C777" w14:textId="77777777" w:rsidR="000C0EAC" w:rsidRPr="00003035" w:rsidRDefault="000C0EAC" w:rsidP="00003035">
      <w:pPr>
        <w:spacing w:line="480" w:lineRule="auto"/>
        <w:rPr>
          <w:rFonts w:ascii="Times New Roman" w:hAnsi="Times New Roman" w:cs="Times New Roman"/>
          <w:sz w:val="24"/>
          <w:szCs w:val="24"/>
          <w:lang w:val="en-US"/>
        </w:rPr>
      </w:pPr>
    </w:p>
    <w:p w14:paraId="0D784B27" w14:textId="48E6B199" w:rsidR="000C3BF9"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t>Results</w:t>
      </w:r>
    </w:p>
    <w:p w14:paraId="5DD5C966" w14:textId="207248A7" w:rsidR="0065746D" w:rsidRPr="00003035" w:rsidRDefault="00532FEA"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65746D" w:rsidRPr="00003035">
        <w:rPr>
          <w:rFonts w:ascii="Times New Roman" w:hAnsi="Times New Roman" w:cs="Times New Roman"/>
          <w:sz w:val="24"/>
          <w:szCs w:val="24"/>
          <w:lang w:val="en-US"/>
        </w:rPr>
        <w:t>A summary of model parameters and estimate</w:t>
      </w:r>
      <w:r w:rsidR="00657E3E" w:rsidRPr="00003035">
        <w:rPr>
          <w:rFonts w:ascii="Times New Roman" w:hAnsi="Times New Roman" w:cs="Times New Roman"/>
          <w:sz w:val="24"/>
          <w:szCs w:val="24"/>
          <w:lang w:val="en-US"/>
        </w:rPr>
        <w:t>s</w:t>
      </w:r>
      <w:r w:rsidR="0065746D" w:rsidRPr="00003035">
        <w:rPr>
          <w:rFonts w:ascii="Times New Roman" w:hAnsi="Times New Roman" w:cs="Times New Roman"/>
          <w:sz w:val="24"/>
          <w:szCs w:val="24"/>
          <w:lang w:val="en-US"/>
        </w:rPr>
        <w:t xml:space="preserve"> of the multilevel </w:t>
      </w:r>
      <w:r w:rsidR="00F373F3" w:rsidRPr="00003035">
        <w:rPr>
          <w:rFonts w:ascii="Times New Roman" w:hAnsi="Times New Roman" w:cs="Times New Roman"/>
          <w:sz w:val="24"/>
          <w:szCs w:val="24"/>
          <w:lang w:val="en-US"/>
        </w:rPr>
        <w:t>logistic</w:t>
      </w:r>
      <w:r w:rsidR="0065746D" w:rsidRPr="00003035">
        <w:rPr>
          <w:rFonts w:ascii="Times New Roman" w:hAnsi="Times New Roman" w:cs="Times New Roman"/>
          <w:sz w:val="24"/>
          <w:szCs w:val="24"/>
          <w:lang w:val="en-US"/>
        </w:rPr>
        <w:t xml:space="preserve"> regression can be found in </w:t>
      </w:r>
      <w:r w:rsidR="0065746D" w:rsidRPr="00003035">
        <w:rPr>
          <w:rFonts w:ascii="Times New Roman" w:hAnsi="Times New Roman" w:cs="Times New Roman"/>
          <w:b/>
          <w:bCs/>
          <w:sz w:val="24"/>
          <w:szCs w:val="24"/>
          <w:lang w:val="en-US"/>
        </w:rPr>
        <w:t>Table 1</w:t>
      </w:r>
      <w:r w:rsidR="0065746D" w:rsidRPr="00003035">
        <w:rPr>
          <w:rFonts w:ascii="Times New Roman" w:hAnsi="Times New Roman" w:cs="Times New Roman"/>
          <w:sz w:val="24"/>
          <w:szCs w:val="24"/>
          <w:lang w:val="en-US"/>
        </w:rPr>
        <w:t xml:space="preserve">. </w:t>
      </w:r>
      <w:r w:rsidR="00F373F3" w:rsidRPr="00003035">
        <w:rPr>
          <w:rFonts w:ascii="Times New Roman" w:hAnsi="Times New Roman" w:cs="Times New Roman"/>
          <w:sz w:val="24"/>
          <w:szCs w:val="24"/>
          <w:lang w:val="en-US"/>
        </w:rPr>
        <w:t xml:space="preserve">The main effect of </w:t>
      </w:r>
      <w:r w:rsidR="00F373F3" w:rsidRPr="00003035">
        <w:rPr>
          <w:rFonts w:ascii="Times New Roman" w:hAnsi="Times New Roman" w:cs="Times New Roman"/>
          <w:b/>
          <w:bCs/>
          <w:sz w:val="24"/>
          <w:szCs w:val="24"/>
          <w:lang w:val="en-US"/>
        </w:rPr>
        <w:t>tML</w:t>
      </w:r>
      <w:r w:rsidR="00F373F3" w:rsidRPr="00003035">
        <w:rPr>
          <w:rFonts w:ascii="Times New Roman" w:hAnsi="Times New Roman" w:cs="Times New Roman"/>
          <w:sz w:val="24"/>
          <w:szCs w:val="24"/>
          <w:lang w:val="en-US"/>
        </w:rPr>
        <w:t xml:space="preserve"> indicates that the proportion of angry responses increased with an increased percentage of </w:t>
      </w:r>
      <w:r w:rsidRPr="00003035">
        <w:rPr>
          <w:rFonts w:ascii="Times New Roman" w:hAnsi="Times New Roman" w:cs="Times New Roman"/>
          <w:sz w:val="24"/>
          <w:szCs w:val="24"/>
          <w:lang w:val="en-US"/>
        </w:rPr>
        <w:t xml:space="preserve">acoustic </w:t>
      </w:r>
      <w:r w:rsidR="00F373F3" w:rsidRPr="00003035">
        <w:rPr>
          <w:rFonts w:ascii="Times New Roman" w:hAnsi="Times New Roman" w:cs="Times New Roman"/>
          <w:sz w:val="24"/>
          <w:szCs w:val="24"/>
          <w:lang w:val="en-US"/>
        </w:rPr>
        <w:t xml:space="preserve">“angriness” in the voice, validating the morphing procedure. The interaction </w:t>
      </w:r>
      <w:r w:rsidR="00A806AA" w:rsidRPr="00003035">
        <w:rPr>
          <w:rFonts w:ascii="Times New Roman" w:hAnsi="Times New Roman" w:cs="Times New Roman"/>
          <w:sz w:val="24"/>
          <w:szCs w:val="24"/>
          <w:lang w:val="en-US"/>
        </w:rPr>
        <w:t xml:space="preserve">of </w:t>
      </w:r>
      <w:r w:rsidR="00A806AA" w:rsidRPr="00003035">
        <w:rPr>
          <w:rFonts w:ascii="Times New Roman" w:hAnsi="Times New Roman" w:cs="Times New Roman"/>
          <w:b/>
          <w:bCs/>
          <w:sz w:val="24"/>
          <w:szCs w:val="24"/>
          <w:lang w:val="en-US"/>
        </w:rPr>
        <w:t xml:space="preserve">tML x </w:t>
      </w:r>
      <w:r w:rsidR="00F373F3" w:rsidRPr="00003035">
        <w:rPr>
          <w:rFonts w:ascii="Times New Roman" w:hAnsi="Times New Roman" w:cs="Times New Roman"/>
          <w:b/>
          <w:bCs/>
          <w:sz w:val="24"/>
          <w:szCs w:val="24"/>
          <w:lang w:val="en-US"/>
        </w:rPr>
        <w:t>Sp</w:t>
      </w:r>
      <w:r w:rsidR="00104FF2" w:rsidRPr="00003035">
        <w:rPr>
          <w:rFonts w:ascii="Times New Roman" w:hAnsi="Times New Roman" w:cs="Times New Roman"/>
          <w:b/>
          <w:bCs/>
          <w:sz w:val="24"/>
          <w:szCs w:val="24"/>
          <w:lang w:val="en-US"/>
        </w:rPr>
        <w:t>Gender</w:t>
      </w:r>
      <w:r w:rsidR="00F373F3" w:rsidRPr="00003035">
        <w:rPr>
          <w:rFonts w:ascii="Times New Roman" w:hAnsi="Times New Roman" w:cs="Times New Roman"/>
          <w:sz w:val="24"/>
          <w:szCs w:val="24"/>
          <w:lang w:val="en-US"/>
        </w:rPr>
        <w:t xml:space="preserve"> indicated that the slope of this incr</w:t>
      </w:r>
      <w:r w:rsidR="00A806AA" w:rsidRPr="00003035">
        <w:rPr>
          <w:rFonts w:ascii="Times New Roman" w:hAnsi="Times New Roman" w:cs="Times New Roman"/>
          <w:sz w:val="24"/>
          <w:szCs w:val="24"/>
          <w:lang w:val="en-US"/>
        </w:rPr>
        <w:t xml:space="preserve">ease was slightly steeper for male than for female voices. Importantly, there was the predicted interaction of </w:t>
      </w:r>
      <w:r w:rsidR="00A806AA" w:rsidRPr="00003035">
        <w:rPr>
          <w:rFonts w:ascii="Times New Roman" w:hAnsi="Times New Roman" w:cs="Times New Roman"/>
          <w:b/>
          <w:bCs/>
          <w:sz w:val="24"/>
          <w:szCs w:val="24"/>
          <w:lang w:val="en-US"/>
        </w:rPr>
        <w:t>Sp</w:t>
      </w:r>
      <w:r w:rsidR="00104FF2" w:rsidRPr="00003035">
        <w:rPr>
          <w:rFonts w:ascii="Times New Roman" w:hAnsi="Times New Roman" w:cs="Times New Roman"/>
          <w:b/>
          <w:bCs/>
          <w:sz w:val="24"/>
          <w:szCs w:val="24"/>
          <w:lang w:val="en-US"/>
        </w:rPr>
        <w:t>Gender</w:t>
      </w:r>
      <w:r w:rsidR="00A806AA" w:rsidRPr="00003035">
        <w:rPr>
          <w:rFonts w:ascii="Times New Roman" w:hAnsi="Times New Roman" w:cs="Times New Roman"/>
          <w:b/>
          <w:bCs/>
          <w:sz w:val="24"/>
          <w:szCs w:val="24"/>
          <w:lang w:val="en-US"/>
        </w:rPr>
        <w:t xml:space="preserve"> x </w:t>
      </w:r>
      <w:r w:rsidR="00392452" w:rsidRPr="00003035">
        <w:rPr>
          <w:rFonts w:ascii="Times New Roman" w:hAnsi="Times New Roman" w:cs="Times New Roman"/>
          <w:b/>
          <w:bCs/>
          <w:sz w:val="24"/>
          <w:szCs w:val="24"/>
          <w:lang w:val="en-US"/>
        </w:rPr>
        <w:t>AdaptCond</w:t>
      </w:r>
      <w:r w:rsidR="00A806AA" w:rsidRPr="00003035">
        <w:rPr>
          <w:rFonts w:ascii="Times New Roman" w:hAnsi="Times New Roman" w:cs="Times New Roman"/>
          <w:b/>
          <w:bCs/>
          <w:sz w:val="24"/>
          <w:szCs w:val="24"/>
          <w:lang w:val="en-US"/>
        </w:rPr>
        <w:t xml:space="preserve"> (Figure 2</w:t>
      </w:r>
      <w:r w:rsidR="00941505" w:rsidRPr="00003035">
        <w:rPr>
          <w:rFonts w:ascii="Times New Roman" w:hAnsi="Times New Roman" w:cs="Times New Roman"/>
          <w:b/>
          <w:bCs/>
          <w:sz w:val="24"/>
          <w:szCs w:val="24"/>
          <w:lang w:val="en-US"/>
        </w:rPr>
        <w:t>A</w:t>
      </w:r>
      <w:r w:rsidR="00A806AA" w:rsidRPr="00003035">
        <w:rPr>
          <w:rFonts w:ascii="Times New Roman" w:hAnsi="Times New Roman" w:cs="Times New Roman"/>
          <w:b/>
          <w:bCs/>
          <w:sz w:val="24"/>
          <w:szCs w:val="24"/>
          <w:lang w:val="en-US"/>
        </w:rPr>
        <w:t>)</w:t>
      </w:r>
      <w:r w:rsidR="00A806AA" w:rsidRPr="00003035">
        <w:rPr>
          <w:rFonts w:ascii="Times New Roman" w:hAnsi="Times New Roman" w:cs="Times New Roman"/>
          <w:sz w:val="24"/>
          <w:szCs w:val="24"/>
          <w:lang w:val="en-US"/>
        </w:rPr>
        <w:t xml:space="preserve">. </w:t>
      </w:r>
      <w:r w:rsidR="0097457B" w:rsidRPr="00003035">
        <w:rPr>
          <w:rFonts w:ascii="Times New Roman" w:hAnsi="Times New Roman" w:cs="Times New Roman"/>
          <w:sz w:val="24"/>
          <w:szCs w:val="24"/>
          <w:lang w:val="en-US"/>
        </w:rPr>
        <w:br w:type="page"/>
      </w:r>
    </w:p>
    <w:p w14:paraId="09C592EE" w14:textId="6ED31A2B" w:rsidR="0097457B" w:rsidRPr="00003035" w:rsidRDefault="0097457B" w:rsidP="0097457B">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lastRenderedPageBreak/>
        <w:t xml:space="preserve">Table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Table \* ARABIC </w:instrText>
      </w:r>
      <w:r w:rsidRPr="00003035">
        <w:rPr>
          <w:rFonts w:ascii="Times New Roman" w:hAnsi="Times New Roman" w:cs="Times New Roman"/>
          <w:b/>
          <w:bCs/>
          <w:i w:val="0"/>
          <w:iCs w:val="0"/>
          <w:color w:val="auto"/>
          <w:sz w:val="24"/>
          <w:szCs w:val="24"/>
        </w:rPr>
        <w:fldChar w:fldCharType="separate"/>
      </w:r>
      <w:r w:rsidR="00FC7467" w:rsidRPr="00003035">
        <w:rPr>
          <w:rFonts w:ascii="Times New Roman" w:hAnsi="Times New Roman" w:cs="Times New Roman"/>
          <w:b/>
          <w:bCs/>
          <w:i w:val="0"/>
          <w:iCs w:val="0"/>
          <w:noProof/>
          <w:color w:val="auto"/>
          <w:sz w:val="24"/>
          <w:szCs w:val="24"/>
          <w:lang w:val="en-US"/>
        </w:rPr>
        <w:t>1</w:t>
      </w:r>
      <w:r w:rsidRPr="00003035">
        <w:rPr>
          <w:rFonts w:ascii="Times New Roman" w:hAnsi="Times New Roman" w:cs="Times New Roman"/>
          <w:b/>
          <w:bCs/>
          <w:i w:val="0"/>
          <w:iCs w:val="0"/>
          <w:color w:val="auto"/>
          <w:sz w:val="24"/>
          <w:szCs w:val="24"/>
        </w:rPr>
        <w:fldChar w:fldCharType="end"/>
      </w:r>
    </w:p>
    <w:p w14:paraId="2328E911" w14:textId="306CC2C0" w:rsidR="0097457B" w:rsidRPr="00003035" w:rsidRDefault="0097457B" w:rsidP="0097457B">
      <w:pPr>
        <w:rPr>
          <w:rFonts w:ascii="Times New Roman" w:hAnsi="Times New Roman" w:cs="Times New Roman"/>
          <w:sz w:val="24"/>
          <w:szCs w:val="24"/>
          <w:lang w:val="en-US"/>
        </w:rPr>
      </w:pPr>
      <w:r w:rsidRPr="00003035">
        <w:rPr>
          <w:rFonts w:ascii="Times New Roman" w:hAnsi="Times New Roman" w:cs="Times New Roman"/>
          <w:bCs/>
          <w:i/>
          <w:iCs/>
          <w:sz w:val="24"/>
          <w:szCs w:val="24"/>
          <w:lang w:val="en-US"/>
        </w:rPr>
        <w:t>Summary of Multilevel Logistic Regression for the classification of stimuli as angry or fearful</w:t>
      </w:r>
    </w:p>
    <w:tbl>
      <w:tblPr>
        <w:tblW w:w="10867" w:type="dxa"/>
        <w:tblInd w:w="-892" w:type="dxa"/>
        <w:tblLook w:val="04A0" w:firstRow="1" w:lastRow="0" w:firstColumn="1" w:lastColumn="0" w:noHBand="0" w:noVBand="1"/>
      </w:tblPr>
      <w:tblGrid>
        <w:gridCol w:w="2763"/>
        <w:gridCol w:w="675"/>
        <w:gridCol w:w="780"/>
        <w:gridCol w:w="266"/>
        <w:gridCol w:w="3322"/>
        <w:gridCol w:w="945"/>
        <w:gridCol w:w="675"/>
        <w:gridCol w:w="675"/>
        <w:gridCol w:w="780"/>
      </w:tblGrid>
      <w:tr w:rsidR="0097457B" w:rsidRPr="00B81AC4" w14:paraId="0D0DE8D3" w14:textId="77777777" w:rsidTr="004B0B8C">
        <w:trPr>
          <w:trHeight w:val="300"/>
        </w:trPr>
        <w:tc>
          <w:tcPr>
            <w:tcW w:w="10867" w:type="dxa"/>
            <w:gridSpan w:val="9"/>
            <w:tcBorders>
              <w:top w:val="single" w:sz="4" w:space="0" w:color="auto"/>
              <w:left w:val="nil"/>
              <w:bottom w:val="single" w:sz="4" w:space="0" w:color="auto"/>
              <w:right w:val="nil"/>
            </w:tcBorders>
            <w:shd w:val="clear" w:color="000000" w:fill="D9D9D9"/>
            <w:noWrap/>
            <w:vAlign w:val="bottom"/>
            <w:hideMark/>
          </w:tcPr>
          <w:p w14:paraId="4E1B6C13" w14:textId="2FB27A5A" w:rsidR="0097457B" w:rsidRPr="00B81AC4" w:rsidRDefault="0097457B" w:rsidP="0097457B">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1</w:t>
            </w:r>
          </w:p>
        </w:tc>
      </w:tr>
      <w:tr w:rsidR="0097457B" w:rsidRPr="00275FE6" w14:paraId="2404954B" w14:textId="77777777" w:rsidTr="004B0B8C">
        <w:trPr>
          <w:trHeight w:val="300"/>
        </w:trPr>
        <w:tc>
          <w:tcPr>
            <w:tcW w:w="2763" w:type="dxa"/>
            <w:tcBorders>
              <w:top w:val="nil"/>
              <w:left w:val="nil"/>
              <w:bottom w:val="nil"/>
              <w:right w:val="nil"/>
            </w:tcBorders>
            <w:noWrap/>
            <w:vAlign w:val="bottom"/>
            <w:hideMark/>
          </w:tcPr>
          <w:p w14:paraId="69A9AAE9" w14:textId="77777777" w:rsidR="0097457B" w:rsidRPr="00B81AC4" w:rsidRDefault="0097457B" w:rsidP="0097457B">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8104" w:type="dxa"/>
            <w:gridSpan w:val="8"/>
            <w:tcBorders>
              <w:top w:val="single" w:sz="4" w:space="0" w:color="auto"/>
              <w:left w:val="nil"/>
              <w:bottom w:val="nil"/>
              <w:right w:val="nil"/>
            </w:tcBorders>
            <w:noWrap/>
            <w:vAlign w:val="bottom"/>
            <w:hideMark/>
          </w:tcPr>
          <w:p w14:paraId="2D0E98B1" w14:textId="2B405F2A" w:rsidR="0097457B" w:rsidRPr="00B81AC4" w:rsidRDefault="0097457B" w:rsidP="0097457B">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w:t>
            </w:r>
            <w:r w:rsidR="00104FF2" w:rsidRPr="00B81AC4">
              <w:rPr>
                <w:rFonts w:ascii="Times New Roman" w:eastAsia="Times New Roman" w:hAnsi="Times New Roman" w:cs="Times New Roman"/>
                <w:i/>
                <w:iCs/>
                <w:color w:val="000000"/>
                <w:sz w:val="20"/>
                <w:szCs w:val="20"/>
                <w:lang w:val="en-US"/>
              </w:rPr>
              <w:t>Gender</w:t>
            </w:r>
            <w:r w:rsidRPr="00B81AC4">
              <w:rPr>
                <w:rFonts w:ascii="Times New Roman" w:eastAsia="Times New Roman" w:hAnsi="Times New Roman" w:cs="Times New Roman"/>
                <w:i/>
                <w:iCs/>
                <w:color w:val="000000"/>
                <w:sz w:val="20"/>
                <w:szCs w:val="20"/>
                <w:lang w:val="en-US"/>
              </w:rPr>
              <w:t xml:space="preserve"> * </w:t>
            </w:r>
            <w:r w:rsidR="00392452" w:rsidRPr="00B81AC4">
              <w:rPr>
                <w:rFonts w:ascii="Times New Roman" w:eastAsia="Times New Roman" w:hAnsi="Times New Roman" w:cs="Times New Roman"/>
                <w:i/>
                <w:iCs/>
                <w:color w:val="000000"/>
                <w:sz w:val="20"/>
                <w:szCs w:val="20"/>
                <w:lang w:val="en-US"/>
              </w:rPr>
              <w:t>AdaptCond</w:t>
            </w:r>
            <w:r w:rsidRPr="00B81AC4">
              <w:rPr>
                <w:rFonts w:ascii="Times New Roman" w:eastAsia="Times New Roman" w:hAnsi="Times New Roman" w:cs="Times New Roman"/>
                <w:i/>
                <w:iCs/>
                <w:color w:val="000000"/>
                <w:sz w:val="20"/>
                <w:szCs w:val="20"/>
                <w:lang w:val="en-US"/>
              </w:rPr>
              <w:t xml:space="preserve"> + (1 | SpID) + (1 | Participant)</w:t>
            </w:r>
          </w:p>
        </w:tc>
      </w:tr>
      <w:tr w:rsidR="0097457B" w:rsidRPr="00B81AC4" w14:paraId="3EB3873D" w14:textId="77777777" w:rsidTr="004B0B8C">
        <w:trPr>
          <w:trHeight w:val="300"/>
        </w:trPr>
        <w:tc>
          <w:tcPr>
            <w:tcW w:w="2763" w:type="dxa"/>
            <w:tcBorders>
              <w:top w:val="single" w:sz="4" w:space="0" w:color="auto"/>
              <w:left w:val="nil"/>
              <w:bottom w:val="single" w:sz="4" w:space="0" w:color="auto"/>
              <w:right w:val="nil"/>
            </w:tcBorders>
            <w:shd w:val="clear" w:color="000000" w:fill="F2F2F2"/>
            <w:noWrap/>
            <w:vAlign w:val="bottom"/>
            <w:hideMark/>
          </w:tcPr>
          <w:p w14:paraId="5EE033AA"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675" w:type="dxa"/>
            <w:tcBorders>
              <w:top w:val="single" w:sz="4" w:space="0" w:color="auto"/>
              <w:left w:val="nil"/>
              <w:bottom w:val="single" w:sz="4" w:space="0" w:color="auto"/>
              <w:right w:val="nil"/>
            </w:tcBorders>
            <w:shd w:val="clear" w:color="000000" w:fill="F2F2F2"/>
            <w:noWrap/>
            <w:vAlign w:val="bottom"/>
            <w:hideMark/>
          </w:tcPr>
          <w:p w14:paraId="5A2ADD4B"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75" w:type="dxa"/>
            <w:tcBorders>
              <w:top w:val="single" w:sz="4" w:space="0" w:color="auto"/>
              <w:left w:val="nil"/>
              <w:bottom w:val="single" w:sz="4" w:space="0" w:color="auto"/>
              <w:right w:val="nil"/>
            </w:tcBorders>
            <w:shd w:val="clear" w:color="000000" w:fill="F2F2F2"/>
            <w:noWrap/>
            <w:vAlign w:val="bottom"/>
            <w:hideMark/>
          </w:tcPr>
          <w:p w14:paraId="39786C99"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2" w:type="dxa"/>
            <w:tcBorders>
              <w:top w:val="nil"/>
              <w:left w:val="nil"/>
              <w:bottom w:val="nil"/>
              <w:right w:val="nil"/>
            </w:tcBorders>
            <w:noWrap/>
            <w:vAlign w:val="bottom"/>
            <w:hideMark/>
          </w:tcPr>
          <w:p w14:paraId="5BEB0811"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3322" w:type="dxa"/>
            <w:tcBorders>
              <w:top w:val="single" w:sz="4" w:space="0" w:color="auto"/>
              <w:left w:val="nil"/>
              <w:bottom w:val="single" w:sz="4" w:space="0" w:color="auto"/>
              <w:right w:val="nil"/>
            </w:tcBorders>
            <w:shd w:val="clear" w:color="000000" w:fill="F2F2F2"/>
            <w:noWrap/>
            <w:vAlign w:val="bottom"/>
            <w:hideMark/>
          </w:tcPr>
          <w:p w14:paraId="62A14FE3"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61829DE4"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75" w:type="dxa"/>
            <w:tcBorders>
              <w:top w:val="single" w:sz="4" w:space="0" w:color="auto"/>
              <w:left w:val="nil"/>
              <w:bottom w:val="single" w:sz="4" w:space="0" w:color="auto"/>
              <w:right w:val="nil"/>
            </w:tcBorders>
            <w:shd w:val="clear" w:color="000000" w:fill="F2F2F2"/>
            <w:noWrap/>
            <w:vAlign w:val="bottom"/>
            <w:hideMark/>
          </w:tcPr>
          <w:p w14:paraId="6AF01947"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675" w:type="dxa"/>
            <w:tcBorders>
              <w:top w:val="single" w:sz="4" w:space="0" w:color="auto"/>
              <w:left w:val="nil"/>
              <w:bottom w:val="single" w:sz="4" w:space="0" w:color="auto"/>
              <w:right w:val="nil"/>
            </w:tcBorders>
            <w:shd w:val="clear" w:color="000000" w:fill="F2F2F2"/>
            <w:noWrap/>
            <w:vAlign w:val="bottom"/>
            <w:hideMark/>
          </w:tcPr>
          <w:p w14:paraId="1806B6C0"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75" w:type="dxa"/>
            <w:tcBorders>
              <w:top w:val="single" w:sz="4" w:space="0" w:color="auto"/>
              <w:left w:val="nil"/>
              <w:bottom w:val="single" w:sz="4" w:space="0" w:color="auto"/>
              <w:right w:val="nil"/>
            </w:tcBorders>
            <w:shd w:val="clear" w:color="000000" w:fill="F2F2F2"/>
            <w:noWrap/>
            <w:vAlign w:val="bottom"/>
            <w:hideMark/>
          </w:tcPr>
          <w:p w14:paraId="549DA443"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97457B" w:rsidRPr="00B81AC4" w14:paraId="7A8CC257" w14:textId="77777777" w:rsidTr="004B0B8C">
        <w:trPr>
          <w:trHeight w:val="300"/>
        </w:trPr>
        <w:tc>
          <w:tcPr>
            <w:tcW w:w="2763" w:type="dxa"/>
            <w:tcBorders>
              <w:top w:val="nil"/>
              <w:left w:val="nil"/>
              <w:bottom w:val="nil"/>
              <w:right w:val="nil"/>
            </w:tcBorders>
            <w:noWrap/>
            <w:vAlign w:val="bottom"/>
            <w:hideMark/>
          </w:tcPr>
          <w:p w14:paraId="08581464"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675" w:type="dxa"/>
            <w:tcBorders>
              <w:top w:val="nil"/>
              <w:left w:val="nil"/>
              <w:bottom w:val="nil"/>
              <w:right w:val="nil"/>
            </w:tcBorders>
            <w:noWrap/>
            <w:vAlign w:val="bottom"/>
            <w:hideMark/>
          </w:tcPr>
          <w:p w14:paraId="36130304"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4130</w:t>
            </w:r>
          </w:p>
        </w:tc>
        <w:tc>
          <w:tcPr>
            <w:tcW w:w="775" w:type="dxa"/>
            <w:tcBorders>
              <w:top w:val="nil"/>
              <w:left w:val="nil"/>
              <w:bottom w:val="nil"/>
              <w:right w:val="nil"/>
            </w:tcBorders>
            <w:noWrap/>
            <w:vAlign w:val="bottom"/>
            <w:hideMark/>
          </w:tcPr>
          <w:p w14:paraId="12677D42"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&lt;0.001</w:t>
            </w:r>
          </w:p>
        </w:tc>
        <w:tc>
          <w:tcPr>
            <w:tcW w:w="262" w:type="dxa"/>
            <w:tcBorders>
              <w:top w:val="nil"/>
              <w:left w:val="nil"/>
              <w:bottom w:val="nil"/>
              <w:right w:val="nil"/>
            </w:tcBorders>
            <w:noWrap/>
            <w:vAlign w:val="bottom"/>
            <w:hideMark/>
          </w:tcPr>
          <w:p w14:paraId="273D076C"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322" w:type="dxa"/>
            <w:tcBorders>
              <w:top w:val="nil"/>
              <w:left w:val="nil"/>
              <w:bottom w:val="nil"/>
              <w:right w:val="nil"/>
            </w:tcBorders>
            <w:noWrap/>
            <w:vAlign w:val="bottom"/>
            <w:hideMark/>
          </w:tcPr>
          <w:p w14:paraId="6B5287C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583003C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-0.79</w:t>
            </w:r>
          </w:p>
        </w:tc>
        <w:tc>
          <w:tcPr>
            <w:tcW w:w="675" w:type="dxa"/>
            <w:tcBorders>
              <w:top w:val="nil"/>
              <w:left w:val="nil"/>
              <w:bottom w:val="nil"/>
              <w:right w:val="nil"/>
            </w:tcBorders>
            <w:noWrap/>
            <w:vAlign w:val="bottom"/>
            <w:hideMark/>
          </w:tcPr>
          <w:p w14:paraId="450E00D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0.406</w:t>
            </w:r>
          </w:p>
        </w:tc>
        <w:tc>
          <w:tcPr>
            <w:tcW w:w="675" w:type="dxa"/>
            <w:tcBorders>
              <w:top w:val="nil"/>
              <w:left w:val="nil"/>
              <w:bottom w:val="nil"/>
              <w:right w:val="nil"/>
            </w:tcBorders>
            <w:noWrap/>
            <w:vAlign w:val="bottom"/>
            <w:hideMark/>
          </w:tcPr>
          <w:p w14:paraId="4544567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-1.95</w:t>
            </w:r>
          </w:p>
        </w:tc>
        <w:tc>
          <w:tcPr>
            <w:tcW w:w="775" w:type="dxa"/>
            <w:tcBorders>
              <w:top w:val="nil"/>
              <w:left w:val="nil"/>
              <w:bottom w:val="nil"/>
              <w:right w:val="nil"/>
            </w:tcBorders>
            <w:noWrap/>
            <w:vAlign w:val="bottom"/>
            <w:hideMark/>
          </w:tcPr>
          <w:p w14:paraId="69B5B279"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0.051</w:t>
            </w:r>
          </w:p>
        </w:tc>
      </w:tr>
      <w:tr w:rsidR="0097457B" w:rsidRPr="00B81AC4" w14:paraId="569C4CA5" w14:textId="77777777" w:rsidTr="004B0B8C">
        <w:trPr>
          <w:trHeight w:val="300"/>
        </w:trPr>
        <w:tc>
          <w:tcPr>
            <w:tcW w:w="2763" w:type="dxa"/>
            <w:tcBorders>
              <w:top w:val="nil"/>
              <w:left w:val="nil"/>
              <w:bottom w:val="nil"/>
              <w:right w:val="nil"/>
            </w:tcBorders>
            <w:noWrap/>
            <w:vAlign w:val="bottom"/>
            <w:hideMark/>
          </w:tcPr>
          <w:p w14:paraId="05088383" w14:textId="50493F18"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Speaker </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w:t>
            </w:r>
          </w:p>
        </w:tc>
        <w:tc>
          <w:tcPr>
            <w:tcW w:w="675" w:type="dxa"/>
            <w:tcBorders>
              <w:top w:val="nil"/>
              <w:left w:val="nil"/>
              <w:bottom w:val="nil"/>
              <w:right w:val="nil"/>
            </w:tcBorders>
            <w:noWrap/>
            <w:vAlign w:val="bottom"/>
            <w:hideMark/>
          </w:tcPr>
          <w:p w14:paraId="32A9EE77"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0.03</w:t>
            </w:r>
          </w:p>
        </w:tc>
        <w:tc>
          <w:tcPr>
            <w:tcW w:w="775" w:type="dxa"/>
            <w:tcBorders>
              <w:top w:val="nil"/>
              <w:left w:val="nil"/>
              <w:bottom w:val="nil"/>
              <w:right w:val="nil"/>
            </w:tcBorders>
            <w:noWrap/>
            <w:vAlign w:val="bottom"/>
            <w:hideMark/>
          </w:tcPr>
          <w:p w14:paraId="3C2E15B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0.856</w:t>
            </w:r>
          </w:p>
        </w:tc>
        <w:tc>
          <w:tcPr>
            <w:tcW w:w="262" w:type="dxa"/>
            <w:tcBorders>
              <w:top w:val="nil"/>
              <w:left w:val="nil"/>
              <w:bottom w:val="nil"/>
              <w:right w:val="nil"/>
            </w:tcBorders>
            <w:noWrap/>
            <w:vAlign w:val="bottom"/>
            <w:hideMark/>
          </w:tcPr>
          <w:p w14:paraId="4F03AFB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322" w:type="dxa"/>
            <w:tcBorders>
              <w:top w:val="nil"/>
              <w:left w:val="nil"/>
              <w:bottom w:val="nil"/>
              <w:right w:val="nil"/>
            </w:tcBorders>
            <w:noWrap/>
            <w:vAlign w:val="bottom"/>
            <w:hideMark/>
          </w:tcPr>
          <w:p w14:paraId="5B79266B"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945" w:type="dxa"/>
            <w:tcBorders>
              <w:top w:val="nil"/>
              <w:left w:val="nil"/>
              <w:bottom w:val="nil"/>
              <w:right w:val="nil"/>
            </w:tcBorders>
            <w:noWrap/>
            <w:vAlign w:val="bottom"/>
            <w:hideMark/>
          </w:tcPr>
          <w:p w14:paraId="51C3CB62"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1.81</w:t>
            </w:r>
          </w:p>
        </w:tc>
        <w:tc>
          <w:tcPr>
            <w:tcW w:w="675" w:type="dxa"/>
            <w:tcBorders>
              <w:top w:val="nil"/>
              <w:left w:val="nil"/>
              <w:bottom w:val="nil"/>
              <w:right w:val="nil"/>
            </w:tcBorders>
            <w:noWrap/>
            <w:vAlign w:val="bottom"/>
            <w:hideMark/>
          </w:tcPr>
          <w:p w14:paraId="5F5E59BF"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0.074</w:t>
            </w:r>
          </w:p>
        </w:tc>
        <w:tc>
          <w:tcPr>
            <w:tcW w:w="675" w:type="dxa"/>
            <w:tcBorders>
              <w:top w:val="nil"/>
              <w:left w:val="nil"/>
              <w:bottom w:val="nil"/>
              <w:right w:val="nil"/>
            </w:tcBorders>
            <w:noWrap/>
            <w:vAlign w:val="bottom"/>
            <w:hideMark/>
          </w:tcPr>
          <w:p w14:paraId="41A5EAD9"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24.45</w:t>
            </w:r>
          </w:p>
        </w:tc>
        <w:tc>
          <w:tcPr>
            <w:tcW w:w="775" w:type="dxa"/>
            <w:tcBorders>
              <w:top w:val="nil"/>
              <w:left w:val="nil"/>
              <w:bottom w:val="nil"/>
              <w:right w:val="nil"/>
            </w:tcBorders>
            <w:noWrap/>
            <w:vAlign w:val="bottom"/>
            <w:hideMark/>
          </w:tcPr>
          <w:p w14:paraId="152F6758"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26155573" w14:textId="77777777" w:rsidTr="004B0B8C">
        <w:trPr>
          <w:trHeight w:val="300"/>
        </w:trPr>
        <w:tc>
          <w:tcPr>
            <w:tcW w:w="2763" w:type="dxa"/>
            <w:tcBorders>
              <w:top w:val="nil"/>
              <w:left w:val="nil"/>
              <w:bottom w:val="nil"/>
              <w:right w:val="nil"/>
            </w:tcBorders>
            <w:noWrap/>
            <w:vAlign w:val="bottom"/>
            <w:hideMark/>
          </w:tcPr>
          <w:p w14:paraId="45354031" w14:textId="5893C763" w:rsidR="0097457B" w:rsidRPr="00B81AC4" w:rsidRDefault="00392452"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26EC6102"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0.38</w:t>
            </w:r>
          </w:p>
        </w:tc>
        <w:tc>
          <w:tcPr>
            <w:tcW w:w="775" w:type="dxa"/>
            <w:tcBorders>
              <w:top w:val="nil"/>
              <w:left w:val="nil"/>
              <w:bottom w:val="nil"/>
              <w:right w:val="nil"/>
            </w:tcBorders>
            <w:noWrap/>
            <w:vAlign w:val="bottom"/>
            <w:hideMark/>
          </w:tcPr>
          <w:p w14:paraId="55524EF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0.536</w:t>
            </w:r>
          </w:p>
        </w:tc>
        <w:tc>
          <w:tcPr>
            <w:tcW w:w="262" w:type="dxa"/>
            <w:tcBorders>
              <w:top w:val="nil"/>
              <w:left w:val="nil"/>
              <w:bottom w:val="nil"/>
              <w:right w:val="nil"/>
            </w:tcBorders>
            <w:noWrap/>
            <w:vAlign w:val="bottom"/>
            <w:hideMark/>
          </w:tcPr>
          <w:p w14:paraId="51AC06E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322" w:type="dxa"/>
            <w:tcBorders>
              <w:top w:val="nil"/>
              <w:left w:val="nil"/>
              <w:bottom w:val="nil"/>
              <w:right w:val="nil"/>
            </w:tcBorders>
            <w:noWrap/>
            <w:vAlign w:val="bottom"/>
            <w:hideMark/>
          </w:tcPr>
          <w:p w14:paraId="4F9206CA" w14:textId="7DAB908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male</w:t>
            </w:r>
          </w:p>
        </w:tc>
        <w:tc>
          <w:tcPr>
            <w:tcW w:w="945" w:type="dxa"/>
            <w:tcBorders>
              <w:top w:val="nil"/>
              <w:left w:val="nil"/>
              <w:bottom w:val="nil"/>
              <w:right w:val="nil"/>
            </w:tcBorders>
            <w:noWrap/>
            <w:vAlign w:val="bottom"/>
            <w:hideMark/>
          </w:tcPr>
          <w:p w14:paraId="301B4DAC"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0.68</w:t>
            </w:r>
          </w:p>
        </w:tc>
        <w:tc>
          <w:tcPr>
            <w:tcW w:w="675" w:type="dxa"/>
            <w:tcBorders>
              <w:top w:val="nil"/>
              <w:left w:val="nil"/>
              <w:bottom w:val="nil"/>
              <w:right w:val="nil"/>
            </w:tcBorders>
            <w:noWrap/>
            <w:vAlign w:val="bottom"/>
            <w:hideMark/>
          </w:tcPr>
          <w:p w14:paraId="227F949B"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0.555</w:t>
            </w:r>
          </w:p>
        </w:tc>
        <w:tc>
          <w:tcPr>
            <w:tcW w:w="675" w:type="dxa"/>
            <w:tcBorders>
              <w:top w:val="nil"/>
              <w:left w:val="nil"/>
              <w:bottom w:val="nil"/>
              <w:right w:val="nil"/>
            </w:tcBorders>
            <w:noWrap/>
            <w:vAlign w:val="bottom"/>
            <w:hideMark/>
          </w:tcPr>
          <w:p w14:paraId="1374BEFA"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1.22</w:t>
            </w:r>
          </w:p>
        </w:tc>
        <w:tc>
          <w:tcPr>
            <w:tcW w:w="775" w:type="dxa"/>
            <w:tcBorders>
              <w:top w:val="nil"/>
              <w:left w:val="nil"/>
              <w:bottom w:val="nil"/>
              <w:right w:val="nil"/>
            </w:tcBorders>
            <w:noWrap/>
            <w:vAlign w:val="bottom"/>
            <w:hideMark/>
          </w:tcPr>
          <w:p w14:paraId="00CF26E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0.221</w:t>
            </w:r>
          </w:p>
        </w:tc>
      </w:tr>
      <w:tr w:rsidR="0097457B" w:rsidRPr="00B81AC4" w14:paraId="68E3E7B8" w14:textId="77777777" w:rsidTr="004B0B8C">
        <w:trPr>
          <w:trHeight w:val="300"/>
        </w:trPr>
        <w:tc>
          <w:tcPr>
            <w:tcW w:w="2763" w:type="dxa"/>
            <w:tcBorders>
              <w:top w:val="nil"/>
              <w:left w:val="nil"/>
              <w:bottom w:val="nil"/>
              <w:right w:val="nil"/>
            </w:tcBorders>
            <w:noWrap/>
            <w:vAlign w:val="bottom"/>
            <w:hideMark/>
          </w:tcPr>
          <w:p w14:paraId="1B7BE037" w14:textId="2557169B"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p>
        </w:tc>
        <w:tc>
          <w:tcPr>
            <w:tcW w:w="675" w:type="dxa"/>
            <w:tcBorders>
              <w:top w:val="nil"/>
              <w:left w:val="nil"/>
              <w:bottom w:val="nil"/>
              <w:right w:val="nil"/>
            </w:tcBorders>
            <w:noWrap/>
            <w:vAlign w:val="bottom"/>
            <w:hideMark/>
          </w:tcPr>
          <w:p w14:paraId="7A556F3D"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9.02</w:t>
            </w:r>
          </w:p>
        </w:tc>
        <w:tc>
          <w:tcPr>
            <w:tcW w:w="775" w:type="dxa"/>
            <w:tcBorders>
              <w:top w:val="nil"/>
              <w:left w:val="nil"/>
              <w:bottom w:val="nil"/>
              <w:right w:val="nil"/>
            </w:tcBorders>
            <w:noWrap/>
            <w:vAlign w:val="bottom"/>
            <w:hideMark/>
          </w:tcPr>
          <w:p w14:paraId="3A9963C5"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0.003</w:t>
            </w:r>
          </w:p>
        </w:tc>
        <w:tc>
          <w:tcPr>
            <w:tcW w:w="262" w:type="dxa"/>
            <w:tcBorders>
              <w:top w:val="nil"/>
              <w:left w:val="nil"/>
              <w:bottom w:val="nil"/>
              <w:right w:val="nil"/>
            </w:tcBorders>
            <w:noWrap/>
            <w:vAlign w:val="bottom"/>
            <w:hideMark/>
          </w:tcPr>
          <w:p w14:paraId="29954E51"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322" w:type="dxa"/>
            <w:tcBorders>
              <w:top w:val="nil"/>
              <w:left w:val="nil"/>
              <w:bottom w:val="nil"/>
              <w:right w:val="nil"/>
            </w:tcBorders>
            <w:noWrap/>
            <w:vAlign w:val="bottom"/>
            <w:hideMark/>
          </w:tcPr>
          <w:p w14:paraId="5FEA336B" w14:textId="30379639" w:rsidR="0097457B" w:rsidRPr="00B81AC4" w:rsidRDefault="00392452"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r w:rsidR="0097457B"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r w:rsidR="0097457B" w:rsidRPr="00B81AC4">
              <w:rPr>
                <w:rFonts w:ascii="Times New Roman" w:eastAsia="Times New Roman" w:hAnsi="Times New Roman" w:cs="Times New Roman"/>
                <w:color w:val="000000"/>
                <w:sz w:val="20"/>
                <w:szCs w:val="20"/>
                <w:lang w:val="en-US"/>
              </w:rPr>
              <w:t>*</w:t>
            </w:r>
          </w:p>
        </w:tc>
        <w:tc>
          <w:tcPr>
            <w:tcW w:w="945" w:type="dxa"/>
            <w:tcBorders>
              <w:top w:val="nil"/>
              <w:left w:val="nil"/>
              <w:bottom w:val="nil"/>
              <w:right w:val="nil"/>
            </w:tcBorders>
            <w:noWrap/>
            <w:vAlign w:val="bottom"/>
            <w:hideMark/>
          </w:tcPr>
          <w:p w14:paraId="36C38057"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0.62</w:t>
            </w:r>
          </w:p>
        </w:tc>
        <w:tc>
          <w:tcPr>
            <w:tcW w:w="675" w:type="dxa"/>
            <w:tcBorders>
              <w:top w:val="nil"/>
              <w:left w:val="nil"/>
              <w:bottom w:val="nil"/>
              <w:right w:val="nil"/>
            </w:tcBorders>
            <w:noWrap/>
            <w:vAlign w:val="bottom"/>
            <w:hideMark/>
          </w:tcPr>
          <w:p w14:paraId="051F55BD"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0.084</w:t>
            </w:r>
          </w:p>
        </w:tc>
        <w:tc>
          <w:tcPr>
            <w:tcW w:w="675" w:type="dxa"/>
            <w:tcBorders>
              <w:top w:val="nil"/>
              <w:left w:val="nil"/>
              <w:bottom w:val="nil"/>
              <w:right w:val="nil"/>
            </w:tcBorders>
            <w:noWrap/>
            <w:vAlign w:val="bottom"/>
            <w:hideMark/>
          </w:tcPr>
          <w:p w14:paraId="1E28D5C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7.34</w:t>
            </w:r>
          </w:p>
        </w:tc>
        <w:tc>
          <w:tcPr>
            <w:tcW w:w="775" w:type="dxa"/>
            <w:tcBorders>
              <w:top w:val="nil"/>
              <w:left w:val="nil"/>
              <w:bottom w:val="nil"/>
              <w:right w:val="nil"/>
            </w:tcBorders>
            <w:noWrap/>
            <w:vAlign w:val="bottom"/>
            <w:hideMark/>
          </w:tcPr>
          <w:p w14:paraId="1F9D1965"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03D01281" w14:textId="77777777" w:rsidTr="004B0B8C">
        <w:trPr>
          <w:trHeight w:val="300"/>
        </w:trPr>
        <w:tc>
          <w:tcPr>
            <w:tcW w:w="2763" w:type="dxa"/>
            <w:tcBorders>
              <w:top w:val="nil"/>
              <w:left w:val="nil"/>
              <w:bottom w:val="nil"/>
              <w:right w:val="nil"/>
            </w:tcBorders>
            <w:noWrap/>
            <w:vAlign w:val="bottom"/>
            <w:hideMark/>
          </w:tcPr>
          <w:p w14:paraId="0A3D683F" w14:textId="6CE2D4E2"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tML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70D4E9A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1.72</w:t>
            </w:r>
          </w:p>
        </w:tc>
        <w:tc>
          <w:tcPr>
            <w:tcW w:w="775" w:type="dxa"/>
            <w:tcBorders>
              <w:top w:val="nil"/>
              <w:left w:val="nil"/>
              <w:bottom w:val="nil"/>
              <w:right w:val="nil"/>
            </w:tcBorders>
            <w:noWrap/>
            <w:vAlign w:val="bottom"/>
            <w:hideMark/>
          </w:tcPr>
          <w:p w14:paraId="3315021D"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0.190</w:t>
            </w:r>
          </w:p>
        </w:tc>
        <w:tc>
          <w:tcPr>
            <w:tcW w:w="262" w:type="dxa"/>
            <w:tcBorders>
              <w:top w:val="nil"/>
              <w:left w:val="nil"/>
              <w:bottom w:val="nil"/>
              <w:right w:val="nil"/>
            </w:tcBorders>
            <w:noWrap/>
            <w:vAlign w:val="bottom"/>
            <w:hideMark/>
          </w:tcPr>
          <w:p w14:paraId="47FEE6FB"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322" w:type="dxa"/>
            <w:tcBorders>
              <w:top w:val="nil"/>
              <w:left w:val="nil"/>
              <w:bottom w:val="nil"/>
              <w:right w:val="nil"/>
            </w:tcBorders>
            <w:noWrap/>
            <w:vAlign w:val="bottom"/>
            <w:hideMark/>
          </w:tcPr>
          <w:p w14:paraId="18EFF9DC" w14:textId="54AADCAE"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male</w:t>
            </w:r>
          </w:p>
        </w:tc>
        <w:tc>
          <w:tcPr>
            <w:tcW w:w="945" w:type="dxa"/>
            <w:tcBorders>
              <w:top w:val="nil"/>
              <w:left w:val="nil"/>
              <w:bottom w:val="nil"/>
              <w:right w:val="nil"/>
            </w:tcBorders>
            <w:noWrap/>
            <w:vAlign w:val="bottom"/>
            <w:hideMark/>
          </w:tcPr>
          <w:p w14:paraId="49513C1F"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0.32</w:t>
            </w:r>
          </w:p>
        </w:tc>
        <w:tc>
          <w:tcPr>
            <w:tcW w:w="675" w:type="dxa"/>
            <w:tcBorders>
              <w:top w:val="nil"/>
              <w:left w:val="nil"/>
              <w:bottom w:val="nil"/>
              <w:right w:val="nil"/>
            </w:tcBorders>
            <w:noWrap/>
            <w:vAlign w:val="bottom"/>
            <w:hideMark/>
          </w:tcPr>
          <w:p w14:paraId="4C7C4AE0"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0.109</w:t>
            </w:r>
          </w:p>
        </w:tc>
        <w:tc>
          <w:tcPr>
            <w:tcW w:w="675" w:type="dxa"/>
            <w:tcBorders>
              <w:top w:val="nil"/>
              <w:left w:val="nil"/>
              <w:bottom w:val="nil"/>
              <w:right w:val="nil"/>
            </w:tcBorders>
            <w:noWrap/>
            <w:vAlign w:val="bottom"/>
            <w:hideMark/>
          </w:tcPr>
          <w:p w14:paraId="5751568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2.96</w:t>
            </w:r>
          </w:p>
        </w:tc>
        <w:tc>
          <w:tcPr>
            <w:tcW w:w="775" w:type="dxa"/>
            <w:tcBorders>
              <w:top w:val="nil"/>
              <w:left w:val="nil"/>
              <w:bottom w:val="nil"/>
              <w:right w:val="nil"/>
            </w:tcBorders>
            <w:noWrap/>
            <w:vAlign w:val="bottom"/>
            <w:hideMark/>
          </w:tcPr>
          <w:p w14:paraId="6670789D"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0.003</w:t>
            </w:r>
          </w:p>
        </w:tc>
      </w:tr>
      <w:tr w:rsidR="0097457B" w:rsidRPr="00B81AC4" w14:paraId="622C29B8" w14:textId="77777777" w:rsidTr="004B0B8C">
        <w:trPr>
          <w:trHeight w:val="300"/>
        </w:trPr>
        <w:tc>
          <w:tcPr>
            <w:tcW w:w="2763" w:type="dxa"/>
            <w:tcBorders>
              <w:top w:val="nil"/>
              <w:left w:val="nil"/>
              <w:bottom w:val="nil"/>
              <w:right w:val="nil"/>
            </w:tcBorders>
            <w:noWrap/>
            <w:vAlign w:val="bottom"/>
            <w:hideMark/>
          </w:tcPr>
          <w:p w14:paraId="60628ED1" w14:textId="0315EC5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400DCB5B"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93.59</w:t>
            </w:r>
          </w:p>
        </w:tc>
        <w:tc>
          <w:tcPr>
            <w:tcW w:w="775" w:type="dxa"/>
            <w:tcBorders>
              <w:top w:val="nil"/>
              <w:left w:val="nil"/>
              <w:bottom w:val="nil"/>
              <w:right w:val="nil"/>
            </w:tcBorders>
            <w:noWrap/>
            <w:vAlign w:val="bottom"/>
            <w:hideMark/>
          </w:tcPr>
          <w:p w14:paraId="6C3F3D52"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&lt;0.001</w:t>
            </w:r>
          </w:p>
        </w:tc>
        <w:tc>
          <w:tcPr>
            <w:tcW w:w="262" w:type="dxa"/>
            <w:tcBorders>
              <w:top w:val="nil"/>
              <w:left w:val="nil"/>
              <w:bottom w:val="nil"/>
              <w:right w:val="nil"/>
            </w:tcBorders>
            <w:noWrap/>
            <w:vAlign w:val="bottom"/>
            <w:hideMark/>
          </w:tcPr>
          <w:p w14:paraId="512055C5"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322" w:type="dxa"/>
            <w:tcBorders>
              <w:top w:val="nil"/>
              <w:left w:val="nil"/>
              <w:bottom w:val="nil"/>
              <w:right w:val="nil"/>
            </w:tcBorders>
            <w:noWrap/>
            <w:vAlign w:val="bottom"/>
            <w:hideMark/>
          </w:tcPr>
          <w:p w14:paraId="60873E75" w14:textId="4EAC51C8"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tML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945" w:type="dxa"/>
            <w:tcBorders>
              <w:top w:val="nil"/>
              <w:left w:val="nil"/>
              <w:bottom w:val="nil"/>
              <w:right w:val="nil"/>
            </w:tcBorders>
            <w:noWrap/>
            <w:vAlign w:val="bottom"/>
            <w:hideMark/>
          </w:tcPr>
          <w:p w14:paraId="3F73EAD1" w14:textId="1B00B245" w:rsidR="0097457B" w:rsidRPr="00B81AC4" w:rsidRDefault="004B0B8C"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&lt;</w:t>
            </w:r>
            <w:r w:rsidR="0097457B" w:rsidRPr="00B81AC4">
              <w:rPr>
                <w:rFonts w:ascii="Times New Roman" w:eastAsia="Times New Roman" w:hAnsi="Times New Roman" w:cs="Times New Roman"/>
                <w:color w:val="000000"/>
                <w:sz w:val="20"/>
                <w:szCs w:val="20"/>
                <w:lang w:val="en-US"/>
              </w:rPr>
              <w:t>0.0</w:t>
            </w:r>
            <w:r w:rsidRPr="00B81AC4">
              <w:rPr>
                <w:rFonts w:ascii="Times New Roman" w:eastAsia="Times New Roman" w:hAnsi="Times New Roman" w:cs="Times New Roman"/>
                <w:color w:val="000000"/>
                <w:sz w:val="20"/>
                <w:szCs w:val="20"/>
                <w:lang w:val="en-US"/>
              </w:rPr>
              <w:t>1</w:t>
            </w:r>
          </w:p>
        </w:tc>
        <w:tc>
          <w:tcPr>
            <w:tcW w:w="675" w:type="dxa"/>
            <w:tcBorders>
              <w:top w:val="nil"/>
              <w:left w:val="nil"/>
              <w:bottom w:val="nil"/>
              <w:right w:val="nil"/>
            </w:tcBorders>
            <w:noWrap/>
            <w:vAlign w:val="bottom"/>
            <w:hideMark/>
          </w:tcPr>
          <w:p w14:paraId="5D04255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0.102</w:t>
            </w:r>
          </w:p>
        </w:tc>
        <w:tc>
          <w:tcPr>
            <w:tcW w:w="675" w:type="dxa"/>
            <w:tcBorders>
              <w:top w:val="nil"/>
              <w:left w:val="nil"/>
              <w:bottom w:val="nil"/>
              <w:right w:val="nil"/>
            </w:tcBorders>
            <w:noWrap/>
            <w:vAlign w:val="bottom"/>
            <w:hideMark/>
          </w:tcPr>
          <w:p w14:paraId="031A985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-0.04</w:t>
            </w:r>
          </w:p>
        </w:tc>
        <w:tc>
          <w:tcPr>
            <w:tcW w:w="775" w:type="dxa"/>
            <w:tcBorders>
              <w:top w:val="nil"/>
              <w:left w:val="nil"/>
              <w:bottom w:val="nil"/>
              <w:right w:val="nil"/>
            </w:tcBorders>
            <w:noWrap/>
            <w:vAlign w:val="bottom"/>
            <w:hideMark/>
          </w:tcPr>
          <w:p w14:paraId="2E53DC03"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0.972</w:t>
            </w:r>
          </w:p>
        </w:tc>
      </w:tr>
      <w:tr w:rsidR="0097457B" w:rsidRPr="00B81AC4" w14:paraId="67E17670" w14:textId="77777777" w:rsidTr="004B0B8C">
        <w:trPr>
          <w:trHeight w:val="300"/>
        </w:trPr>
        <w:tc>
          <w:tcPr>
            <w:tcW w:w="2763" w:type="dxa"/>
            <w:tcBorders>
              <w:top w:val="nil"/>
              <w:left w:val="nil"/>
              <w:bottom w:val="nil"/>
              <w:right w:val="nil"/>
            </w:tcBorders>
            <w:noWrap/>
            <w:vAlign w:val="bottom"/>
            <w:hideMark/>
          </w:tcPr>
          <w:p w14:paraId="53496563" w14:textId="6FF64555"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41C3763C"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1.59</w:t>
            </w:r>
          </w:p>
        </w:tc>
        <w:tc>
          <w:tcPr>
            <w:tcW w:w="775" w:type="dxa"/>
            <w:tcBorders>
              <w:top w:val="nil"/>
              <w:left w:val="nil"/>
              <w:bottom w:val="nil"/>
              <w:right w:val="nil"/>
            </w:tcBorders>
            <w:noWrap/>
            <w:vAlign w:val="bottom"/>
            <w:hideMark/>
          </w:tcPr>
          <w:p w14:paraId="029BAB8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0.207</w:t>
            </w:r>
          </w:p>
        </w:tc>
        <w:tc>
          <w:tcPr>
            <w:tcW w:w="262" w:type="dxa"/>
            <w:tcBorders>
              <w:top w:val="nil"/>
              <w:left w:val="nil"/>
              <w:bottom w:val="nil"/>
              <w:right w:val="nil"/>
            </w:tcBorders>
            <w:noWrap/>
            <w:vAlign w:val="bottom"/>
            <w:hideMark/>
          </w:tcPr>
          <w:p w14:paraId="290FF15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322" w:type="dxa"/>
            <w:tcBorders>
              <w:top w:val="nil"/>
              <w:left w:val="nil"/>
              <w:bottom w:val="nil"/>
              <w:right w:val="nil"/>
            </w:tcBorders>
            <w:noWrap/>
            <w:vAlign w:val="bottom"/>
            <w:hideMark/>
          </w:tcPr>
          <w:p w14:paraId="63AAA99E" w14:textId="798B4FF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male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945" w:type="dxa"/>
            <w:tcBorders>
              <w:top w:val="nil"/>
              <w:left w:val="nil"/>
              <w:bottom w:val="nil"/>
              <w:right w:val="nil"/>
            </w:tcBorders>
            <w:noWrap/>
            <w:vAlign w:val="bottom"/>
            <w:hideMark/>
          </w:tcPr>
          <w:p w14:paraId="2539EB6A"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-1.16</w:t>
            </w:r>
          </w:p>
        </w:tc>
        <w:tc>
          <w:tcPr>
            <w:tcW w:w="675" w:type="dxa"/>
            <w:tcBorders>
              <w:top w:val="nil"/>
              <w:left w:val="nil"/>
              <w:bottom w:val="nil"/>
              <w:right w:val="nil"/>
            </w:tcBorders>
            <w:noWrap/>
            <w:vAlign w:val="bottom"/>
            <w:hideMark/>
          </w:tcPr>
          <w:p w14:paraId="3A09134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0.121</w:t>
            </w:r>
          </w:p>
        </w:tc>
        <w:tc>
          <w:tcPr>
            <w:tcW w:w="675" w:type="dxa"/>
            <w:tcBorders>
              <w:top w:val="nil"/>
              <w:left w:val="nil"/>
              <w:bottom w:val="nil"/>
              <w:right w:val="nil"/>
            </w:tcBorders>
            <w:noWrap/>
            <w:vAlign w:val="bottom"/>
            <w:hideMark/>
          </w:tcPr>
          <w:p w14:paraId="093484FA"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-9.59</w:t>
            </w:r>
          </w:p>
        </w:tc>
        <w:tc>
          <w:tcPr>
            <w:tcW w:w="775" w:type="dxa"/>
            <w:tcBorders>
              <w:top w:val="nil"/>
              <w:left w:val="nil"/>
              <w:bottom w:val="nil"/>
              <w:right w:val="nil"/>
            </w:tcBorders>
            <w:noWrap/>
            <w:vAlign w:val="bottom"/>
            <w:hideMark/>
          </w:tcPr>
          <w:p w14:paraId="3EDE0E90"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1E81E6C6" w14:textId="77777777" w:rsidTr="004B0B8C">
        <w:trPr>
          <w:trHeight w:val="300"/>
        </w:trPr>
        <w:tc>
          <w:tcPr>
            <w:tcW w:w="2763" w:type="dxa"/>
            <w:tcBorders>
              <w:top w:val="nil"/>
              <w:left w:val="nil"/>
              <w:bottom w:val="nil"/>
              <w:right w:val="nil"/>
            </w:tcBorders>
            <w:noWrap/>
            <w:vAlign w:val="bottom"/>
            <w:hideMark/>
          </w:tcPr>
          <w:p w14:paraId="4F899581"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p>
        </w:tc>
        <w:tc>
          <w:tcPr>
            <w:tcW w:w="675" w:type="dxa"/>
            <w:tcBorders>
              <w:top w:val="nil"/>
              <w:left w:val="nil"/>
              <w:bottom w:val="nil"/>
              <w:right w:val="nil"/>
            </w:tcBorders>
            <w:noWrap/>
            <w:vAlign w:val="bottom"/>
            <w:hideMark/>
          </w:tcPr>
          <w:p w14:paraId="6C396880"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716AF341"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2F02EF16"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322" w:type="dxa"/>
            <w:tcBorders>
              <w:top w:val="nil"/>
              <w:left w:val="nil"/>
              <w:bottom w:val="nil"/>
              <w:right w:val="nil"/>
            </w:tcBorders>
            <w:noWrap/>
            <w:vAlign w:val="bottom"/>
            <w:hideMark/>
          </w:tcPr>
          <w:p w14:paraId="1E9AFD2E" w14:textId="17D6D000"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male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945" w:type="dxa"/>
            <w:tcBorders>
              <w:top w:val="nil"/>
              <w:left w:val="nil"/>
              <w:bottom w:val="nil"/>
              <w:right w:val="nil"/>
            </w:tcBorders>
            <w:noWrap/>
            <w:vAlign w:val="bottom"/>
            <w:hideMark/>
          </w:tcPr>
          <w:p w14:paraId="3AEF8D8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-0.19</w:t>
            </w:r>
          </w:p>
        </w:tc>
        <w:tc>
          <w:tcPr>
            <w:tcW w:w="675" w:type="dxa"/>
            <w:tcBorders>
              <w:top w:val="nil"/>
              <w:left w:val="nil"/>
              <w:bottom w:val="nil"/>
              <w:right w:val="nil"/>
            </w:tcBorders>
            <w:noWrap/>
            <w:vAlign w:val="bottom"/>
            <w:hideMark/>
          </w:tcPr>
          <w:p w14:paraId="13162AC6"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0.148</w:t>
            </w:r>
          </w:p>
        </w:tc>
        <w:tc>
          <w:tcPr>
            <w:tcW w:w="675" w:type="dxa"/>
            <w:tcBorders>
              <w:top w:val="nil"/>
              <w:left w:val="nil"/>
              <w:bottom w:val="nil"/>
              <w:right w:val="nil"/>
            </w:tcBorders>
            <w:noWrap/>
            <w:vAlign w:val="bottom"/>
            <w:hideMark/>
          </w:tcPr>
          <w:p w14:paraId="5473AB8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-1.26</w:t>
            </w:r>
          </w:p>
        </w:tc>
        <w:tc>
          <w:tcPr>
            <w:tcW w:w="775" w:type="dxa"/>
            <w:tcBorders>
              <w:top w:val="nil"/>
              <w:left w:val="nil"/>
              <w:bottom w:val="nil"/>
              <w:right w:val="nil"/>
            </w:tcBorders>
            <w:noWrap/>
            <w:vAlign w:val="bottom"/>
            <w:hideMark/>
          </w:tcPr>
          <w:p w14:paraId="7487F2FE"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0.207</w:t>
            </w:r>
          </w:p>
        </w:tc>
      </w:tr>
      <w:tr w:rsidR="0097457B" w:rsidRPr="00B81AC4" w14:paraId="781FAD20" w14:textId="77777777" w:rsidTr="004B0B8C">
        <w:trPr>
          <w:trHeight w:val="300"/>
        </w:trPr>
        <w:tc>
          <w:tcPr>
            <w:tcW w:w="2763" w:type="dxa"/>
            <w:tcBorders>
              <w:top w:val="single" w:sz="4" w:space="0" w:color="auto"/>
              <w:left w:val="nil"/>
              <w:bottom w:val="single" w:sz="4" w:space="0" w:color="auto"/>
              <w:right w:val="nil"/>
            </w:tcBorders>
            <w:shd w:val="clear" w:color="000000" w:fill="F2F2F2"/>
            <w:noWrap/>
            <w:vAlign w:val="bottom"/>
            <w:hideMark/>
          </w:tcPr>
          <w:p w14:paraId="787EEE00"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675" w:type="dxa"/>
            <w:tcBorders>
              <w:top w:val="single" w:sz="4" w:space="0" w:color="auto"/>
              <w:left w:val="nil"/>
              <w:bottom w:val="single" w:sz="4" w:space="0" w:color="auto"/>
              <w:right w:val="nil"/>
            </w:tcBorders>
            <w:shd w:val="clear" w:color="000000" w:fill="F2F2F2"/>
            <w:noWrap/>
            <w:vAlign w:val="bottom"/>
            <w:hideMark/>
          </w:tcPr>
          <w:p w14:paraId="387D7F6B"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418E0ACE"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2" w:type="dxa"/>
            <w:tcBorders>
              <w:top w:val="nil"/>
              <w:left w:val="nil"/>
              <w:bottom w:val="nil"/>
              <w:right w:val="nil"/>
            </w:tcBorders>
            <w:noWrap/>
            <w:vAlign w:val="bottom"/>
            <w:hideMark/>
          </w:tcPr>
          <w:p w14:paraId="01416000"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322" w:type="dxa"/>
            <w:tcBorders>
              <w:top w:val="single" w:sz="4" w:space="0" w:color="auto"/>
              <w:left w:val="nil"/>
              <w:bottom w:val="single" w:sz="4" w:space="0" w:color="auto"/>
              <w:right w:val="nil"/>
            </w:tcBorders>
            <w:shd w:val="clear" w:color="000000" w:fill="F2F2F2"/>
            <w:noWrap/>
            <w:vAlign w:val="bottom"/>
            <w:hideMark/>
          </w:tcPr>
          <w:p w14:paraId="440C8756"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2FB0D5F2"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75" w:type="dxa"/>
            <w:tcBorders>
              <w:top w:val="single" w:sz="4" w:space="0" w:color="auto"/>
              <w:left w:val="nil"/>
              <w:bottom w:val="single" w:sz="4" w:space="0" w:color="auto"/>
              <w:right w:val="nil"/>
            </w:tcBorders>
            <w:shd w:val="clear" w:color="000000" w:fill="F2F2F2"/>
            <w:noWrap/>
            <w:vAlign w:val="bottom"/>
            <w:hideMark/>
          </w:tcPr>
          <w:p w14:paraId="2E0C72D7"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675" w:type="dxa"/>
            <w:tcBorders>
              <w:top w:val="single" w:sz="4" w:space="0" w:color="auto"/>
              <w:left w:val="nil"/>
              <w:bottom w:val="single" w:sz="4" w:space="0" w:color="auto"/>
              <w:right w:val="nil"/>
            </w:tcBorders>
            <w:shd w:val="clear" w:color="000000" w:fill="F2F2F2"/>
            <w:noWrap/>
            <w:vAlign w:val="bottom"/>
            <w:hideMark/>
          </w:tcPr>
          <w:p w14:paraId="2E9E7859"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107BCACC"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97457B" w:rsidRPr="00B81AC4" w14:paraId="08A9D0D1" w14:textId="77777777" w:rsidTr="004B0B8C">
        <w:trPr>
          <w:trHeight w:val="300"/>
        </w:trPr>
        <w:tc>
          <w:tcPr>
            <w:tcW w:w="2763" w:type="dxa"/>
            <w:tcBorders>
              <w:top w:val="nil"/>
              <w:left w:val="nil"/>
              <w:bottom w:val="nil"/>
              <w:right w:val="nil"/>
            </w:tcBorders>
            <w:noWrap/>
            <w:vAlign w:val="bottom"/>
            <w:hideMark/>
          </w:tcPr>
          <w:p w14:paraId="7241AD9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675" w:type="dxa"/>
            <w:tcBorders>
              <w:top w:val="nil"/>
              <w:left w:val="nil"/>
              <w:bottom w:val="nil"/>
              <w:right w:val="nil"/>
            </w:tcBorders>
            <w:noWrap/>
            <w:vAlign w:val="bottom"/>
            <w:hideMark/>
          </w:tcPr>
          <w:p w14:paraId="5CAD7B8E"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7433</w:t>
            </w:r>
          </w:p>
        </w:tc>
        <w:tc>
          <w:tcPr>
            <w:tcW w:w="775" w:type="dxa"/>
            <w:tcBorders>
              <w:top w:val="nil"/>
              <w:left w:val="nil"/>
              <w:bottom w:val="nil"/>
              <w:right w:val="nil"/>
            </w:tcBorders>
            <w:noWrap/>
            <w:vAlign w:val="bottom"/>
            <w:hideMark/>
          </w:tcPr>
          <w:p w14:paraId="0669E09D"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7504</w:t>
            </w:r>
          </w:p>
        </w:tc>
        <w:tc>
          <w:tcPr>
            <w:tcW w:w="262" w:type="dxa"/>
            <w:tcBorders>
              <w:top w:val="nil"/>
              <w:left w:val="nil"/>
              <w:bottom w:val="nil"/>
              <w:right w:val="nil"/>
            </w:tcBorders>
            <w:noWrap/>
            <w:vAlign w:val="bottom"/>
            <w:hideMark/>
          </w:tcPr>
          <w:p w14:paraId="26DA9B5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322" w:type="dxa"/>
            <w:tcBorders>
              <w:top w:val="nil"/>
              <w:left w:val="nil"/>
              <w:bottom w:val="nil"/>
              <w:right w:val="nil"/>
            </w:tcBorders>
            <w:noWrap/>
            <w:vAlign w:val="bottom"/>
            <w:hideMark/>
          </w:tcPr>
          <w:p w14:paraId="2B8603D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4F4E218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0.42</w:t>
            </w:r>
          </w:p>
        </w:tc>
        <w:tc>
          <w:tcPr>
            <w:tcW w:w="675" w:type="dxa"/>
            <w:tcBorders>
              <w:top w:val="nil"/>
              <w:left w:val="nil"/>
              <w:bottom w:val="nil"/>
              <w:right w:val="nil"/>
            </w:tcBorders>
            <w:noWrap/>
            <w:vAlign w:val="bottom"/>
            <w:hideMark/>
          </w:tcPr>
          <w:p w14:paraId="03690A6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0.65</w:t>
            </w:r>
          </w:p>
        </w:tc>
        <w:tc>
          <w:tcPr>
            <w:tcW w:w="675" w:type="dxa"/>
            <w:tcBorders>
              <w:top w:val="nil"/>
              <w:left w:val="nil"/>
              <w:bottom w:val="nil"/>
              <w:right w:val="nil"/>
            </w:tcBorders>
            <w:noWrap/>
            <w:vAlign w:val="bottom"/>
            <w:hideMark/>
          </w:tcPr>
          <w:p w14:paraId="6FC069B4"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
        </w:tc>
        <w:tc>
          <w:tcPr>
            <w:tcW w:w="775" w:type="dxa"/>
            <w:tcBorders>
              <w:top w:val="nil"/>
              <w:left w:val="nil"/>
              <w:bottom w:val="nil"/>
              <w:right w:val="nil"/>
            </w:tcBorders>
            <w:noWrap/>
            <w:vAlign w:val="bottom"/>
            <w:hideMark/>
          </w:tcPr>
          <w:p w14:paraId="43A41441"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r>
      <w:tr w:rsidR="0097457B" w:rsidRPr="00B81AC4" w14:paraId="2982B3E7" w14:textId="77777777" w:rsidTr="004B0B8C">
        <w:trPr>
          <w:trHeight w:val="300"/>
        </w:trPr>
        <w:tc>
          <w:tcPr>
            <w:tcW w:w="2763" w:type="dxa"/>
            <w:tcBorders>
              <w:top w:val="nil"/>
              <w:left w:val="nil"/>
              <w:bottom w:val="nil"/>
              <w:right w:val="nil"/>
            </w:tcBorders>
            <w:noWrap/>
            <w:vAlign w:val="bottom"/>
            <w:hideMark/>
          </w:tcPr>
          <w:p w14:paraId="75BC952C"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675" w:type="dxa"/>
            <w:tcBorders>
              <w:top w:val="nil"/>
              <w:left w:val="nil"/>
              <w:bottom w:val="nil"/>
              <w:right w:val="nil"/>
            </w:tcBorders>
            <w:noWrap/>
            <w:vAlign w:val="bottom"/>
            <w:hideMark/>
          </w:tcPr>
          <w:p w14:paraId="5EB3C27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8703</w:t>
            </w:r>
          </w:p>
        </w:tc>
        <w:tc>
          <w:tcPr>
            <w:tcW w:w="775" w:type="dxa"/>
            <w:tcBorders>
              <w:top w:val="nil"/>
              <w:left w:val="nil"/>
              <w:bottom w:val="nil"/>
              <w:right w:val="nil"/>
            </w:tcBorders>
            <w:noWrap/>
            <w:vAlign w:val="bottom"/>
            <w:hideMark/>
          </w:tcPr>
          <w:p w14:paraId="3138A82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65978DDF"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322" w:type="dxa"/>
            <w:tcBorders>
              <w:top w:val="nil"/>
              <w:left w:val="nil"/>
              <w:bottom w:val="nil"/>
              <w:right w:val="nil"/>
            </w:tcBorders>
            <w:noWrap/>
            <w:vAlign w:val="bottom"/>
            <w:hideMark/>
          </w:tcPr>
          <w:p w14:paraId="022A9C93" w14:textId="296B262E" w:rsidR="0097457B" w:rsidRPr="00B81AC4" w:rsidRDefault="000A7FC9"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r w:rsidR="0097457B" w:rsidRPr="00B81AC4">
              <w:rPr>
                <w:rFonts w:ascii="Times New Roman" w:eastAsia="Times New Roman" w:hAnsi="Times New Roman" w:cs="Times New Roman"/>
                <w:color w:val="000000"/>
                <w:sz w:val="20"/>
                <w:szCs w:val="20"/>
                <w:lang w:val="en-US"/>
              </w:rPr>
              <w:t xml:space="preserve"> -  Intercept</w:t>
            </w:r>
          </w:p>
        </w:tc>
        <w:tc>
          <w:tcPr>
            <w:tcW w:w="945" w:type="dxa"/>
            <w:tcBorders>
              <w:top w:val="nil"/>
              <w:left w:val="nil"/>
              <w:bottom w:val="nil"/>
              <w:right w:val="nil"/>
            </w:tcBorders>
            <w:noWrap/>
            <w:vAlign w:val="bottom"/>
            <w:hideMark/>
          </w:tcPr>
          <w:p w14:paraId="37C570D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0.30</w:t>
            </w:r>
          </w:p>
        </w:tc>
        <w:tc>
          <w:tcPr>
            <w:tcW w:w="675" w:type="dxa"/>
            <w:tcBorders>
              <w:top w:val="nil"/>
              <w:left w:val="nil"/>
              <w:bottom w:val="nil"/>
              <w:right w:val="nil"/>
            </w:tcBorders>
            <w:noWrap/>
            <w:vAlign w:val="bottom"/>
            <w:hideMark/>
          </w:tcPr>
          <w:p w14:paraId="2C86E63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0.55</w:t>
            </w:r>
          </w:p>
        </w:tc>
        <w:tc>
          <w:tcPr>
            <w:tcW w:w="675" w:type="dxa"/>
            <w:tcBorders>
              <w:top w:val="nil"/>
              <w:left w:val="nil"/>
              <w:bottom w:val="nil"/>
              <w:right w:val="nil"/>
            </w:tcBorders>
            <w:noWrap/>
            <w:vAlign w:val="bottom"/>
            <w:hideMark/>
          </w:tcPr>
          <w:p w14:paraId="4E3A8AF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
        </w:tc>
        <w:tc>
          <w:tcPr>
            <w:tcW w:w="775" w:type="dxa"/>
            <w:tcBorders>
              <w:top w:val="nil"/>
              <w:left w:val="nil"/>
              <w:bottom w:val="nil"/>
              <w:right w:val="nil"/>
            </w:tcBorders>
            <w:noWrap/>
            <w:vAlign w:val="bottom"/>
            <w:hideMark/>
          </w:tcPr>
          <w:p w14:paraId="36F32943"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r>
      <w:tr w:rsidR="0097457B" w:rsidRPr="00B81AC4" w14:paraId="63E40B29" w14:textId="77777777" w:rsidTr="004B0B8C">
        <w:trPr>
          <w:trHeight w:val="300"/>
        </w:trPr>
        <w:tc>
          <w:tcPr>
            <w:tcW w:w="2763" w:type="dxa"/>
            <w:tcBorders>
              <w:top w:val="nil"/>
              <w:left w:val="nil"/>
              <w:bottom w:val="nil"/>
              <w:right w:val="nil"/>
            </w:tcBorders>
            <w:noWrap/>
            <w:vAlign w:val="bottom"/>
            <w:hideMark/>
          </w:tcPr>
          <w:p w14:paraId="163C601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675" w:type="dxa"/>
            <w:tcBorders>
              <w:top w:val="nil"/>
              <w:left w:val="nil"/>
              <w:bottom w:val="nil"/>
              <w:right w:val="nil"/>
            </w:tcBorders>
            <w:noWrap/>
            <w:vAlign w:val="bottom"/>
            <w:hideMark/>
          </w:tcPr>
          <w:p w14:paraId="253FFF0B"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39</w:t>
            </w:r>
          </w:p>
        </w:tc>
        <w:tc>
          <w:tcPr>
            <w:tcW w:w="775" w:type="dxa"/>
            <w:tcBorders>
              <w:top w:val="nil"/>
              <w:left w:val="nil"/>
              <w:bottom w:val="nil"/>
              <w:right w:val="nil"/>
            </w:tcBorders>
            <w:noWrap/>
            <w:vAlign w:val="bottom"/>
            <w:hideMark/>
          </w:tcPr>
          <w:p w14:paraId="23281FE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555D2275"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322" w:type="dxa"/>
            <w:tcBorders>
              <w:top w:val="nil"/>
              <w:left w:val="nil"/>
              <w:bottom w:val="nil"/>
              <w:right w:val="nil"/>
            </w:tcBorders>
            <w:noWrap/>
            <w:vAlign w:val="bottom"/>
            <w:hideMark/>
          </w:tcPr>
          <w:p w14:paraId="70FFC329"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EEEE1E0"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675" w:type="dxa"/>
            <w:tcBorders>
              <w:top w:val="nil"/>
              <w:left w:val="nil"/>
              <w:bottom w:val="nil"/>
              <w:right w:val="nil"/>
            </w:tcBorders>
            <w:noWrap/>
            <w:vAlign w:val="bottom"/>
            <w:hideMark/>
          </w:tcPr>
          <w:p w14:paraId="4D5C0A18"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675" w:type="dxa"/>
            <w:tcBorders>
              <w:top w:val="nil"/>
              <w:left w:val="nil"/>
              <w:bottom w:val="nil"/>
              <w:right w:val="nil"/>
            </w:tcBorders>
            <w:noWrap/>
            <w:vAlign w:val="bottom"/>
            <w:hideMark/>
          </w:tcPr>
          <w:p w14:paraId="5EFC0BA4"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06577304" w14:textId="77777777" w:rsidR="0097457B" w:rsidRPr="00B81AC4" w:rsidRDefault="0097457B" w:rsidP="0097457B">
            <w:pPr>
              <w:suppressAutoHyphens w:val="0"/>
              <w:spacing w:after="0" w:line="240" w:lineRule="auto"/>
              <w:jc w:val="center"/>
              <w:rPr>
                <w:rFonts w:ascii="Times New Roman" w:eastAsia="Times New Roman" w:hAnsi="Times New Roman" w:cs="Times New Roman"/>
                <w:sz w:val="20"/>
                <w:szCs w:val="20"/>
                <w:lang w:val="en-US"/>
              </w:rPr>
            </w:pPr>
          </w:p>
        </w:tc>
      </w:tr>
      <w:tr w:rsidR="0097457B" w:rsidRPr="00B81AC4" w14:paraId="4F391DA0" w14:textId="77777777" w:rsidTr="004B0B8C">
        <w:trPr>
          <w:trHeight w:val="300"/>
        </w:trPr>
        <w:tc>
          <w:tcPr>
            <w:tcW w:w="2763" w:type="dxa"/>
            <w:tcBorders>
              <w:top w:val="nil"/>
              <w:left w:val="nil"/>
              <w:bottom w:val="single" w:sz="4" w:space="0" w:color="auto"/>
              <w:right w:val="nil"/>
            </w:tcBorders>
            <w:noWrap/>
            <w:vAlign w:val="bottom"/>
            <w:hideMark/>
          </w:tcPr>
          <w:p w14:paraId="3E8D1244" w14:textId="384B7229"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N </w:t>
            </w:r>
            <w:r w:rsidR="0002571F" w:rsidRPr="00B81AC4">
              <w:rPr>
                <w:rFonts w:ascii="Times New Roman" w:eastAsia="Times New Roman" w:hAnsi="Times New Roman" w:cs="Times New Roman"/>
                <w:color w:val="000000"/>
                <w:sz w:val="20"/>
                <w:szCs w:val="20"/>
                <w:lang w:val="en-US"/>
              </w:rPr>
              <w:t>speaker identity</w:t>
            </w:r>
          </w:p>
        </w:tc>
        <w:tc>
          <w:tcPr>
            <w:tcW w:w="675" w:type="dxa"/>
            <w:tcBorders>
              <w:top w:val="nil"/>
              <w:left w:val="nil"/>
              <w:bottom w:val="single" w:sz="4" w:space="0" w:color="auto"/>
              <w:right w:val="nil"/>
            </w:tcBorders>
            <w:noWrap/>
            <w:vAlign w:val="bottom"/>
            <w:hideMark/>
          </w:tcPr>
          <w:p w14:paraId="4502838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w:t>
            </w:r>
          </w:p>
        </w:tc>
        <w:tc>
          <w:tcPr>
            <w:tcW w:w="775" w:type="dxa"/>
            <w:tcBorders>
              <w:top w:val="nil"/>
              <w:left w:val="nil"/>
              <w:bottom w:val="single" w:sz="4" w:space="0" w:color="auto"/>
              <w:right w:val="nil"/>
            </w:tcBorders>
            <w:noWrap/>
            <w:vAlign w:val="bottom"/>
            <w:hideMark/>
          </w:tcPr>
          <w:p w14:paraId="0C7CE787"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62" w:type="dxa"/>
            <w:tcBorders>
              <w:top w:val="nil"/>
              <w:left w:val="nil"/>
              <w:bottom w:val="single" w:sz="4" w:space="0" w:color="auto"/>
              <w:right w:val="nil"/>
            </w:tcBorders>
            <w:noWrap/>
            <w:vAlign w:val="bottom"/>
            <w:hideMark/>
          </w:tcPr>
          <w:p w14:paraId="2ECAE7D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3322" w:type="dxa"/>
            <w:tcBorders>
              <w:top w:val="nil"/>
              <w:left w:val="nil"/>
              <w:bottom w:val="single" w:sz="4" w:space="0" w:color="auto"/>
              <w:right w:val="nil"/>
            </w:tcBorders>
            <w:noWrap/>
            <w:vAlign w:val="bottom"/>
            <w:hideMark/>
          </w:tcPr>
          <w:p w14:paraId="392C9C4A"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7F74886A"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75" w:type="dxa"/>
            <w:tcBorders>
              <w:top w:val="nil"/>
              <w:left w:val="nil"/>
              <w:bottom w:val="single" w:sz="4" w:space="0" w:color="auto"/>
              <w:right w:val="nil"/>
            </w:tcBorders>
            <w:noWrap/>
            <w:vAlign w:val="bottom"/>
            <w:hideMark/>
          </w:tcPr>
          <w:p w14:paraId="34A239ED"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75" w:type="dxa"/>
            <w:tcBorders>
              <w:top w:val="nil"/>
              <w:left w:val="nil"/>
              <w:bottom w:val="single" w:sz="4" w:space="0" w:color="auto"/>
              <w:right w:val="nil"/>
            </w:tcBorders>
            <w:noWrap/>
            <w:vAlign w:val="bottom"/>
            <w:hideMark/>
          </w:tcPr>
          <w:p w14:paraId="4E9516D5"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75" w:type="dxa"/>
            <w:tcBorders>
              <w:top w:val="nil"/>
              <w:left w:val="nil"/>
              <w:bottom w:val="single" w:sz="4" w:space="0" w:color="auto"/>
              <w:right w:val="nil"/>
            </w:tcBorders>
            <w:noWrap/>
            <w:vAlign w:val="bottom"/>
            <w:hideMark/>
          </w:tcPr>
          <w:p w14:paraId="4899CC22"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44F7348E" w14:textId="71FCF4C9" w:rsidR="0097457B" w:rsidRPr="00B81AC4" w:rsidRDefault="0097457B" w:rsidP="0097457B">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Note. The target morph level (tML) was z-standardized for model estimation. *</w:t>
      </w:r>
      <w:r w:rsidR="00392452" w:rsidRPr="00B81AC4">
        <w:rPr>
          <w:rFonts w:ascii="Times New Roman" w:hAnsi="Times New Roman" w:cs="Times New Roman"/>
          <w:i/>
          <w:iCs/>
          <w:lang w:val="en-US"/>
        </w:rPr>
        <w:t>AdaptCond</w:t>
      </w:r>
      <w:r w:rsidRPr="00B81AC4">
        <w:rPr>
          <w:rFonts w:ascii="Times New Roman" w:hAnsi="Times New Roman" w:cs="Times New Roman"/>
          <w:i/>
          <w:iCs/>
          <w:lang w:val="en-US"/>
        </w:rPr>
        <w:t xml:space="preserve">1: female-angry and male-fearful; </w:t>
      </w:r>
      <w:r w:rsidR="00392452" w:rsidRPr="00B81AC4">
        <w:rPr>
          <w:rFonts w:ascii="Times New Roman" w:hAnsi="Times New Roman" w:cs="Times New Roman"/>
          <w:i/>
          <w:iCs/>
          <w:lang w:val="en-US"/>
        </w:rPr>
        <w:t>AdaptCond</w:t>
      </w:r>
      <w:r w:rsidRPr="00B81AC4">
        <w:rPr>
          <w:rFonts w:ascii="Times New Roman" w:hAnsi="Times New Roman" w:cs="Times New Roman"/>
          <w:i/>
          <w:iCs/>
          <w:lang w:val="en-US"/>
        </w:rPr>
        <w:t>2: male-angry and female-fearful.</w:t>
      </w:r>
    </w:p>
    <w:p w14:paraId="0AF6BADD" w14:textId="77777777" w:rsidR="000C3BF9" w:rsidRPr="00B81AC4" w:rsidRDefault="000C3BF9" w:rsidP="000C3BF9">
      <w:pPr>
        <w:rPr>
          <w:rFonts w:ascii="Times New Roman" w:hAnsi="Times New Roman" w:cs="Times New Roman"/>
          <w:lang w:val="en-US"/>
        </w:rPr>
      </w:pPr>
    </w:p>
    <w:p w14:paraId="33B36FA5" w14:textId="21F0C901" w:rsidR="00A806AA" w:rsidRPr="00003035" w:rsidRDefault="003B2699"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A806AA" w:rsidRPr="00003035">
        <w:rPr>
          <w:rFonts w:ascii="Times New Roman" w:hAnsi="Times New Roman" w:cs="Times New Roman"/>
          <w:sz w:val="24"/>
          <w:szCs w:val="24"/>
          <w:lang w:val="en-US"/>
        </w:rPr>
        <w:t xml:space="preserve">Planned t-tests confirmed that female voices were perceived less often as angry (and thus more fearful) in the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 xml:space="preserve">1 (adaptation to </w:t>
      </w:r>
      <w:r w:rsidR="00A806AA" w:rsidRPr="00003035">
        <w:rPr>
          <w:rFonts w:ascii="Times New Roman" w:hAnsi="Times New Roman" w:cs="Times New Roman"/>
          <w:iCs/>
          <w:sz w:val="24"/>
          <w:szCs w:val="24"/>
          <w:lang w:val="en-US"/>
        </w:rPr>
        <w:t>female-angry and male-fearful)</w:t>
      </w:r>
      <w:r w:rsidR="00A35713" w:rsidRPr="00003035">
        <w:rPr>
          <w:rFonts w:ascii="Times New Roman" w:hAnsi="Times New Roman" w:cs="Times New Roman"/>
          <w:iCs/>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0.39 ± 0.02 SEM, </w:t>
      </w:r>
      <w:r w:rsidR="00A35713" w:rsidRPr="00003035">
        <w:rPr>
          <w:rFonts w:ascii="Times New Roman" w:hAnsi="Times New Roman" w:cs="Times New Roman"/>
          <w:iCs/>
          <w:sz w:val="24"/>
          <w:szCs w:val="24"/>
          <w:lang w:val="en-US"/>
        </w:rPr>
        <w:t>than</w:t>
      </w:r>
      <w:r w:rsidR="00A806AA" w:rsidRPr="00003035">
        <w:rPr>
          <w:rFonts w:ascii="Times New Roman" w:hAnsi="Times New Roman" w:cs="Times New Roman"/>
          <w:iCs/>
          <w:sz w:val="24"/>
          <w:szCs w:val="24"/>
          <w:lang w:val="en-US"/>
        </w:rPr>
        <w:t xml:space="preserve">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 xml:space="preserve">2 (adaptation to </w:t>
      </w:r>
      <w:r w:rsidR="00A806AA" w:rsidRPr="00003035">
        <w:rPr>
          <w:rFonts w:ascii="Times New Roman" w:hAnsi="Times New Roman" w:cs="Times New Roman"/>
          <w:iCs/>
          <w:sz w:val="24"/>
          <w:szCs w:val="24"/>
          <w:lang w:val="en-US"/>
        </w:rPr>
        <w:t>male-angry and female-fearful</w:t>
      </w:r>
      <w:r w:rsidR="00A806AA" w:rsidRPr="00003035">
        <w:rPr>
          <w:rFonts w:ascii="Times New Roman" w:hAnsi="Times New Roman" w:cs="Times New Roman"/>
          <w:sz w:val="24"/>
          <w:szCs w:val="24"/>
          <w:lang w:val="en-US"/>
        </w:rPr>
        <w:t>)</w:t>
      </w:r>
      <w:r w:rsidR="00A35713" w:rsidRPr="00003035">
        <w:rPr>
          <w:rFonts w:ascii="Times New Roman" w:hAnsi="Times New Roman" w:cs="Times New Roman"/>
          <w:iCs/>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0.47 ± 0.02 SEM, </w:t>
      </w:r>
      <w:r w:rsidR="00A806AA" w:rsidRPr="00003035">
        <w:rPr>
          <w:rFonts w:ascii="Times New Roman" w:hAnsi="Times New Roman" w:cs="Times New Roman"/>
          <w:sz w:val="24"/>
          <w:szCs w:val="24"/>
          <w:lang w:val="en-US"/>
        </w:rPr>
        <w:t xml:space="preserve"> </w:t>
      </w:r>
      <w:r w:rsidR="00A35713" w:rsidRPr="00003035">
        <w:rPr>
          <w:rFonts w:ascii="Times New Roman" w:hAnsi="Times New Roman" w:cs="Times New Roman"/>
          <w:sz w:val="24"/>
          <w:szCs w:val="24"/>
          <w:lang w:val="en-US"/>
        </w:rPr>
        <w:t xml:space="preserve">|t(38)| = 6.65, p &lt; .001, d = </w:t>
      </w:r>
      <w:r w:rsidR="007210A9" w:rsidRPr="00003035">
        <w:rPr>
          <w:rFonts w:ascii="Times New Roman" w:hAnsi="Times New Roman" w:cs="Times New Roman"/>
          <w:sz w:val="24"/>
          <w:szCs w:val="24"/>
          <w:lang w:val="en-US"/>
        </w:rPr>
        <w:t>1.08</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0.67</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1.47</w:t>
      </w:r>
      <w:r w:rsidR="00A35713" w:rsidRPr="00003035">
        <w:rPr>
          <w:rFonts w:ascii="Times New Roman" w:hAnsi="Times New Roman" w:cs="Times New Roman"/>
          <w:sz w:val="24"/>
          <w:szCs w:val="24"/>
          <w:lang w:val="en-US"/>
        </w:rPr>
        <w:t>]</w:t>
      </w:r>
      <w:r w:rsidR="00A806AA" w:rsidRPr="00003035">
        <w:rPr>
          <w:rFonts w:ascii="Times New Roman" w:hAnsi="Times New Roman" w:cs="Times New Roman"/>
          <w:sz w:val="24"/>
          <w:szCs w:val="24"/>
          <w:lang w:val="en-US"/>
        </w:rPr>
        <w:t xml:space="preserve">. For male voices, it was the other way around. They were perceived more often as angry in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1</w:t>
      </w:r>
      <w:r w:rsidR="00A35713" w:rsidRPr="00003035">
        <w:rPr>
          <w:rFonts w:ascii="Times New Roman" w:hAnsi="Times New Roman" w:cs="Times New Roman"/>
          <w:sz w:val="24"/>
          <w:szCs w:val="24"/>
          <w:lang w:val="en-US"/>
        </w:rPr>
        <w:t>,</w:t>
      </w:r>
      <w:r w:rsidR="00A35713" w:rsidRPr="00003035">
        <w:rPr>
          <w:rFonts w:ascii="Times New Roman" w:hAnsi="Times New Roman" w:cs="Times New Roman"/>
          <w:i/>
          <w:iCs/>
          <w:sz w:val="24"/>
          <w:szCs w:val="24"/>
          <w:lang w:val="en-US"/>
        </w:rPr>
        <w:t xml:space="preserve"> M </w:t>
      </w:r>
      <w:r w:rsidR="00A35713" w:rsidRPr="00003035">
        <w:rPr>
          <w:rFonts w:ascii="Times New Roman" w:hAnsi="Times New Roman" w:cs="Times New Roman"/>
          <w:sz w:val="24"/>
          <w:szCs w:val="24"/>
          <w:lang w:val="en-US"/>
        </w:rPr>
        <w:t>= 0.49 ± 0.02 SEM,</w:t>
      </w:r>
      <w:r w:rsidR="00A806AA" w:rsidRPr="00003035">
        <w:rPr>
          <w:rFonts w:ascii="Times New Roman" w:hAnsi="Times New Roman" w:cs="Times New Roman"/>
          <w:sz w:val="24"/>
          <w:szCs w:val="24"/>
          <w:lang w:val="en-US"/>
        </w:rPr>
        <w:t xml:space="preserve"> than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2,</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0.41 ± 0.02 SEM, |t(38)| = 4.92, p &lt; .001, d = </w:t>
      </w:r>
      <w:r w:rsidR="007210A9" w:rsidRPr="00003035">
        <w:rPr>
          <w:rFonts w:ascii="Times New Roman" w:hAnsi="Times New Roman" w:cs="Times New Roman"/>
          <w:sz w:val="24"/>
          <w:szCs w:val="24"/>
          <w:lang w:val="en-US"/>
        </w:rPr>
        <w:t>.80</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0.43</w:t>
      </w:r>
      <w:r w:rsidR="00A35713" w:rsidRPr="00003035">
        <w:rPr>
          <w:rFonts w:ascii="Times New Roman" w:hAnsi="Times New Roman" w:cs="Times New Roman"/>
          <w:sz w:val="24"/>
          <w:szCs w:val="24"/>
          <w:lang w:val="en-US"/>
        </w:rPr>
        <w:t>,</w:t>
      </w:r>
      <w:r w:rsidR="007210A9" w:rsidRPr="00003035">
        <w:rPr>
          <w:rFonts w:ascii="Times New Roman" w:hAnsi="Times New Roman" w:cs="Times New Roman"/>
          <w:sz w:val="24"/>
          <w:szCs w:val="24"/>
          <w:lang w:val="en-US"/>
        </w:rPr>
        <w:t xml:space="preserve"> 1.16</w:t>
      </w:r>
      <w:r w:rsidR="00A35713"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w:t>
      </w:r>
      <w:r w:rsidRPr="00003035">
        <w:rPr>
          <w:rFonts w:ascii="Times New Roman" w:hAnsi="Times New Roman" w:cs="Times New Roman"/>
          <w:b/>
          <w:bCs/>
          <w:sz w:val="24"/>
          <w:szCs w:val="24"/>
          <w:lang w:val="en-US"/>
        </w:rPr>
        <w:t>(Figure 2B)</w:t>
      </w:r>
      <w:r w:rsidR="00A806AA" w:rsidRPr="00003035">
        <w:rPr>
          <w:rFonts w:ascii="Times New Roman" w:hAnsi="Times New Roman" w:cs="Times New Roman"/>
          <w:sz w:val="24"/>
          <w:szCs w:val="24"/>
          <w:lang w:val="en-US"/>
        </w:rPr>
        <w:t xml:space="preserve">. </w:t>
      </w:r>
    </w:p>
    <w:p w14:paraId="599BEEF4" w14:textId="2572CBC8" w:rsidR="005652C4" w:rsidRPr="00B81AC4" w:rsidRDefault="003B2699" w:rsidP="00003035">
      <w:pPr>
        <w:spacing w:line="480" w:lineRule="auto"/>
        <w:rPr>
          <w:rFonts w:ascii="Times New Roman" w:hAnsi="Times New Roman" w:cs="Times New Roman"/>
          <w:b/>
          <w:bCs/>
          <w:lang w:val="en-US"/>
        </w:rPr>
      </w:pPr>
      <w:r w:rsidRPr="00003035">
        <w:rPr>
          <w:rFonts w:ascii="Times New Roman" w:hAnsi="Times New Roman" w:cs="Times New Roman"/>
          <w:sz w:val="24"/>
          <w:szCs w:val="24"/>
          <w:lang w:val="en-US"/>
        </w:rPr>
        <w:tab/>
      </w:r>
      <w:r w:rsidR="008E0E71" w:rsidRPr="00003035">
        <w:rPr>
          <w:rFonts w:ascii="Times New Roman" w:hAnsi="Times New Roman" w:cs="Times New Roman"/>
          <w:sz w:val="24"/>
          <w:szCs w:val="24"/>
          <w:lang w:val="en-US"/>
        </w:rPr>
        <w:t xml:space="preserve">Finally, both </w:t>
      </w:r>
      <w:r w:rsidR="00392452" w:rsidRPr="00003035">
        <w:rPr>
          <w:rFonts w:ascii="Times New Roman" w:hAnsi="Times New Roman" w:cs="Times New Roman"/>
          <w:sz w:val="24"/>
          <w:szCs w:val="24"/>
          <w:lang w:val="en-US"/>
        </w:rPr>
        <w:t>AdaptCondition</w:t>
      </w:r>
      <w:r w:rsidR="008E0E71" w:rsidRPr="00003035">
        <w:rPr>
          <w:rFonts w:ascii="Times New Roman" w:hAnsi="Times New Roman" w:cs="Times New Roman"/>
          <w:sz w:val="24"/>
          <w:szCs w:val="24"/>
          <w:lang w:val="en-US"/>
        </w:rPr>
        <w:t>s were compared to</w:t>
      </w:r>
      <w:r w:rsidR="00B029F6" w:rsidRPr="00003035">
        <w:rPr>
          <w:rFonts w:ascii="Times New Roman" w:hAnsi="Times New Roman" w:cs="Times New Roman"/>
          <w:sz w:val="24"/>
          <w:szCs w:val="24"/>
          <w:lang w:val="en-US"/>
        </w:rPr>
        <w:t xml:space="preserve"> the</w:t>
      </w:r>
      <w:r w:rsidR="008E0E71" w:rsidRPr="00003035">
        <w:rPr>
          <w:rFonts w:ascii="Times New Roman" w:hAnsi="Times New Roman" w:cs="Times New Roman"/>
          <w:sz w:val="24"/>
          <w:szCs w:val="24"/>
          <w:lang w:val="en-US"/>
        </w:rPr>
        <w:t xml:space="preserve"> Baseline</w:t>
      </w:r>
      <w:r w:rsidR="00B029F6" w:rsidRPr="00003035">
        <w:rPr>
          <w:rFonts w:ascii="Times New Roman" w:hAnsi="Times New Roman" w:cs="Times New Roman"/>
          <w:sz w:val="24"/>
          <w:szCs w:val="24"/>
          <w:lang w:val="en-US"/>
        </w:rPr>
        <w:t xml:space="preserve"> condition</w:t>
      </w:r>
      <w:r w:rsidR="008E0E71" w:rsidRPr="00003035">
        <w:rPr>
          <w:rFonts w:ascii="Times New Roman" w:hAnsi="Times New Roman" w:cs="Times New Roman"/>
          <w:sz w:val="24"/>
          <w:szCs w:val="24"/>
          <w:lang w:val="en-US"/>
        </w:rPr>
        <w:t xml:space="preserve"> with no prior adaptation. For female voices, there was no significant difference between the Baseline</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0.40 ± 0.02 SEM, and</w:t>
      </w:r>
      <w:r w:rsidR="008E0E71" w:rsidRPr="00003035">
        <w:rPr>
          <w:rFonts w:ascii="Times New Roman" w:hAnsi="Times New Roman" w:cs="Times New Roman"/>
          <w:sz w:val="24"/>
          <w:szCs w:val="24"/>
          <w:lang w:val="en-US"/>
        </w:rPr>
        <w:t xml:space="preserve"> </w:t>
      </w:r>
      <w:r w:rsidR="00392452" w:rsidRPr="00003035">
        <w:rPr>
          <w:rFonts w:ascii="Times New Roman" w:hAnsi="Times New Roman" w:cs="Times New Roman"/>
          <w:sz w:val="24"/>
          <w:szCs w:val="24"/>
          <w:lang w:val="en-US"/>
        </w:rPr>
        <w:t>AdaptCond</w:t>
      </w:r>
      <w:r w:rsidR="008E0E71" w:rsidRPr="00003035">
        <w:rPr>
          <w:rFonts w:ascii="Times New Roman" w:hAnsi="Times New Roman" w:cs="Times New Roman"/>
          <w:sz w:val="24"/>
          <w:szCs w:val="24"/>
          <w:lang w:val="en-US"/>
        </w:rPr>
        <w:t>1</w:t>
      </w:r>
      <w:r w:rsidR="00A35713" w:rsidRPr="00003035">
        <w:rPr>
          <w:rFonts w:ascii="Times New Roman" w:hAnsi="Times New Roman" w:cs="Times New Roman"/>
          <w:sz w:val="24"/>
          <w:szCs w:val="24"/>
          <w:lang w:val="en-US"/>
        </w:rPr>
        <w:t xml:space="preserve">, |t(38)| = 1.08, p = .288, d = </w:t>
      </w:r>
      <w:r w:rsidR="007210A9" w:rsidRPr="00003035">
        <w:rPr>
          <w:rFonts w:ascii="Times New Roman" w:hAnsi="Times New Roman" w:cs="Times New Roman"/>
          <w:sz w:val="24"/>
          <w:szCs w:val="24"/>
          <w:lang w:val="en-US"/>
        </w:rPr>
        <w:t>0.17</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-0.15</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0.49</w:t>
      </w:r>
      <w:r w:rsidR="00A35713" w:rsidRPr="00003035">
        <w:rPr>
          <w:rFonts w:ascii="Times New Roman" w:hAnsi="Times New Roman" w:cs="Times New Roman"/>
          <w:sz w:val="24"/>
          <w:szCs w:val="24"/>
          <w:lang w:val="en-US"/>
        </w:rPr>
        <w:t xml:space="preserve">]. However, there was a big </w:t>
      </w:r>
      <w:r w:rsidR="00EB0845" w:rsidRPr="00003035">
        <w:rPr>
          <w:rFonts w:ascii="Times New Roman" w:hAnsi="Times New Roman" w:cs="Times New Roman"/>
          <w:sz w:val="24"/>
          <w:szCs w:val="24"/>
          <w:lang w:val="en-US"/>
        </w:rPr>
        <w:t xml:space="preserve">difference to </w:t>
      </w:r>
      <w:commentRangeStart w:id="17"/>
      <w:r w:rsidR="00392452" w:rsidRPr="00003035">
        <w:rPr>
          <w:rFonts w:ascii="Times New Roman" w:hAnsi="Times New Roman" w:cs="Times New Roman"/>
          <w:sz w:val="24"/>
          <w:szCs w:val="24"/>
          <w:lang w:val="en-US"/>
        </w:rPr>
        <w:t>AdaptCond</w:t>
      </w:r>
      <w:r w:rsidR="00EB0845" w:rsidRPr="00003035">
        <w:rPr>
          <w:rFonts w:ascii="Times New Roman" w:hAnsi="Times New Roman" w:cs="Times New Roman"/>
          <w:sz w:val="24"/>
          <w:szCs w:val="24"/>
          <w:lang w:val="en-US"/>
        </w:rPr>
        <w:t xml:space="preserve"> 2</w:t>
      </w:r>
      <w:commentRangeEnd w:id="17"/>
      <w:r w:rsidR="0029437F" w:rsidRPr="00003035">
        <w:rPr>
          <w:rStyle w:val="Kommentarzeichen"/>
          <w:rFonts w:ascii="Times New Roman" w:hAnsi="Times New Roman" w:cs="Times New Roman"/>
          <w:sz w:val="24"/>
          <w:szCs w:val="24"/>
          <w:lang w:val="en-US"/>
        </w:rPr>
        <w:commentReference w:id="17"/>
      </w:r>
      <w:r w:rsidR="00A35713" w:rsidRPr="00003035">
        <w:rPr>
          <w:rFonts w:ascii="Times New Roman" w:hAnsi="Times New Roman" w:cs="Times New Roman"/>
          <w:sz w:val="24"/>
          <w:szCs w:val="24"/>
          <w:lang w:val="en-US"/>
        </w:rPr>
        <w:t xml:space="preserve">, |t(38)| = 5.78, p &lt; .001, d = </w:t>
      </w:r>
      <w:r w:rsidR="007210A9" w:rsidRPr="00003035">
        <w:rPr>
          <w:rFonts w:ascii="Times New Roman" w:hAnsi="Times New Roman" w:cs="Times New Roman"/>
          <w:sz w:val="24"/>
          <w:szCs w:val="24"/>
          <w:lang w:val="en-US"/>
        </w:rPr>
        <w:t>0.94</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0.55</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1.31</w:t>
      </w:r>
      <w:r w:rsidR="00A35713" w:rsidRPr="00003035">
        <w:rPr>
          <w:rFonts w:ascii="Times New Roman" w:hAnsi="Times New Roman" w:cs="Times New Roman"/>
          <w:sz w:val="24"/>
          <w:szCs w:val="24"/>
          <w:lang w:val="en-US"/>
        </w:rPr>
        <w:t>]</w:t>
      </w:r>
      <w:r w:rsidR="00EB0845" w:rsidRPr="00003035">
        <w:rPr>
          <w:rFonts w:ascii="Times New Roman" w:hAnsi="Times New Roman" w:cs="Times New Roman"/>
          <w:sz w:val="24"/>
          <w:szCs w:val="24"/>
          <w:lang w:val="en-US"/>
        </w:rPr>
        <w:t xml:space="preserve">. </w:t>
      </w:r>
      <w:r w:rsidR="00B029F6" w:rsidRPr="00003035">
        <w:rPr>
          <w:rFonts w:ascii="Times New Roman" w:hAnsi="Times New Roman" w:cs="Times New Roman"/>
          <w:sz w:val="24"/>
          <w:szCs w:val="24"/>
          <w:lang w:val="en-US"/>
        </w:rPr>
        <w:t xml:space="preserve">For male voices, both </w:t>
      </w:r>
      <w:r w:rsidR="00392452" w:rsidRPr="00003035">
        <w:rPr>
          <w:rFonts w:ascii="Times New Roman" w:hAnsi="Times New Roman" w:cs="Times New Roman"/>
          <w:sz w:val="24"/>
          <w:szCs w:val="24"/>
          <w:lang w:val="en-US"/>
        </w:rPr>
        <w:t>AdaptCondition</w:t>
      </w:r>
      <w:r w:rsidR="00B029F6" w:rsidRPr="00003035">
        <w:rPr>
          <w:rFonts w:ascii="Times New Roman" w:hAnsi="Times New Roman" w:cs="Times New Roman"/>
          <w:sz w:val="24"/>
          <w:szCs w:val="24"/>
          <w:lang w:val="en-US"/>
        </w:rPr>
        <w:t>s differed significant from the Baseline condition</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0.45 </w:t>
      </w:r>
      <w:r w:rsidR="00A35713" w:rsidRPr="00003035">
        <w:rPr>
          <w:rFonts w:ascii="Times New Roman" w:hAnsi="Times New Roman" w:cs="Times New Roman"/>
          <w:sz w:val="24"/>
          <w:szCs w:val="24"/>
          <w:lang w:val="en-US"/>
        </w:rPr>
        <w:lastRenderedPageBreak/>
        <w:t>± 0.02 SEM</w:t>
      </w:r>
      <w:r w:rsidR="00B029F6" w:rsidRPr="00003035">
        <w:rPr>
          <w:rFonts w:ascii="Times New Roman" w:hAnsi="Times New Roman" w:cs="Times New Roman"/>
          <w:sz w:val="24"/>
          <w:szCs w:val="24"/>
          <w:lang w:val="en-US"/>
        </w:rPr>
        <w:t xml:space="preserve">, </w:t>
      </w:r>
      <w:r w:rsidR="00A35713" w:rsidRPr="00003035">
        <w:rPr>
          <w:rFonts w:ascii="Times New Roman" w:hAnsi="Times New Roman" w:cs="Times New Roman"/>
          <w:sz w:val="24"/>
          <w:szCs w:val="24"/>
          <w:lang w:val="en-US"/>
        </w:rPr>
        <w:t xml:space="preserve">|ts(38)| ≥ 2.55, ps ≤ .015, ds ≥ </w:t>
      </w:r>
      <w:r w:rsidR="007210A9" w:rsidRPr="00003035">
        <w:rPr>
          <w:rFonts w:ascii="Times New Roman" w:hAnsi="Times New Roman" w:cs="Times New Roman"/>
          <w:sz w:val="24"/>
          <w:szCs w:val="24"/>
          <w:lang w:val="en-US"/>
        </w:rPr>
        <w:t xml:space="preserve">0.41 </w:t>
      </w:r>
      <w:r w:rsidR="00A35713" w:rsidRPr="00003035">
        <w:rPr>
          <w:rFonts w:ascii="Times New Roman" w:hAnsi="Times New Roman" w:cs="Times New Roman"/>
          <w:sz w:val="24"/>
          <w:szCs w:val="24"/>
          <w:lang w:val="en-US"/>
        </w:rPr>
        <w:t>[</w:t>
      </w:r>
      <w:r w:rsidR="007210A9" w:rsidRPr="00003035">
        <w:rPr>
          <w:rFonts w:ascii="Times New Roman" w:hAnsi="Times New Roman" w:cs="Times New Roman"/>
          <w:sz w:val="24"/>
          <w:szCs w:val="24"/>
          <w:lang w:val="en-US"/>
        </w:rPr>
        <w:t>0.08</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0.74</w:t>
      </w:r>
      <w:r w:rsidR="00A35713" w:rsidRPr="00003035">
        <w:rPr>
          <w:rFonts w:ascii="Times New Roman" w:hAnsi="Times New Roman" w:cs="Times New Roman"/>
          <w:sz w:val="24"/>
          <w:szCs w:val="24"/>
          <w:lang w:val="en-US"/>
        </w:rPr>
        <w:t>].</w:t>
      </w:r>
      <w:r w:rsidR="00B029F6"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 xml:space="preserve">Note that across all conditions, there was a general bias towards fearful classifications. </w:t>
      </w:r>
    </w:p>
    <w:p w14:paraId="45DDE1BB" w14:textId="0DBC1301" w:rsidR="005652C4" w:rsidRPr="00003035" w:rsidRDefault="005652C4" w:rsidP="005652C4">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2</w:t>
      </w:r>
      <w:r w:rsidR="007006D0" w:rsidRPr="00003035">
        <w:rPr>
          <w:rFonts w:ascii="Times New Roman" w:hAnsi="Times New Roman" w:cs="Times New Roman"/>
          <w:b/>
          <w:bCs/>
          <w:i w:val="0"/>
          <w:iCs w:val="0"/>
          <w:color w:val="auto"/>
          <w:sz w:val="24"/>
          <w:szCs w:val="24"/>
          <w:lang w:val="en-US"/>
        </w:rPr>
        <w:fldChar w:fldCharType="end"/>
      </w:r>
    </w:p>
    <w:p w14:paraId="4C6FD3A5" w14:textId="4FA17B56" w:rsidR="005652C4" w:rsidRPr="00003035" w:rsidRDefault="005652C4" w:rsidP="005652C4">
      <w:pPr>
        <w:rPr>
          <w:rFonts w:ascii="Times New Roman" w:hAnsi="Times New Roman" w:cs="Times New Roman"/>
          <w:sz w:val="24"/>
          <w:szCs w:val="24"/>
          <w:lang w:val="en-US"/>
        </w:rPr>
      </w:pPr>
      <w:r w:rsidRPr="00003035">
        <w:rPr>
          <w:rFonts w:ascii="Times New Roman" w:hAnsi="Times New Roman" w:cs="Times New Roman"/>
          <w:sz w:val="24"/>
          <w:szCs w:val="24"/>
          <w:lang w:val="en-US"/>
        </w:rPr>
        <w:t xml:space="preserve">Proportion of angry responses separately for </w:t>
      </w:r>
      <w:r w:rsidR="00881D63" w:rsidRPr="00003035">
        <w:rPr>
          <w:rFonts w:ascii="Times New Roman" w:hAnsi="Times New Roman" w:cs="Times New Roman"/>
          <w:sz w:val="24"/>
          <w:szCs w:val="24"/>
          <w:lang w:val="en-US"/>
        </w:rPr>
        <w:t>S</w:t>
      </w:r>
      <w:r w:rsidRPr="00003035">
        <w:rPr>
          <w:rFonts w:ascii="Times New Roman" w:hAnsi="Times New Roman" w:cs="Times New Roman"/>
          <w:sz w:val="24"/>
          <w:szCs w:val="24"/>
          <w:lang w:val="en-US"/>
        </w:rPr>
        <w:t xml:space="preserve">peaker </w:t>
      </w:r>
      <w:r w:rsidR="00104FF2" w:rsidRPr="00003035">
        <w:rPr>
          <w:rFonts w:ascii="Times New Roman" w:hAnsi="Times New Roman" w:cs="Times New Roman"/>
          <w:sz w:val="24"/>
          <w:szCs w:val="24"/>
          <w:lang w:val="en-US"/>
        </w:rPr>
        <w:t>Gender</w:t>
      </w:r>
      <w:r w:rsidRPr="00003035">
        <w:rPr>
          <w:rFonts w:ascii="Times New Roman" w:hAnsi="Times New Roman" w:cs="Times New Roman"/>
          <w:sz w:val="24"/>
          <w:szCs w:val="24"/>
          <w:lang w:val="en-US"/>
        </w:rPr>
        <w:t xml:space="preserve"> and Adaptation Condition</w:t>
      </w:r>
    </w:p>
    <w:p w14:paraId="203BF37C" w14:textId="488932FE" w:rsidR="005652C4" w:rsidRPr="00B81AC4" w:rsidRDefault="005652C4" w:rsidP="005652C4">
      <w:pPr>
        <w:spacing w:after="0" w:line="240" w:lineRule="auto"/>
        <w:rPr>
          <w:rFonts w:ascii="Times New Roman" w:hAnsi="Times New Roman" w:cs="Times New Roman"/>
          <w:i/>
          <w:iCs/>
          <w:lang w:val="en-US"/>
        </w:rPr>
      </w:pPr>
      <w:r w:rsidRPr="00B81AC4">
        <w:rPr>
          <w:rFonts w:ascii="Times New Roman" w:hAnsi="Times New Roman" w:cs="Times New Roman"/>
          <w:noProof/>
          <w:lang w:val="en-US"/>
        </w:rPr>
        <w:drawing>
          <wp:inline distT="0" distB="0" distL="0" distR="0" wp14:anchorId="7625BD2B" wp14:editId="68AACD6E">
            <wp:extent cx="5760720" cy="5760720"/>
            <wp:effectExtent l="0" t="0" r="0" b="0"/>
            <wp:docPr id="15055112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11237" name="Grafik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760720" cy="5760720"/>
                    </a:xfrm>
                    <a:prstGeom prst="rect">
                      <a:avLst/>
                    </a:prstGeom>
                    <a:noFill/>
                    <a:ln>
                      <a:noFill/>
                    </a:ln>
                  </pic:spPr>
                </pic:pic>
              </a:graphicData>
            </a:graphic>
          </wp:inline>
        </w:drawing>
      </w:r>
      <w:r w:rsidRPr="00B81AC4">
        <w:rPr>
          <w:rFonts w:ascii="Times New Roman" w:hAnsi="Times New Roman" w:cs="Times New Roman"/>
          <w:i/>
          <w:iCs/>
          <w:lang w:val="en-US"/>
        </w:rPr>
        <w:t xml:space="preserve">Note. A) Proportion of angry responses for each morph level separately. B) averaged across morph level. The dotted line depicts 0.5, thus an equal proportion of classifications as angry and fearful, also referred to as the point of subjective equality. </w:t>
      </w:r>
      <w:r w:rsidR="003A7D60" w:rsidRPr="00B81AC4">
        <w:rPr>
          <w:rFonts w:ascii="Times New Roman" w:hAnsi="Times New Roman" w:cs="Times New Roman"/>
          <w:i/>
          <w:iCs/>
          <w:lang w:val="en-US"/>
        </w:rPr>
        <w:t>f = female, m = male</w:t>
      </w:r>
    </w:p>
    <w:p w14:paraId="36F89B83" w14:textId="77777777" w:rsidR="005652C4" w:rsidRPr="00B81AC4" w:rsidRDefault="005652C4" w:rsidP="005652C4">
      <w:pPr>
        <w:rPr>
          <w:rFonts w:ascii="Times New Roman" w:hAnsi="Times New Roman" w:cs="Times New Roman"/>
          <w:i/>
          <w:iCs/>
          <w:lang w:val="en-US"/>
        </w:rPr>
      </w:pPr>
    </w:p>
    <w:p w14:paraId="0CC98964" w14:textId="0645EB9C" w:rsidR="005652C4" w:rsidRPr="00B81AC4" w:rsidRDefault="005652C4">
      <w:pPr>
        <w:suppressAutoHyphens w:val="0"/>
        <w:spacing w:line="278" w:lineRule="auto"/>
        <w:rPr>
          <w:rFonts w:ascii="Times New Roman" w:hAnsi="Times New Roman" w:cs="Times New Roman"/>
          <w:lang w:val="en-US"/>
        </w:rPr>
      </w:pPr>
    </w:p>
    <w:p w14:paraId="05D6A3C3" w14:textId="42B56F3E" w:rsidR="007332B8"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lastRenderedPageBreak/>
        <w:t xml:space="preserve">Interim </w:t>
      </w:r>
      <w:r w:rsidR="008F294F" w:rsidRPr="00B81AC4">
        <w:rPr>
          <w:rFonts w:ascii="Times New Roman" w:hAnsi="Times New Roman" w:cs="Times New Roman"/>
          <w:lang w:val="en-US"/>
        </w:rPr>
        <w:t>Summary</w:t>
      </w:r>
    </w:p>
    <w:p w14:paraId="50F5EECA" w14:textId="36D993B5" w:rsidR="00B10ADF" w:rsidRPr="00003035" w:rsidRDefault="003B2699" w:rsidP="00003035">
      <w:pPr>
        <w:spacing w:line="480" w:lineRule="auto"/>
        <w:rPr>
          <w:rFonts w:ascii="Times New Roman" w:hAnsi="Times New Roman" w:cs="Times New Roman"/>
          <w:color w:val="C00000"/>
          <w:sz w:val="24"/>
          <w:szCs w:val="24"/>
          <w:lang w:val="en-US"/>
        </w:rPr>
      </w:pPr>
      <w:r w:rsidRPr="00B81AC4">
        <w:rPr>
          <w:rFonts w:ascii="Times New Roman" w:hAnsi="Times New Roman" w:cs="Times New Roman"/>
          <w:lang w:val="en-US"/>
        </w:rPr>
        <w:tab/>
      </w:r>
      <w:r w:rsidRPr="00003035">
        <w:rPr>
          <w:rFonts w:ascii="Times New Roman" w:hAnsi="Times New Roman" w:cs="Times New Roman"/>
          <w:sz w:val="24"/>
          <w:szCs w:val="24"/>
          <w:lang w:val="en-US"/>
        </w:rPr>
        <w:t>In line with the hypothesis, Experiment 1 revealed simultaneous opposite aftereffects for speaker gender. For both male and female voices, there were classic contrastive aftereffects: after adaptation to angry voices, targets voices were more likely perceived as fearful; and after adaption to fearful voices, targets voices were more likely perceived as</w:t>
      </w:r>
      <w:r w:rsidR="003F2913">
        <w:rPr>
          <w:rFonts w:ascii="Times New Roman" w:hAnsi="Times New Roman" w:cs="Times New Roman"/>
          <w:sz w:val="24"/>
          <w:szCs w:val="24"/>
          <w:lang w:val="en-US"/>
        </w:rPr>
        <w:t>angry</w:t>
      </w:r>
      <w:r w:rsidRPr="00003035">
        <w:rPr>
          <w:rFonts w:ascii="Times New Roman" w:hAnsi="Times New Roman" w:cs="Times New Roman"/>
          <w:sz w:val="24"/>
          <w:szCs w:val="24"/>
          <w:lang w:val="en-US"/>
        </w:rPr>
        <w:t xml:space="preserve">. However, the distinguished feature here is that this adaptation happens in </w:t>
      </w:r>
      <w:r w:rsidRPr="00003035">
        <w:rPr>
          <w:rFonts w:ascii="Times New Roman" w:hAnsi="Times New Roman" w:cs="Times New Roman"/>
          <w:i/>
          <w:iCs/>
          <w:sz w:val="24"/>
          <w:szCs w:val="24"/>
          <w:lang w:val="en-US"/>
        </w:rPr>
        <w:t>opposite directions for male and female voices at the same time</w:t>
      </w:r>
      <w:r w:rsidRPr="00003035">
        <w:rPr>
          <w:rFonts w:ascii="Times New Roman" w:hAnsi="Times New Roman" w:cs="Times New Roman"/>
          <w:sz w:val="24"/>
          <w:szCs w:val="24"/>
          <w:lang w:val="en-US"/>
        </w:rPr>
        <w:t>. In AdaptCond1, perception of female target voices is biased towards fear and perception for male target voices is biased towards anger. In AdaptCond2, it is the other way around. This shows that the calibration to vocal emotions</w:t>
      </w:r>
      <w:ins w:id="18" w:author="christine.nussbaum" w:date="2026-03-30T18:58:00Z" w16du:dateUtc="2026-03-30T16:58:00Z">
        <w:r w:rsidR="00196866">
          <w:rPr>
            <w:rFonts w:ascii="Times New Roman" w:hAnsi="Times New Roman" w:cs="Times New Roman"/>
            <w:sz w:val="24"/>
            <w:szCs w:val="24"/>
            <w:lang w:val="en-US"/>
          </w:rPr>
          <w:t xml:space="preserve"> </w:t>
        </w:r>
      </w:ins>
      <w:r w:rsidR="003F2913">
        <w:rPr>
          <w:rFonts w:ascii="Times New Roman" w:hAnsi="Times New Roman" w:cs="Times New Roman"/>
          <w:sz w:val="24"/>
          <w:szCs w:val="24"/>
          <w:lang w:val="en-US"/>
        </w:rPr>
        <w:t>is modulated by speaker gender</w:t>
      </w:r>
      <w:r w:rsidRPr="00003035">
        <w:rPr>
          <w:rFonts w:ascii="Times New Roman" w:hAnsi="Times New Roman" w:cs="Times New Roman"/>
          <w:sz w:val="24"/>
          <w:szCs w:val="24"/>
          <w:lang w:val="en-US"/>
        </w:rPr>
        <w:t xml:space="preserve">.  </w:t>
      </w:r>
    </w:p>
    <w:p w14:paraId="25666D92" w14:textId="2A884748" w:rsidR="00B10ADF" w:rsidRPr="00B81AC4" w:rsidRDefault="00B10ADF" w:rsidP="007B3E33">
      <w:pPr>
        <w:pStyle w:val="berschrift2"/>
        <w:rPr>
          <w:rFonts w:ascii="Times New Roman" w:hAnsi="Times New Roman" w:cs="Times New Roman"/>
          <w:lang w:val="en-US"/>
        </w:rPr>
      </w:pPr>
      <w:r w:rsidRPr="00B81AC4">
        <w:rPr>
          <w:rFonts w:ascii="Times New Roman" w:hAnsi="Times New Roman" w:cs="Times New Roman"/>
          <w:lang w:val="en-US"/>
        </w:rPr>
        <w:t>Experiment 2: Speaker identity</w:t>
      </w:r>
    </w:p>
    <w:p w14:paraId="65862F03"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Hypothesis</w:t>
      </w:r>
    </w:p>
    <w:p w14:paraId="492E3872" w14:textId="1877FB63" w:rsidR="008D5679" w:rsidRPr="00003035" w:rsidRDefault="003B2699"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For Experiment 2, I expected to find simultaneous opposite aftereffects for different speaker identities, indicated by an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x Identity interaction:</w:t>
      </w:r>
    </w:p>
    <w:p w14:paraId="244DB326" w14:textId="0FCE823C" w:rsidR="008D5679" w:rsidRPr="00003035" w:rsidRDefault="003B2699"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In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1, adaptors of Identity A </w:t>
      </w:r>
      <w:r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angry, and adaptors of Identity B </w:t>
      </w:r>
      <w:r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fearful. In that case, target voices of Identity A </w:t>
      </w:r>
      <w:r w:rsidR="007C5D85" w:rsidRPr="00003035">
        <w:rPr>
          <w:rFonts w:ascii="Times New Roman" w:hAnsi="Times New Roman" w:cs="Times New Roman"/>
          <w:sz w:val="24"/>
          <w:szCs w:val="24"/>
          <w:lang w:val="en-US"/>
        </w:rPr>
        <w:t>should be</w:t>
      </w:r>
      <w:r w:rsidR="008D5679" w:rsidRPr="00003035">
        <w:rPr>
          <w:rFonts w:ascii="Times New Roman" w:hAnsi="Times New Roman" w:cs="Times New Roman"/>
          <w:sz w:val="24"/>
          <w:szCs w:val="24"/>
          <w:lang w:val="en-US"/>
        </w:rPr>
        <w:t xml:space="preserve"> more often classified as fearful and target voices of Identity B more often as angry. Vice versa, in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2, adaptors of Identity B </w:t>
      </w:r>
      <w:r w:rsidR="007C5D85"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angry, and adaptors of Identity A </w:t>
      </w:r>
      <w:r w:rsidR="007C5D85"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fearful. In that case, target voices of Identity B </w:t>
      </w:r>
      <w:r w:rsidR="007C5D85" w:rsidRPr="00003035">
        <w:rPr>
          <w:rFonts w:ascii="Times New Roman" w:hAnsi="Times New Roman" w:cs="Times New Roman"/>
          <w:sz w:val="24"/>
          <w:szCs w:val="24"/>
          <w:lang w:val="en-US"/>
        </w:rPr>
        <w:t>should be</w:t>
      </w:r>
      <w:r w:rsidR="008D5679" w:rsidRPr="00003035">
        <w:rPr>
          <w:rFonts w:ascii="Times New Roman" w:hAnsi="Times New Roman" w:cs="Times New Roman"/>
          <w:sz w:val="24"/>
          <w:szCs w:val="24"/>
          <w:lang w:val="en-US"/>
        </w:rPr>
        <w:t xml:space="preserve"> more often classified as fearful and target voices of Identity A more often as angry.</w:t>
      </w:r>
      <w:r w:rsidR="007C5D85" w:rsidRPr="00003035">
        <w:rPr>
          <w:rFonts w:ascii="Times New Roman" w:hAnsi="Times New Roman" w:cs="Times New Roman"/>
          <w:sz w:val="24"/>
          <w:szCs w:val="24"/>
          <w:lang w:val="en-US"/>
        </w:rPr>
        <w:t xml:space="preserve"> </w:t>
      </w:r>
      <w:r w:rsidR="008D5679" w:rsidRPr="00003035">
        <w:rPr>
          <w:rFonts w:ascii="Times New Roman" w:hAnsi="Times New Roman" w:cs="Times New Roman"/>
          <w:sz w:val="24"/>
          <w:szCs w:val="24"/>
          <w:lang w:val="en-US"/>
        </w:rPr>
        <w:t xml:space="preserve">Identities A and B were always of the same speaker </w:t>
      </w:r>
      <w:r w:rsidR="00104FF2" w:rsidRPr="00003035">
        <w:rPr>
          <w:rFonts w:ascii="Times New Roman" w:hAnsi="Times New Roman" w:cs="Times New Roman"/>
          <w:sz w:val="24"/>
          <w:szCs w:val="24"/>
          <w:lang w:val="en-US"/>
        </w:rPr>
        <w:t>gender</w:t>
      </w:r>
      <w:r w:rsidR="008D5679" w:rsidRPr="00003035">
        <w:rPr>
          <w:rFonts w:ascii="Times New Roman" w:hAnsi="Times New Roman" w:cs="Times New Roman"/>
          <w:sz w:val="24"/>
          <w:szCs w:val="24"/>
          <w:lang w:val="en-US"/>
        </w:rPr>
        <w:t xml:space="preserve"> per </w:t>
      </w:r>
      <w:r w:rsidR="007C5D85" w:rsidRPr="00003035">
        <w:rPr>
          <w:rFonts w:ascii="Times New Roman" w:hAnsi="Times New Roman" w:cs="Times New Roman"/>
          <w:sz w:val="24"/>
          <w:szCs w:val="24"/>
          <w:lang w:val="en-US"/>
        </w:rPr>
        <w:t>b</w:t>
      </w:r>
      <w:r w:rsidR="008D5679" w:rsidRPr="00003035">
        <w:rPr>
          <w:rFonts w:ascii="Times New Roman" w:hAnsi="Times New Roman" w:cs="Times New Roman"/>
          <w:sz w:val="24"/>
          <w:szCs w:val="24"/>
          <w:lang w:val="en-US"/>
        </w:rPr>
        <w:t>lock, and I expected to find this interaction for both male and female speakers. This experiment and its hypothesis were preregistered (</w:t>
      </w:r>
      <w:hyperlink r:id="rId18" w:history="1">
        <w:r w:rsidR="008D5679" w:rsidRPr="00003035">
          <w:rPr>
            <w:rStyle w:val="Hyperlink"/>
            <w:rFonts w:ascii="Times New Roman" w:hAnsi="Times New Roman" w:cs="Times New Roman"/>
            <w:sz w:val="24"/>
            <w:szCs w:val="24"/>
            <w:lang w:val="en-US"/>
          </w:rPr>
          <w:t xml:space="preserve">10.17605/OSF.IO/3H9WN </w:t>
        </w:r>
      </w:hyperlink>
      <w:r w:rsidR="008D5679" w:rsidRPr="00003035">
        <w:rPr>
          <w:rFonts w:ascii="Times New Roman" w:hAnsi="Times New Roman" w:cs="Times New Roman"/>
          <w:sz w:val="24"/>
          <w:szCs w:val="24"/>
          <w:lang w:val="en-US"/>
        </w:rPr>
        <w:t>).</w:t>
      </w:r>
    </w:p>
    <w:p w14:paraId="61D500F5" w14:textId="77777777" w:rsidR="008D5679" w:rsidRPr="00B81AC4" w:rsidRDefault="008D5679" w:rsidP="008D5679">
      <w:pPr>
        <w:rPr>
          <w:rFonts w:ascii="Times New Roman" w:hAnsi="Times New Roman" w:cs="Times New Roman"/>
          <w:lang w:val="en-US"/>
        </w:rPr>
      </w:pPr>
    </w:p>
    <w:p w14:paraId="42C50354" w14:textId="4F2E959B"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lastRenderedPageBreak/>
        <w:t>Method</w:t>
      </w:r>
    </w:p>
    <w:p w14:paraId="6F3A3001" w14:textId="77777777" w:rsidR="008D5679" w:rsidRPr="00003035" w:rsidRDefault="008D567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043DC147" w14:textId="0066E369" w:rsidR="008D5679"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EF04A9" w:rsidRPr="00003035">
        <w:rPr>
          <w:rFonts w:ascii="Times New Roman" w:hAnsi="Times New Roman" w:cs="Times New Roman"/>
          <w:sz w:val="24"/>
          <w:szCs w:val="24"/>
          <w:lang w:val="en-US"/>
        </w:rPr>
        <w:t xml:space="preserve">Data was collected online via Psytoolkit version 3.4.6 </w:t>
      </w:r>
      <w:sdt>
        <w:sdtPr>
          <w:rPr>
            <w:rFonts w:ascii="Times New Roman" w:hAnsi="Times New Roman" w:cs="Times New Roman"/>
            <w:sz w:val="24"/>
            <w:szCs w:val="24"/>
            <w:lang w:val="en-US"/>
          </w:rPr>
          <w:alias w:val="To edit, see citavi.com/edit"/>
          <w:tag w:val="CitaviPlaceholder#0a12d723-160b-4166-98ae-d8072857c47f"/>
          <w:id w:val="179480716"/>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133F6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3YzkzNDc0LTEzYTEtNDk3ZS05MWRhLTc1NGFmZTRmMDc4OC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JmNWMxOWE1My04NTQ1LTRiZDAtOTRkNS01NTY3ZTFmZjVkNGI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zBhMTJkNzIzLTE2MGItNDE2Ni05OGFlLWQ4MDcyODU3YzQ3ZiIsIlRleHQiOiIoU3RvZXQsIDIwMTA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(Stoet, 2010, 2017)</w:t>
          </w:r>
          <w:r w:rsidR="00133F67" w:rsidRPr="00003035">
            <w:rPr>
              <w:rFonts w:ascii="Times New Roman" w:hAnsi="Times New Roman" w:cs="Times New Roman"/>
              <w:sz w:val="24"/>
              <w:szCs w:val="24"/>
              <w:lang w:val="en-US"/>
            </w:rPr>
            <w:fldChar w:fldCharType="end"/>
          </w:r>
        </w:sdtContent>
      </w:sdt>
      <w:r w:rsidR="00EF04A9" w:rsidRPr="00003035">
        <w:rPr>
          <w:rFonts w:ascii="Times New Roman" w:hAnsi="Times New Roman" w:cs="Times New Roman"/>
          <w:color w:val="C00000"/>
          <w:sz w:val="24"/>
          <w:szCs w:val="24"/>
          <w:lang w:val="en-US"/>
        </w:rPr>
        <w:t xml:space="preserve"> </w:t>
      </w:r>
      <w:r w:rsidR="00EF04A9" w:rsidRPr="00003035">
        <w:rPr>
          <w:rFonts w:ascii="Times New Roman" w:hAnsi="Times New Roman" w:cs="Times New Roman"/>
          <w:sz w:val="24"/>
          <w:szCs w:val="24"/>
          <w:lang w:val="en-US"/>
        </w:rPr>
        <w:t xml:space="preserve">in July 2024, with the same technical requirements </w:t>
      </w:r>
      <w:r w:rsidR="00AC30B2" w:rsidRPr="00003035">
        <w:rPr>
          <w:rFonts w:ascii="Times New Roman" w:hAnsi="Times New Roman" w:cs="Times New Roman"/>
          <w:sz w:val="24"/>
          <w:szCs w:val="24"/>
          <w:lang w:val="en-US"/>
        </w:rPr>
        <w:t xml:space="preserve">and the same target sample size </w:t>
      </w:r>
      <w:r w:rsidR="00EF04A9" w:rsidRPr="00003035">
        <w:rPr>
          <w:rFonts w:ascii="Times New Roman" w:hAnsi="Times New Roman" w:cs="Times New Roman"/>
          <w:sz w:val="24"/>
          <w:szCs w:val="24"/>
          <w:lang w:val="en-US"/>
        </w:rPr>
        <w:t xml:space="preserve">as for Experiment 1. 75 people accessed the study via hyperlink, of which 45 contributed complete data. Three participants had to be excluded (N = 1 for pressing only one key during the whole experiment, N = 1 due to 5% trials of omission in the baseline task, N = 1 due to problems with the sound playback). Two participants reported having occasional tinnitus but did not feel impaired by it and were thus kept in the sample. Therefore, the final sample consisted of 42 participants (34 female, 6 male, 2 diverse, aged 18 to 31 years [M = 22.04, SD = 2.94]). Again, all data was collected pseudonymized and approved by the local ethics committee. </w:t>
      </w:r>
    </w:p>
    <w:p w14:paraId="19E78DDD" w14:textId="3334A611" w:rsidR="00AC30B2" w:rsidRPr="00003035" w:rsidRDefault="00AC30B2"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0DDA2157" w14:textId="062EDBAF" w:rsidR="008D5679"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 xml:space="preserve">Stimuli were identical to Experiment 1. </w:t>
      </w:r>
    </w:p>
    <w:p w14:paraId="4516B701" w14:textId="77777777" w:rsidR="008D5679" w:rsidRPr="00003035" w:rsidRDefault="008D567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1955F5B4" w14:textId="5AAF2369" w:rsidR="00FC2456"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C30B2" w:rsidRPr="00003035">
        <w:rPr>
          <w:rFonts w:ascii="Times New Roman" w:hAnsi="Times New Roman" w:cs="Times New Roman"/>
          <w:sz w:val="24"/>
          <w:szCs w:val="24"/>
          <w:lang w:val="en-US"/>
        </w:rPr>
        <w:t>The design was very similar to Experiment 1 and differed only in the adaptation tasks. Again, participants started by giving consent and entering their demographic information. Then</w:t>
      </w:r>
      <w:r w:rsidR="002F5326">
        <w:rPr>
          <w:rFonts w:ascii="Times New Roman" w:hAnsi="Times New Roman" w:cs="Times New Roman"/>
          <w:sz w:val="24"/>
          <w:szCs w:val="24"/>
          <w:lang w:val="en-US"/>
        </w:rPr>
        <w:t>, they</w:t>
      </w:r>
      <w:r w:rsidR="00AC30B2" w:rsidRPr="00003035">
        <w:rPr>
          <w:rFonts w:ascii="Times New Roman" w:hAnsi="Times New Roman" w:cs="Times New Roman"/>
          <w:sz w:val="24"/>
          <w:szCs w:val="24"/>
          <w:lang w:val="en-US"/>
        </w:rPr>
        <w:t xml:space="preserve"> completed the listening experiment in full screen mode.  Afterwards, they answered the same follow-up questions as in Experiment 1. Overall duration of the study was about 30 minutes as well. </w:t>
      </w:r>
    </w:p>
    <w:p w14:paraId="1F185304" w14:textId="1863AD0D" w:rsidR="00AC30B2"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C30B2" w:rsidRPr="00003035">
        <w:rPr>
          <w:rFonts w:ascii="Times New Roman" w:hAnsi="Times New Roman" w:cs="Times New Roman"/>
          <w:sz w:val="24"/>
          <w:szCs w:val="24"/>
          <w:lang w:val="en-US"/>
        </w:rPr>
        <w:t xml:space="preserve">This time, the experiment consisted of two baseline and four adaptation tasks, because they were blocked for speaker </w:t>
      </w:r>
      <w:r w:rsidR="00104FF2" w:rsidRPr="00003035">
        <w:rPr>
          <w:rFonts w:ascii="Times New Roman" w:hAnsi="Times New Roman" w:cs="Times New Roman"/>
          <w:sz w:val="24"/>
          <w:szCs w:val="24"/>
          <w:lang w:val="en-US"/>
        </w:rPr>
        <w:t>gender</w:t>
      </w:r>
      <w:r w:rsidR="00AC30B2" w:rsidRPr="00003035">
        <w:rPr>
          <w:rFonts w:ascii="Times New Roman" w:hAnsi="Times New Roman" w:cs="Times New Roman"/>
          <w:sz w:val="24"/>
          <w:szCs w:val="24"/>
          <w:lang w:val="en-US"/>
        </w:rPr>
        <w:t xml:space="preserve">. Thus, </w:t>
      </w:r>
      <w:r w:rsidR="00AC30B2" w:rsidRPr="006973DE">
        <w:rPr>
          <w:rFonts w:ascii="Times New Roman" w:hAnsi="Times New Roman" w:cs="Times New Roman"/>
          <w:sz w:val="24"/>
          <w:szCs w:val="24"/>
          <w:lang w:val="en-US"/>
        </w:rPr>
        <w:t>in the Baseline</w:t>
      </w:r>
      <w:r w:rsidR="00AC30B2" w:rsidRPr="00003035">
        <w:rPr>
          <w:rFonts w:ascii="Times New Roman" w:hAnsi="Times New Roman" w:cs="Times New Roman"/>
          <w:sz w:val="24"/>
          <w:szCs w:val="24"/>
          <w:lang w:val="en-US"/>
        </w:rPr>
        <w:t>, participants completed one block of 56 trials with female targets only and one block of 56 trials with male ones only</w:t>
      </w:r>
      <w:r w:rsidR="00A25652" w:rsidRPr="00003035">
        <w:rPr>
          <w:rFonts w:ascii="Times New Roman" w:hAnsi="Times New Roman" w:cs="Times New Roman"/>
          <w:sz w:val="24"/>
          <w:szCs w:val="24"/>
          <w:lang w:val="en-US"/>
        </w:rPr>
        <w:t>, with a break in between</w:t>
      </w:r>
      <w:r w:rsidR="00AC30B2" w:rsidRPr="00003035">
        <w:rPr>
          <w:rFonts w:ascii="Times New Roman" w:hAnsi="Times New Roman" w:cs="Times New Roman"/>
          <w:sz w:val="24"/>
          <w:szCs w:val="24"/>
          <w:lang w:val="en-US"/>
        </w:rPr>
        <w:t xml:space="preserve">. In all other respects, the baseline task was identical to Experiment 1. </w:t>
      </w:r>
    </w:p>
    <w:p w14:paraId="6158AAAB" w14:textId="0074DD05" w:rsidR="00A25652"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ab/>
      </w:r>
      <w:r w:rsidR="00DC491D" w:rsidRPr="00003035">
        <w:rPr>
          <w:rFonts w:ascii="Times New Roman" w:hAnsi="Times New Roman" w:cs="Times New Roman"/>
          <w:sz w:val="24"/>
          <w:szCs w:val="24"/>
          <w:lang w:val="en-US"/>
        </w:rPr>
        <w:t xml:space="preserve">Afterwards, participants completed </w:t>
      </w:r>
      <w:r w:rsidR="00DC491D" w:rsidRPr="006973DE">
        <w:rPr>
          <w:rFonts w:ascii="Times New Roman" w:hAnsi="Times New Roman" w:cs="Times New Roman"/>
          <w:sz w:val="24"/>
          <w:szCs w:val="24"/>
          <w:lang w:val="en-US"/>
        </w:rPr>
        <w:t>the Adaptation in four</w:t>
      </w:r>
      <w:r w:rsidR="00DC491D" w:rsidRPr="00003035">
        <w:rPr>
          <w:rFonts w:ascii="Times New Roman" w:hAnsi="Times New Roman" w:cs="Times New Roman"/>
          <w:sz w:val="24"/>
          <w:szCs w:val="24"/>
          <w:lang w:val="en-US"/>
        </w:rPr>
        <w:t xml:space="preserve"> blocks, two for each speaker </w:t>
      </w:r>
      <w:r w:rsidR="00104FF2" w:rsidRPr="00003035">
        <w:rPr>
          <w:rFonts w:ascii="Times New Roman" w:hAnsi="Times New Roman" w:cs="Times New Roman"/>
          <w:sz w:val="24"/>
          <w:szCs w:val="24"/>
          <w:lang w:val="en-US"/>
        </w:rPr>
        <w:t>gender</w:t>
      </w:r>
      <w:r w:rsidR="00DC491D" w:rsidRPr="00003035">
        <w:rPr>
          <w:rFonts w:ascii="Times New Roman" w:hAnsi="Times New Roman" w:cs="Times New Roman"/>
          <w:sz w:val="24"/>
          <w:szCs w:val="24"/>
          <w:lang w:val="en-US"/>
        </w:rPr>
        <w:t xml:space="preserve">. </w:t>
      </w:r>
      <w:r w:rsidR="00BA737A" w:rsidRPr="00003035">
        <w:rPr>
          <w:rFonts w:ascii="Times New Roman" w:hAnsi="Times New Roman" w:cs="Times New Roman"/>
          <w:sz w:val="24"/>
          <w:szCs w:val="24"/>
          <w:lang w:val="en-US"/>
        </w:rPr>
        <w:t xml:space="preserve">In each block, adaptor </w:t>
      </w:r>
      <w:r w:rsidR="00DC491D" w:rsidRPr="00003035">
        <w:rPr>
          <w:rFonts w:ascii="Times New Roman" w:hAnsi="Times New Roman" w:cs="Times New Roman"/>
          <w:sz w:val="24"/>
          <w:szCs w:val="24"/>
          <w:lang w:val="en-US"/>
        </w:rPr>
        <w:t xml:space="preserve">emotions were tied to  speaker identity: </w:t>
      </w:r>
      <w:r w:rsidR="00BA737A" w:rsidRPr="00003035">
        <w:rPr>
          <w:rFonts w:ascii="Times New Roman" w:hAnsi="Times New Roman" w:cs="Times New Roman"/>
          <w:sz w:val="24"/>
          <w:szCs w:val="24"/>
          <w:lang w:val="en-US"/>
        </w:rPr>
        <w:t>In the first female block, participants adapted to angy-IdentityF1 and fearful-IdentityF2. In the other one, the combination was reversed: angry-IdentityF2 and fearful-IdentityF1 (</w:t>
      </w:r>
      <w:r w:rsidR="00BA737A" w:rsidRPr="00003035">
        <w:rPr>
          <w:rFonts w:ascii="Times New Roman" w:hAnsi="Times New Roman" w:cs="Times New Roman"/>
          <w:b/>
          <w:bCs/>
          <w:sz w:val="24"/>
          <w:szCs w:val="24"/>
          <w:lang w:val="en-US"/>
        </w:rPr>
        <w:t xml:space="preserve">Figure </w:t>
      </w:r>
      <w:r w:rsidR="00881D63" w:rsidRPr="00003035">
        <w:rPr>
          <w:rFonts w:ascii="Times New Roman" w:hAnsi="Times New Roman" w:cs="Times New Roman"/>
          <w:b/>
          <w:bCs/>
          <w:sz w:val="24"/>
          <w:szCs w:val="24"/>
          <w:lang w:val="en-US"/>
        </w:rPr>
        <w:t>3A</w:t>
      </w:r>
      <w:r w:rsidR="00BA737A" w:rsidRPr="00003035">
        <w:rPr>
          <w:rFonts w:ascii="Times New Roman" w:hAnsi="Times New Roman" w:cs="Times New Roman"/>
          <w:sz w:val="24"/>
          <w:szCs w:val="24"/>
          <w:lang w:val="en-US"/>
        </w:rPr>
        <w:t>). Likewise, for the male blocks: in one, the combination was ang</w:t>
      </w:r>
      <w:r w:rsidR="001A5747">
        <w:rPr>
          <w:rFonts w:ascii="Times New Roman" w:hAnsi="Times New Roman" w:cs="Times New Roman"/>
          <w:sz w:val="24"/>
          <w:szCs w:val="24"/>
          <w:lang w:val="en-US"/>
        </w:rPr>
        <w:t>r</w:t>
      </w:r>
      <w:r w:rsidR="00BA737A" w:rsidRPr="00003035">
        <w:rPr>
          <w:rFonts w:ascii="Times New Roman" w:hAnsi="Times New Roman" w:cs="Times New Roman"/>
          <w:sz w:val="24"/>
          <w:szCs w:val="24"/>
          <w:lang w:val="en-US"/>
        </w:rPr>
        <w:t>y-IdentityM3 and fearful-IdentityM4. In the other, ang</w:t>
      </w:r>
      <w:r w:rsidR="001A5747">
        <w:rPr>
          <w:rFonts w:ascii="Times New Roman" w:hAnsi="Times New Roman" w:cs="Times New Roman"/>
          <w:sz w:val="24"/>
          <w:szCs w:val="24"/>
          <w:lang w:val="en-US"/>
        </w:rPr>
        <w:t>r</w:t>
      </w:r>
      <w:r w:rsidR="00BA737A" w:rsidRPr="00003035">
        <w:rPr>
          <w:rFonts w:ascii="Times New Roman" w:hAnsi="Times New Roman" w:cs="Times New Roman"/>
          <w:sz w:val="24"/>
          <w:szCs w:val="24"/>
          <w:lang w:val="en-US"/>
        </w:rPr>
        <w:t xml:space="preserve">y-IdentityM4 and fearful-IdentityM3. The trial procedure was very similar to Experiment 1: Each block consisted of an adaptation phase and a response phase. </w:t>
      </w:r>
    </w:p>
    <w:p w14:paraId="12BB8552" w14:textId="54B4E88E" w:rsidR="00DC491D"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BA737A" w:rsidRPr="00003035">
        <w:rPr>
          <w:rFonts w:ascii="Times New Roman" w:hAnsi="Times New Roman" w:cs="Times New Roman"/>
          <w:sz w:val="24"/>
          <w:szCs w:val="24"/>
          <w:lang w:val="en-US"/>
        </w:rPr>
        <w:t>During the adaptation phase, 16 adaptor stimuli (4 speakers × 2 identities x 2 repetitions) were presented in random order with a red fixation cross on the computer screen</w:t>
      </w:r>
      <w:r w:rsidR="00A25652" w:rsidRPr="00003035">
        <w:rPr>
          <w:rFonts w:ascii="Times New Roman" w:hAnsi="Times New Roman" w:cs="Times New Roman"/>
          <w:sz w:val="24"/>
          <w:szCs w:val="24"/>
          <w:lang w:val="en-US"/>
        </w:rPr>
        <w:t xml:space="preserve">, but this time with a longer </w:t>
      </w:r>
      <w:r w:rsidR="00BA737A" w:rsidRPr="00003035">
        <w:rPr>
          <w:rFonts w:ascii="Times New Roman" w:hAnsi="Times New Roman" w:cs="Times New Roman"/>
          <w:sz w:val="24"/>
          <w:szCs w:val="24"/>
          <w:lang w:val="en-US"/>
        </w:rPr>
        <w:t xml:space="preserve">interstimulus interval of </w:t>
      </w:r>
      <w:r w:rsidR="00A25652" w:rsidRPr="00003035">
        <w:rPr>
          <w:rFonts w:ascii="Times New Roman" w:hAnsi="Times New Roman" w:cs="Times New Roman"/>
          <w:sz w:val="24"/>
          <w:szCs w:val="24"/>
          <w:lang w:val="en-US"/>
        </w:rPr>
        <w:t>6</w:t>
      </w:r>
      <w:r w:rsidR="00BA737A" w:rsidRPr="00003035">
        <w:rPr>
          <w:rFonts w:ascii="Times New Roman" w:hAnsi="Times New Roman" w:cs="Times New Roman"/>
          <w:sz w:val="24"/>
          <w:szCs w:val="24"/>
          <w:lang w:val="en-US"/>
        </w:rPr>
        <w:t xml:space="preserve">00 ms. </w:t>
      </w:r>
      <w:r w:rsidR="00A25652" w:rsidRPr="00003035">
        <w:rPr>
          <w:rFonts w:ascii="Times New Roman" w:hAnsi="Times New Roman" w:cs="Times New Roman"/>
          <w:sz w:val="24"/>
          <w:szCs w:val="24"/>
          <w:lang w:val="en-US"/>
        </w:rPr>
        <w:t xml:space="preserve">Again, </w:t>
      </w:r>
      <w:r w:rsidR="00DC491D" w:rsidRPr="00003035">
        <w:rPr>
          <w:rFonts w:ascii="Times New Roman" w:hAnsi="Times New Roman" w:cs="Times New Roman"/>
          <w:sz w:val="24"/>
          <w:szCs w:val="24"/>
          <w:lang w:val="en-US"/>
        </w:rPr>
        <w:t xml:space="preserve">exactly half of the adaptor stimuli were </w:t>
      </w:r>
      <w:r w:rsidR="0060583C" w:rsidRPr="00003035">
        <w:rPr>
          <w:rFonts w:ascii="Times New Roman" w:hAnsi="Times New Roman" w:cs="Times New Roman"/>
          <w:sz w:val="24"/>
          <w:szCs w:val="24"/>
          <w:lang w:val="en-US"/>
        </w:rPr>
        <w:t>fearful,</w:t>
      </w:r>
      <w:r w:rsidR="00DC491D" w:rsidRPr="00003035">
        <w:rPr>
          <w:rFonts w:ascii="Times New Roman" w:hAnsi="Times New Roman" w:cs="Times New Roman"/>
          <w:sz w:val="24"/>
          <w:szCs w:val="24"/>
          <w:lang w:val="en-US"/>
        </w:rPr>
        <w:t xml:space="preserve"> and the other half was angry but always tied to a </w:t>
      </w:r>
      <w:r w:rsidR="00A25652" w:rsidRPr="00003035">
        <w:rPr>
          <w:rFonts w:ascii="Times New Roman" w:hAnsi="Times New Roman" w:cs="Times New Roman"/>
          <w:sz w:val="24"/>
          <w:szCs w:val="24"/>
          <w:lang w:val="en-US"/>
        </w:rPr>
        <w:t xml:space="preserve">certain speaker’s identity. </w:t>
      </w:r>
      <w:r w:rsidR="00DC491D" w:rsidRPr="00003035">
        <w:rPr>
          <w:rFonts w:ascii="Times New Roman" w:hAnsi="Times New Roman" w:cs="Times New Roman"/>
          <w:sz w:val="24"/>
          <w:szCs w:val="24"/>
          <w:lang w:val="en-US"/>
        </w:rPr>
        <w:t>After the adaptation phase, the response phase started, which was signaled by a message (“Now it starts”, German: “Jetzt geht es los!”) in green font for 3000 ms. The response phase was almost identical to t</w:t>
      </w:r>
      <w:r w:rsidR="00A25652" w:rsidRPr="00003035">
        <w:rPr>
          <w:rFonts w:ascii="Times New Roman" w:hAnsi="Times New Roman" w:cs="Times New Roman"/>
          <w:sz w:val="24"/>
          <w:szCs w:val="24"/>
          <w:lang w:val="en-US"/>
        </w:rPr>
        <w:t>he one in Experiment 1</w:t>
      </w:r>
      <w:r w:rsidR="00DC491D" w:rsidRPr="00003035">
        <w:rPr>
          <w:rFonts w:ascii="Times New Roman" w:hAnsi="Times New Roman" w:cs="Times New Roman"/>
          <w:sz w:val="24"/>
          <w:szCs w:val="24"/>
          <w:lang w:val="en-US"/>
        </w:rPr>
        <w:t xml:space="preserve">: all targets were presented once and participants classified them as fearful or angry by pressing the corresponding keys. </w:t>
      </w:r>
      <w:r w:rsidR="00A25652" w:rsidRPr="00003035">
        <w:rPr>
          <w:rFonts w:ascii="Times New Roman" w:hAnsi="Times New Roman" w:cs="Times New Roman"/>
          <w:sz w:val="24"/>
          <w:szCs w:val="24"/>
          <w:lang w:val="en-US"/>
        </w:rPr>
        <w:t>Again</w:t>
      </w:r>
      <w:r w:rsidR="00DC491D" w:rsidRPr="00003035">
        <w:rPr>
          <w:rFonts w:ascii="Times New Roman" w:hAnsi="Times New Roman" w:cs="Times New Roman"/>
          <w:sz w:val="24"/>
          <w:szCs w:val="24"/>
          <w:lang w:val="en-US"/>
        </w:rPr>
        <w:t>, every fourth trial, a red fixation cross appeared again, and two top-up adaptors were played</w:t>
      </w:r>
      <w:r w:rsidR="00A25652" w:rsidRPr="00003035">
        <w:rPr>
          <w:rFonts w:ascii="Times New Roman" w:hAnsi="Times New Roman" w:cs="Times New Roman"/>
          <w:sz w:val="24"/>
          <w:szCs w:val="24"/>
          <w:lang w:val="en-US"/>
        </w:rPr>
        <w:t>, with similar constraints as in Experiment</w:t>
      </w:r>
      <w:r w:rsidR="003A7D60" w:rsidRPr="00003035">
        <w:rPr>
          <w:rFonts w:ascii="Times New Roman" w:hAnsi="Times New Roman" w:cs="Times New Roman"/>
          <w:sz w:val="24"/>
          <w:szCs w:val="24"/>
          <w:lang w:val="en-US"/>
        </w:rPr>
        <w:t xml:space="preserve"> </w:t>
      </w:r>
      <w:r w:rsidR="00A25652" w:rsidRPr="00003035">
        <w:rPr>
          <w:rFonts w:ascii="Times New Roman" w:hAnsi="Times New Roman" w:cs="Times New Roman"/>
          <w:sz w:val="24"/>
          <w:szCs w:val="24"/>
          <w:lang w:val="en-US"/>
        </w:rPr>
        <w:t xml:space="preserve">1: </w:t>
      </w:r>
      <w:r w:rsidR="00DC491D" w:rsidRPr="00003035">
        <w:rPr>
          <w:rFonts w:ascii="Times New Roman" w:hAnsi="Times New Roman" w:cs="Times New Roman"/>
          <w:sz w:val="24"/>
          <w:szCs w:val="24"/>
          <w:lang w:val="en-US"/>
        </w:rPr>
        <w:t xml:space="preserve">They were picked randomly, but one top-up adaptor was fearful, and the other one was angry, thus </w:t>
      </w:r>
      <w:r w:rsidR="00A25652" w:rsidRPr="00003035">
        <w:rPr>
          <w:rFonts w:ascii="Times New Roman" w:hAnsi="Times New Roman" w:cs="Times New Roman"/>
          <w:sz w:val="24"/>
          <w:szCs w:val="24"/>
          <w:lang w:val="en-US"/>
        </w:rPr>
        <w:t>coming from two different speaker identities</w:t>
      </w:r>
      <w:r w:rsidR="00DC491D" w:rsidRPr="00003035">
        <w:rPr>
          <w:rFonts w:ascii="Times New Roman" w:hAnsi="Times New Roman" w:cs="Times New Roman"/>
          <w:sz w:val="24"/>
          <w:szCs w:val="24"/>
          <w:lang w:val="en-US"/>
        </w:rPr>
        <w:t xml:space="preserve"> (their specific combination depending on the adaptation block). In each adaptation block, participants classified all </w:t>
      </w:r>
      <w:r w:rsidR="00A25652" w:rsidRPr="00003035">
        <w:rPr>
          <w:rFonts w:ascii="Times New Roman" w:hAnsi="Times New Roman" w:cs="Times New Roman"/>
          <w:sz w:val="24"/>
          <w:szCs w:val="24"/>
          <w:lang w:val="en-US"/>
        </w:rPr>
        <w:t>56</w:t>
      </w:r>
      <w:r w:rsidR="00DC491D" w:rsidRPr="00003035">
        <w:rPr>
          <w:rFonts w:ascii="Times New Roman" w:hAnsi="Times New Roman" w:cs="Times New Roman"/>
          <w:sz w:val="24"/>
          <w:szCs w:val="24"/>
          <w:lang w:val="en-US"/>
        </w:rPr>
        <w:t xml:space="preserve"> targets</w:t>
      </w:r>
      <w:r w:rsidR="00A25652" w:rsidRPr="00003035">
        <w:rPr>
          <w:rFonts w:ascii="Times New Roman" w:hAnsi="Times New Roman" w:cs="Times New Roman"/>
          <w:sz w:val="24"/>
          <w:szCs w:val="24"/>
          <w:lang w:val="en-US"/>
        </w:rPr>
        <w:t xml:space="preserve"> of each speaker </w:t>
      </w:r>
      <w:r w:rsidR="00104FF2" w:rsidRPr="00003035">
        <w:rPr>
          <w:rFonts w:ascii="Times New Roman" w:hAnsi="Times New Roman" w:cs="Times New Roman"/>
          <w:sz w:val="24"/>
          <w:szCs w:val="24"/>
          <w:lang w:val="en-US"/>
        </w:rPr>
        <w:t>gender</w:t>
      </w:r>
      <w:r w:rsidR="00A25652" w:rsidRPr="00003035">
        <w:rPr>
          <w:rFonts w:ascii="Times New Roman" w:hAnsi="Times New Roman" w:cs="Times New Roman"/>
          <w:sz w:val="24"/>
          <w:szCs w:val="24"/>
          <w:lang w:val="en-US"/>
        </w:rPr>
        <w:t>. After each adaptation block, participants could take a self-paced break</w:t>
      </w:r>
      <w:r w:rsidR="00DC491D" w:rsidRPr="00003035">
        <w:rPr>
          <w:rFonts w:ascii="Times New Roman" w:hAnsi="Times New Roman" w:cs="Times New Roman"/>
          <w:sz w:val="24"/>
          <w:szCs w:val="24"/>
          <w:lang w:val="en-US"/>
        </w:rPr>
        <w:t xml:space="preserve">. As there were </w:t>
      </w:r>
      <w:r w:rsidR="00A25652" w:rsidRPr="00003035">
        <w:rPr>
          <w:rFonts w:ascii="Times New Roman" w:hAnsi="Times New Roman" w:cs="Times New Roman"/>
          <w:sz w:val="24"/>
          <w:szCs w:val="24"/>
          <w:lang w:val="en-US"/>
        </w:rPr>
        <w:t>four</w:t>
      </w:r>
      <w:r w:rsidR="00DC491D" w:rsidRPr="00003035">
        <w:rPr>
          <w:rFonts w:ascii="Times New Roman" w:hAnsi="Times New Roman" w:cs="Times New Roman"/>
          <w:sz w:val="24"/>
          <w:szCs w:val="24"/>
          <w:lang w:val="en-US"/>
        </w:rPr>
        <w:t xml:space="preserve"> adaptation blocks, participants performed 224 trials in total.  </w:t>
      </w:r>
    </w:p>
    <w:p w14:paraId="62626C93" w14:textId="579B78C1" w:rsidR="006F4338" w:rsidRPr="00B81AC4" w:rsidRDefault="007C5D85" w:rsidP="00003035">
      <w:pPr>
        <w:spacing w:line="480" w:lineRule="auto"/>
        <w:rPr>
          <w:rFonts w:ascii="Times New Roman" w:hAnsi="Times New Roman" w:cs="Times New Roman"/>
          <w:b/>
          <w:bCs/>
          <w:lang w:val="en-US"/>
        </w:rPr>
      </w:pPr>
      <w:r w:rsidRPr="00003035">
        <w:rPr>
          <w:rFonts w:ascii="Times New Roman" w:hAnsi="Times New Roman" w:cs="Times New Roman"/>
          <w:sz w:val="24"/>
          <w:szCs w:val="24"/>
          <w:lang w:val="en-US"/>
        </w:rPr>
        <w:tab/>
      </w:r>
      <w:r w:rsidR="00A25652" w:rsidRPr="00003035">
        <w:rPr>
          <w:rFonts w:ascii="Times New Roman" w:hAnsi="Times New Roman" w:cs="Times New Roman"/>
          <w:sz w:val="24"/>
          <w:szCs w:val="24"/>
          <w:lang w:val="en-US"/>
        </w:rPr>
        <w:t xml:space="preserve">Participants were randomly assigned to one of four counterbalancing conditions. They either started with the male or the female adaptation blocks </w:t>
      </w:r>
      <w:r w:rsidR="006973DE" w:rsidRPr="00003035">
        <w:rPr>
          <w:rFonts w:ascii="Times New Roman" w:hAnsi="Times New Roman" w:cs="Times New Roman"/>
          <w:sz w:val="24"/>
          <w:szCs w:val="24"/>
          <w:lang w:val="en-US"/>
        </w:rPr>
        <w:t>and</w:t>
      </w:r>
      <w:r w:rsidR="00A25652" w:rsidRPr="00003035">
        <w:rPr>
          <w:rFonts w:ascii="Times New Roman" w:hAnsi="Times New Roman" w:cs="Times New Roman"/>
          <w:sz w:val="24"/>
          <w:szCs w:val="24"/>
          <w:lang w:val="en-US"/>
        </w:rPr>
        <w:t xml:space="preserve"> completed the prior baseline </w:t>
      </w:r>
      <w:r w:rsidR="00A25652" w:rsidRPr="00003035">
        <w:rPr>
          <w:rFonts w:ascii="Times New Roman" w:hAnsi="Times New Roman" w:cs="Times New Roman"/>
          <w:sz w:val="24"/>
          <w:szCs w:val="24"/>
          <w:lang w:val="en-US"/>
        </w:rPr>
        <w:lastRenderedPageBreak/>
        <w:t>task in this order</w:t>
      </w:r>
      <w:r w:rsidR="006973DE">
        <w:rPr>
          <w:rFonts w:ascii="Times New Roman" w:hAnsi="Times New Roman" w:cs="Times New Roman"/>
          <w:sz w:val="24"/>
          <w:szCs w:val="24"/>
          <w:lang w:val="en-US"/>
        </w:rPr>
        <w:t xml:space="preserve"> as well</w:t>
      </w:r>
      <w:r w:rsidR="00A25652" w:rsidRPr="00003035">
        <w:rPr>
          <w:rFonts w:ascii="Times New Roman" w:hAnsi="Times New Roman" w:cs="Times New Roman"/>
          <w:sz w:val="24"/>
          <w:szCs w:val="24"/>
          <w:lang w:val="en-US"/>
        </w:rPr>
        <w:t xml:space="preserve">. Within speaker </w:t>
      </w:r>
      <w:r w:rsidR="00104FF2" w:rsidRPr="00003035">
        <w:rPr>
          <w:rFonts w:ascii="Times New Roman" w:hAnsi="Times New Roman" w:cs="Times New Roman"/>
          <w:sz w:val="24"/>
          <w:szCs w:val="24"/>
          <w:lang w:val="en-US"/>
        </w:rPr>
        <w:t>gender</w:t>
      </w:r>
      <w:r w:rsidR="00A25652" w:rsidRPr="00003035">
        <w:rPr>
          <w:rFonts w:ascii="Times New Roman" w:hAnsi="Times New Roman" w:cs="Times New Roman"/>
          <w:sz w:val="24"/>
          <w:szCs w:val="24"/>
          <w:lang w:val="en-US"/>
        </w:rPr>
        <w:t>, it was</w:t>
      </w:r>
      <w:r w:rsidR="009C5E36" w:rsidRPr="00003035">
        <w:rPr>
          <w:rFonts w:ascii="Times New Roman" w:hAnsi="Times New Roman" w:cs="Times New Roman"/>
          <w:sz w:val="24"/>
          <w:szCs w:val="24"/>
          <w:lang w:val="en-US"/>
        </w:rPr>
        <w:t xml:space="preserve"> further </w:t>
      </w:r>
      <w:r w:rsidR="00A25652" w:rsidRPr="00003035">
        <w:rPr>
          <w:rFonts w:ascii="Times New Roman" w:hAnsi="Times New Roman" w:cs="Times New Roman"/>
          <w:sz w:val="24"/>
          <w:szCs w:val="24"/>
          <w:lang w:val="en-US"/>
        </w:rPr>
        <w:t>counterbalanced which adaptation condition came first</w:t>
      </w:r>
      <w:r w:rsidR="00003035">
        <w:rPr>
          <w:rFonts w:ascii="Times New Roman" w:hAnsi="Times New Roman" w:cs="Times New Roman"/>
          <w:sz w:val="24"/>
          <w:szCs w:val="24"/>
          <w:lang w:val="en-US"/>
        </w:rPr>
        <w:t>.</w:t>
      </w:r>
    </w:p>
    <w:p w14:paraId="40971F9B" w14:textId="0D8F1457" w:rsidR="002E4008" w:rsidRPr="00003035" w:rsidRDefault="002E4008" w:rsidP="002E4008">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3</w:t>
      </w:r>
      <w:r w:rsidR="007006D0" w:rsidRPr="00003035">
        <w:rPr>
          <w:rFonts w:ascii="Times New Roman" w:hAnsi="Times New Roman" w:cs="Times New Roman"/>
          <w:b/>
          <w:bCs/>
          <w:i w:val="0"/>
          <w:iCs w:val="0"/>
          <w:color w:val="auto"/>
          <w:sz w:val="24"/>
          <w:szCs w:val="24"/>
          <w:lang w:val="en-US"/>
        </w:rPr>
        <w:fldChar w:fldCharType="end"/>
      </w:r>
    </w:p>
    <w:p w14:paraId="3E6C5BD8" w14:textId="2FCBEC62" w:rsidR="006F4338" w:rsidRPr="00003035" w:rsidRDefault="006F4338" w:rsidP="006F4338">
      <w:pPr>
        <w:rPr>
          <w:rFonts w:ascii="Times New Roman" w:hAnsi="Times New Roman" w:cs="Times New Roman"/>
          <w:sz w:val="24"/>
          <w:szCs w:val="24"/>
          <w:lang w:val="en-US"/>
        </w:rPr>
      </w:pPr>
      <w:r w:rsidRPr="00003035">
        <w:rPr>
          <w:rFonts w:ascii="Times New Roman" w:hAnsi="Times New Roman" w:cs="Times New Roman"/>
          <w:sz w:val="24"/>
          <w:szCs w:val="24"/>
          <w:lang w:val="en-US"/>
        </w:rPr>
        <w:t>Adaptation Conditions of Experiment 2 and 3</w:t>
      </w:r>
    </w:p>
    <w:p w14:paraId="01645098" w14:textId="08E97BB2" w:rsidR="00DC491D" w:rsidRPr="00B81AC4" w:rsidRDefault="00FC2456" w:rsidP="00B10ADF">
      <w:pPr>
        <w:rPr>
          <w:rFonts w:ascii="Times New Roman" w:hAnsi="Times New Roman" w:cs="Times New Roman"/>
          <w:color w:val="C00000"/>
          <w:lang w:val="en-US"/>
        </w:rPr>
      </w:pPr>
      <w:r w:rsidRPr="00B81AC4">
        <w:rPr>
          <w:rFonts w:ascii="Times New Roman" w:hAnsi="Times New Roman" w:cs="Times New Roman"/>
          <w:noProof/>
          <w:color w:val="C00000"/>
          <w:lang w:val="en-US"/>
        </w:rPr>
        <w:drawing>
          <wp:inline distT="0" distB="0" distL="0" distR="0" wp14:anchorId="0907AE31" wp14:editId="5D1FFCA2">
            <wp:extent cx="5753100" cy="5062413"/>
            <wp:effectExtent l="0" t="0" r="0" b="5080"/>
            <wp:docPr id="9092444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44462" name="Grafik 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753100" cy="5062413"/>
                    </a:xfrm>
                    <a:prstGeom prst="rect">
                      <a:avLst/>
                    </a:prstGeom>
                    <a:noFill/>
                    <a:ln>
                      <a:noFill/>
                    </a:ln>
                  </pic:spPr>
                </pic:pic>
              </a:graphicData>
            </a:graphic>
          </wp:inline>
        </w:drawing>
      </w:r>
    </w:p>
    <w:p w14:paraId="5EC82196" w14:textId="296EA833" w:rsidR="006F4338" w:rsidRPr="00B81AC4" w:rsidRDefault="006F4338" w:rsidP="006F4338">
      <w:pPr>
        <w:rPr>
          <w:rFonts w:ascii="Times New Roman" w:hAnsi="Times New Roman" w:cs="Times New Roman"/>
          <w:i/>
          <w:iCs/>
          <w:lang w:val="en-US"/>
        </w:rPr>
      </w:pPr>
      <w:r w:rsidRPr="00B81AC4">
        <w:rPr>
          <w:rFonts w:ascii="Times New Roman" w:hAnsi="Times New Roman" w:cs="Times New Roman"/>
          <w:i/>
          <w:iCs/>
          <w:lang w:val="en-US"/>
        </w:rPr>
        <w:t>Note.</w:t>
      </w:r>
      <w:r w:rsidRPr="00B81AC4">
        <w:rPr>
          <w:rFonts w:ascii="Times New Roman" w:hAnsi="Times New Roman" w:cs="Times New Roman"/>
          <w:i/>
          <w:iCs/>
          <w:color w:val="C00000"/>
          <w:lang w:val="en-US"/>
        </w:rPr>
        <w:t xml:space="preserve"> </w:t>
      </w:r>
      <w:r w:rsidRPr="00B81AC4">
        <w:rPr>
          <w:rFonts w:ascii="Times New Roman" w:hAnsi="Times New Roman" w:cs="Times New Roman"/>
          <w:i/>
          <w:iCs/>
          <w:lang w:val="en-US"/>
        </w:rPr>
        <w:t xml:space="preserve">A) Experiment 2: Depiction of the two adaptation conditions, separately for speaker </w:t>
      </w:r>
      <w:r w:rsidR="00104FF2" w:rsidRPr="00B81AC4">
        <w:rPr>
          <w:rFonts w:ascii="Times New Roman" w:hAnsi="Times New Roman" w:cs="Times New Roman"/>
          <w:i/>
          <w:iCs/>
          <w:lang w:val="en-US"/>
        </w:rPr>
        <w:t>gender</w:t>
      </w:r>
      <w:r w:rsidRPr="00B81AC4">
        <w:rPr>
          <w:rFonts w:ascii="Times New Roman" w:hAnsi="Times New Roman" w:cs="Times New Roman"/>
          <w:i/>
          <w:iCs/>
          <w:lang w:val="en-US"/>
        </w:rPr>
        <w:t xml:space="preserve">. In Block 1, participants adapted to angry-IdentityF1 and fearful-IdentityF2. In Block 2, they adapted angry-IdentityF2 and fearful-IdentityF1. In Block 3, they adapted to angy-IdentityM3 and fearful-IdentityM4. In Block 4, they adapted to angy-IdentityM4 and fearful-IdentityM3. B) Experiment 3: Depiction of the two adaptation conditions, separately for speaker </w:t>
      </w:r>
      <w:r w:rsidR="00104FF2" w:rsidRPr="00B81AC4">
        <w:rPr>
          <w:rFonts w:ascii="Times New Roman" w:hAnsi="Times New Roman" w:cs="Times New Roman"/>
          <w:i/>
          <w:iCs/>
          <w:lang w:val="en-US"/>
        </w:rPr>
        <w:t>gender</w:t>
      </w:r>
      <w:r w:rsidRPr="00B81AC4">
        <w:rPr>
          <w:rFonts w:ascii="Times New Roman" w:hAnsi="Times New Roman" w:cs="Times New Roman"/>
          <w:i/>
          <w:iCs/>
          <w:lang w:val="en-US"/>
        </w:rPr>
        <w:t>. In Block 1, participants adapted to angry-</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ords 1 and 2 and fearful-</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 xml:space="preserve">ords 3 and 4. In Block 2, they adapted angry- </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 xml:space="preserve">ords 3 and 4 and fearful- </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ords 1 and 2. Block 3 was parallel to Block 1 and Block 4 parallel to Block 2, just with male instead of female stimuli.</w:t>
      </w:r>
    </w:p>
    <w:p w14:paraId="24DC5AA6" w14:textId="77777777" w:rsidR="006F4338" w:rsidRPr="00B81AC4" w:rsidRDefault="006F4338">
      <w:pPr>
        <w:suppressAutoHyphens w:val="0"/>
        <w:spacing w:line="278" w:lineRule="auto"/>
        <w:rPr>
          <w:rFonts w:ascii="Times New Roman" w:eastAsiaTheme="majorEastAsia" w:hAnsi="Times New Roman" w:cs="Times New Roman"/>
          <w:i/>
          <w:iCs/>
          <w:color w:val="0F4761" w:themeColor="accent1" w:themeShade="BF"/>
          <w:lang w:val="en-US"/>
        </w:rPr>
      </w:pPr>
      <w:r w:rsidRPr="00B81AC4">
        <w:rPr>
          <w:rFonts w:ascii="Times New Roman" w:hAnsi="Times New Roman" w:cs="Times New Roman"/>
          <w:lang w:val="en-US"/>
        </w:rPr>
        <w:br w:type="page"/>
      </w:r>
    </w:p>
    <w:p w14:paraId="150F34FC" w14:textId="74EC35E4" w:rsidR="008D5679" w:rsidRPr="00003035" w:rsidRDefault="008D567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Data analysis</w:t>
      </w:r>
    </w:p>
    <w:p w14:paraId="14AA591B" w14:textId="15378791" w:rsidR="00482B3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 xml:space="preserve">Software and R-packages for data analyses were identical to Experiment 1. Errors of omission (&lt;3%) were excluded from the data. Data was analyzed for male and female blocks separately, using the same two-step approach as in Experiment 1: </w:t>
      </w:r>
    </w:p>
    <w:p w14:paraId="7C62FE41" w14:textId="0E5893C1" w:rsidR="00482B3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First, responses in each trial were modeled with a multilevel logistic regression</w:t>
      </w:r>
      <w:r w:rsidR="00AD2C0C" w:rsidRPr="00003035">
        <w:rPr>
          <w:rFonts w:ascii="Times New Roman" w:hAnsi="Times New Roman" w:cs="Times New Roman"/>
          <w:sz w:val="24"/>
          <w:szCs w:val="24"/>
          <w:lang w:val="en-US"/>
        </w:rPr>
        <w:t xml:space="preserve">. </w:t>
      </w:r>
      <w:r w:rsidR="00482B35" w:rsidRPr="00003035">
        <w:rPr>
          <w:rFonts w:ascii="Times New Roman" w:hAnsi="Times New Roman" w:cs="Times New Roman"/>
          <w:sz w:val="24"/>
          <w:szCs w:val="24"/>
          <w:lang w:val="en-US"/>
        </w:rPr>
        <w:t>For the female blocks, predictor variables were the target morph level (tML, 20-80%, z-standardized for model estimation), the speaker identity (F1 and F2), and the adaptation condition (AdaptCond1: angy-F1 and fearful-F2; AdaptCond2: angry-F2 and fearful-F1).</w:t>
      </w:r>
      <w:r w:rsidR="00006C40" w:rsidRPr="00003035">
        <w:rPr>
          <w:rFonts w:ascii="Times New Roman" w:hAnsi="Times New Roman" w:cs="Times New Roman"/>
          <w:sz w:val="24"/>
          <w:szCs w:val="24"/>
          <w:lang w:val="en-US"/>
        </w:rPr>
        <w:t xml:space="preserve"> Random effects were estimated for each participant, resulting in the following model: </w:t>
      </w:r>
    </w:p>
    <w:p w14:paraId="120D0E13" w14:textId="772910ED" w:rsidR="00482B35" w:rsidRPr="00003035" w:rsidRDefault="00006C40"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xml:space="preserve"> ~ tML * SpID</w:t>
      </w:r>
      <w:r w:rsidRPr="00003035">
        <w:rPr>
          <w:rFonts w:ascii="Times New Roman" w:hAnsi="Times New Roman" w:cs="Times New Roman"/>
          <w:sz w:val="24"/>
          <w:szCs w:val="24"/>
          <w:vertAlign w:val="subscript"/>
          <w:lang w:val="en-US"/>
        </w:rPr>
        <w:t>females</w:t>
      </w:r>
      <w:r w:rsidRPr="00003035">
        <w:rPr>
          <w:rFonts w:ascii="Times New Roman" w:hAnsi="Times New Roman" w:cs="Times New Roman"/>
          <w:sz w:val="24"/>
          <w:szCs w:val="24"/>
          <w:lang w:val="en-US"/>
        </w:rPr>
        <w:t xml:space="preserve"> * AdaptCond</w:t>
      </w:r>
      <w:r w:rsidRPr="00003035">
        <w:rPr>
          <w:rFonts w:ascii="Times New Roman" w:hAnsi="Times New Roman" w:cs="Times New Roman"/>
          <w:sz w:val="24"/>
          <w:szCs w:val="24"/>
          <w:vertAlign w:val="subscript"/>
          <w:lang w:val="en-US"/>
        </w:rPr>
        <w:t xml:space="preserve">1/2 </w:t>
      </w:r>
      <w:r w:rsidRPr="00003035">
        <w:rPr>
          <w:rFonts w:ascii="Times New Roman" w:hAnsi="Times New Roman" w:cs="Times New Roman"/>
          <w:sz w:val="24"/>
          <w:szCs w:val="24"/>
          <w:lang w:val="en-US"/>
        </w:rPr>
        <w:t>+ (1 | Participant)</w:t>
      </w:r>
    </w:p>
    <w:p w14:paraId="5B3C8F64" w14:textId="7D7B4EAD" w:rsidR="00006C40"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06C40" w:rsidRPr="00003035">
        <w:rPr>
          <w:rFonts w:ascii="Times New Roman" w:hAnsi="Times New Roman" w:cs="Times New Roman"/>
          <w:sz w:val="24"/>
          <w:szCs w:val="24"/>
          <w:lang w:val="en-US"/>
        </w:rPr>
        <w:t xml:space="preserve">For the male blocks, predictor variables were the target morph level, the speaker identity (M3 and M4), and the adaptation condition (AdaptCond3: angy-M3 and fearful-M4; AdaptCond4: angry-M4 and fearful-M3), with random effects for each participant: </w:t>
      </w:r>
    </w:p>
    <w:p w14:paraId="1E2E102F" w14:textId="3B4A6DEC" w:rsidR="00006C40" w:rsidRPr="00003035" w:rsidRDefault="00006C40"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xml:space="preserve"> ~ tML * SpID</w:t>
      </w:r>
      <w:r w:rsidRPr="00003035">
        <w:rPr>
          <w:rFonts w:ascii="Times New Roman" w:hAnsi="Times New Roman" w:cs="Times New Roman"/>
          <w:sz w:val="24"/>
          <w:szCs w:val="24"/>
          <w:vertAlign w:val="subscript"/>
          <w:lang w:val="en-US"/>
        </w:rPr>
        <w:t>males</w:t>
      </w:r>
      <w:r w:rsidRPr="00003035">
        <w:rPr>
          <w:rFonts w:ascii="Times New Roman" w:hAnsi="Times New Roman" w:cs="Times New Roman"/>
          <w:sz w:val="24"/>
          <w:szCs w:val="24"/>
          <w:lang w:val="en-US"/>
        </w:rPr>
        <w:t xml:space="preserve"> * AdaptCond</w:t>
      </w:r>
      <w:r w:rsidRPr="00003035">
        <w:rPr>
          <w:rFonts w:ascii="Times New Roman" w:hAnsi="Times New Roman" w:cs="Times New Roman"/>
          <w:sz w:val="24"/>
          <w:szCs w:val="24"/>
          <w:vertAlign w:val="subscript"/>
          <w:lang w:val="en-US"/>
        </w:rPr>
        <w:t xml:space="preserve">3/4 </w:t>
      </w:r>
      <w:r w:rsidRPr="00003035">
        <w:rPr>
          <w:rFonts w:ascii="Times New Roman" w:hAnsi="Times New Roman" w:cs="Times New Roman"/>
          <w:sz w:val="24"/>
          <w:szCs w:val="24"/>
          <w:lang w:val="en-US"/>
        </w:rPr>
        <w:t>+ (1 | Participant)</w:t>
      </w:r>
    </w:p>
    <w:p w14:paraId="659D3249" w14:textId="023FEC26" w:rsidR="00006C40"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06C40" w:rsidRPr="00003035">
        <w:rPr>
          <w:rFonts w:ascii="Times New Roman" w:hAnsi="Times New Roman" w:cs="Times New Roman"/>
          <w:sz w:val="24"/>
          <w:szCs w:val="24"/>
          <w:lang w:val="en-US"/>
        </w:rPr>
        <w:t>Again, data from the Baseline block were not included in this first analysis. Please note that this analys</w:t>
      </w:r>
      <w:r w:rsidR="00C72D73">
        <w:rPr>
          <w:rFonts w:ascii="Times New Roman" w:hAnsi="Times New Roman" w:cs="Times New Roman"/>
          <w:sz w:val="24"/>
          <w:szCs w:val="24"/>
          <w:lang w:val="en-US"/>
        </w:rPr>
        <w:t>i</w:t>
      </w:r>
      <w:r w:rsidR="00006C40" w:rsidRPr="00003035">
        <w:rPr>
          <w:rFonts w:ascii="Times New Roman" w:hAnsi="Times New Roman" w:cs="Times New Roman"/>
          <w:sz w:val="24"/>
          <w:szCs w:val="24"/>
          <w:lang w:val="en-US"/>
        </w:rPr>
        <w:t xml:space="preserve">s pipeline deviates from </w:t>
      </w:r>
      <w:r w:rsidR="00C72D73">
        <w:rPr>
          <w:rFonts w:ascii="Times New Roman" w:hAnsi="Times New Roman" w:cs="Times New Roman"/>
          <w:sz w:val="24"/>
          <w:szCs w:val="24"/>
          <w:lang w:val="en-US"/>
        </w:rPr>
        <w:t>my</w:t>
      </w:r>
      <w:r w:rsidR="00C72D73" w:rsidRPr="00003035">
        <w:rPr>
          <w:rFonts w:ascii="Times New Roman" w:hAnsi="Times New Roman" w:cs="Times New Roman"/>
          <w:sz w:val="24"/>
          <w:szCs w:val="24"/>
          <w:lang w:val="en-US"/>
        </w:rPr>
        <w:t xml:space="preserve"> </w:t>
      </w:r>
      <w:r w:rsidR="00006C40" w:rsidRPr="00003035">
        <w:rPr>
          <w:rFonts w:ascii="Times New Roman" w:hAnsi="Times New Roman" w:cs="Times New Roman"/>
          <w:sz w:val="24"/>
          <w:szCs w:val="24"/>
          <w:lang w:val="en-US"/>
        </w:rPr>
        <w:t xml:space="preserve">preregistered plan, which intended the estimation of cumulative gaussian functions </w:t>
      </w:r>
      <w:sdt>
        <w:sdtPr>
          <w:rPr>
            <w:rFonts w:ascii="Times New Roman" w:hAnsi="Times New Roman" w:cs="Times New Roman"/>
            <w:sz w:val="24"/>
            <w:szCs w:val="24"/>
            <w:lang w:val="en-US"/>
          </w:rPr>
          <w:alias w:val="To edit, see citavi.com/edit"/>
          <w:tag w:val="CitaviPlaceholder#67e79859-a4ea-4b17-a9ef-da5b218612ae"/>
          <w:id w:val="301043265"/>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YzExMzc0LTAyNWQtNDkyZi1hY2JlLTViYTkzYjAyNzBiMC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wOVQxODo0MjoxMy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Y3ZTc5ODU5LWE0ZWEtNGIxNy1hOWVmLWRhNWIyMTg2MTJhZSIsIlRleHQiOiIoTnVzc2JhdW0sIHZvbiBFaWZmLCBldCBhbC4sIDIwMjIpIiwiV0FJVmVyc2lvbiI6IjYuMTEuMC4wIn0=}</w:instrText>
          </w:r>
          <w:r w:rsidR="00133F67"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 2022)</w:t>
          </w:r>
          <w:r w:rsidR="00133F67" w:rsidRPr="00003035">
            <w:rPr>
              <w:rFonts w:ascii="Times New Roman" w:hAnsi="Times New Roman" w:cs="Times New Roman"/>
              <w:sz w:val="24"/>
              <w:szCs w:val="24"/>
              <w:lang w:val="en-US"/>
            </w:rPr>
            <w:fldChar w:fldCharType="end"/>
          </w:r>
        </w:sdtContent>
      </w:sdt>
      <w:r w:rsidR="00006C40" w:rsidRPr="00003035">
        <w:rPr>
          <w:rFonts w:ascii="Times New Roman" w:hAnsi="Times New Roman" w:cs="Times New Roman"/>
          <w:sz w:val="24"/>
          <w:szCs w:val="24"/>
          <w:lang w:val="en-US"/>
        </w:rPr>
        <w:t xml:space="preserve">, </w:t>
      </w:r>
      <w:r w:rsidR="006973DE">
        <w:rPr>
          <w:rFonts w:ascii="Times New Roman" w:hAnsi="Times New Roman" w:cs="Times New Roman"/>
          <w:sz w:val="24"/>
          <w:szCs w:val="24"/>
          <w:lang w:val="en-US"/>
        </w:rPr>
        <w:t>which</w:t>
      </w:r>
      <w:r w:rsidR="00006C40" w:rsidRPr="00003035">
        <w:rPr>
          <w:rFonts w:ascii="Times New Roman" w:hAnsi="Times New Roman" w:cs="Times New Roman"/>
          <w:sz w:val="24"/>
          <w:szCs w:val="24"/>
          <w:lang w:val="en-US"/>
        </w:rPr>
        <w:t xml:space="preserve"> had to be discarded due to bad model fit.</w:t>
      </w:r>
    </w:p>
    <w:p w14:paraId="1E76FD33" w14:textId="00B8909C" w:rsidR="00AD2C0C"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 xml:space="preserve">In </w:t>
      </w:r>
      <w:r w:rsidR="00006C40" w:rsidRPr="00003035">
        <w:rPr>
          <w:rFonts w:ascii="Times New Roman" w:hAnsi="Times New Roman" w:cs="Times New Roman"/>
          <w:sz w:val="24"/>
          <w:szCs w:val="24"/>
          <w:lang w:val="en-US"/>
        </w:rPr>
        <w:t>the</w:t>
      </w:r>
      <w:r w:rsidR="00482B35" w:rsidRPr="00003035">
        <w:rPr>
          <w:rFonts w:ascii="Times New Roman" w:hAnsi="Times New Roman" w:cs="Times New Roman"/>
          <w:sz w:val="24"/>
          <w:szCs w:val="24"/>
          <w:lang w:val="en-US"/>
        </w:rPr>
        <w:t xml:space="preserve"> second step,</w:t>
      </w:r>
      <w:r w:rsidR="00006C40" w:rsidRPr="00003035">
        <w:rPr>
          <w:rFonts w:ascii="Times New Roman" w:hAnsi="Times New Roman" w:cs="Times New Roman"/>
          <w:sz w:val="24"/>
          <w:szCs w:val="24"/>
          <w:lang w:val="en-US"/>
        </w:rPr>
        <w:t xml:space="preserve"> data were averaged again across target morph levels and pseudowords, to zoom into the interaction of SpID and AdaptCond, separately for speaker </w:t>
      </w:r>
      <w:r w:rsidR="00104FF2" w:rsidRPr="00003035">
        <w:rPr>
          <w:rFonts w:ascii="Times New Roman" w:hAnsi="Times New Roman" w:cs="Times New Roman"/>
          <w:sz w:val="24"/>
          <w:szCs w:val="24"/>
          <w:lang w:val="en-US"/>
        </w:rPr>
        <w:t>gender</w:t>
      </w:r>
      <w:r w:rsidR="00006C40" w:rsidRPr="00003035">
        <w:rPr>
          <w:rFonts w:ascii="Times New Roman" w:hAnsi="Times New Roman" w:cs="Times New Roman"/>
          <w:sz w:val="24"/>
          <w:szCs w:val="24"/>
          <w:lang w:val="en-US"/>
        </w:rPr>
        <w:t xml:space="preserve">. </w:t>
      </w:r>
      <w:r w:rsidR="00482B35" w:rsidRPr="00003035">
        <w:rPr>
          <w:rFonts w:ascii="Times New Roman" w:hAnsi="Times New Roman" w:cs="Times New Roman"/>
          <w:sz w:val="24"/>
          <w:szCs w:val="24"/>
          <w:lang w:val="en-US"/>
        </w:rPr>
        <w:t>Baseline data was</w:t>
      </w:r>
      <w:r w:rsidR="00006C40" w:rsidRPr="00003035">
        <w:rPr>
          <w:rFonts w:ascii="Times New Roman" w:hAnsi="Times New Roman" w:cs="Times New Roman"/>
          <w:sz w:val="24"/>
          <w:szCs w:val="24"/>
          <w:lang w:val="en-US"/>
        </w:rPr>
        <w:t xml:space="preserve"> included here as well</w:t>
      </w:r>
      <w:r w:rsidR="00482B35" w:rsidRPr="00003035">
        <w:rPr>
          <w:rFonts w:ascii="Times New Roman" w:hAnsi="Times New Roman" w:cs="Times New Roman"/>
          <w:sz w:val="24"/>
          <w:szCs w:val="24"/>
          <w:lang w:val="en-US"/>
        </w:rPr>
        <w:t xml:space="preserve">. AdaptConditions were then compared </w:t>
      </w:r>
      <w:r w:rsidR="00006C40" w:rsidRPr="00003035">
        <w:rPr>
          <w:rFonts w:ascii="Times New Roman" w:hAnsi="Times New Roman" w:cs="Times New Roman"/>
          <w:sz w:val="24"/>
          <w:szCs w:val="24"/>
          <w:lang w:val="en-US"/>
        </w:rPr>
        <w:t>between F1 vs F2 and M3 vs M4</w:t>
      </w:r>
      <w:r w:rsidR="00482B35" w:rsidRPr="00003035">
        <w:rPr>
          <w:rFonts w:ascii="Times New Roman" w:hAnsi="Times New Roman" w:cs="Times New Roman"/>
          <w:sz w:val="24"/>
          <w:szCs w:val="24"/>
          <w:lang w:val="en-US"/>
        </w:rPr>
        <w:t xml:space="preserve">, using paired t-tests. Finally, </w:t>
      </w:r>
      <w:r w:rsidR="00006C40" w:rsidRPr="00003035">
        <w:rPr>
          <w:rFonts w:ascii="Times New Roman" w:hAnsi="Times New Roman" w:cs="Times New Roman"/>
          <w:sz w:val="24"/>
          <w:szCs w:val="24"/>
          <w:lang w:val="en-US"/>
        </w:rPr>
        <w:t>all</w:t>
      </w:r>
      <w:r w:rsidR="00482B35" w:rsidRPr="00003035">
        <w:rPr>
          <w:rFonts w:ascii="Times New Roman" w:hAnsi="Times New Roman" w:cs="Times New Roman"/>
          <w:sz w:val="24"/>
          <w:szCs w:val="24"/>
          <w:lang w:val="en-US"/>
        </w:rPr>
        <w:t xml:space="preserve"> AdaptConditions were compared to the Baseline conditions, again separately for each Sp</w:t>
      </w:r>
      <w:r w:rsidR="00104FF2" w:rsidRPr="00003035">
        <w:rPr>
          <w:rFonts w:ascii="Times New Roman" w:hAnsi="Times New Roman" w:cs="Times New Roman"/>
          <w:sz w:val="24"/>
          <w:szCs w:val="24"/>
          <w:lang w:val="en-US"/>
        </w:rPr>
        <w:t>Gender</w:t>
      </w:r>
      <w:r w:rsidR="00482B35" w:rsidRPr="00003035">
        <w:rPr>
          <w:rFonts w:ascii="Times New Roman" w:hAnsi="Times New Roman" w:cs="Times New Roman"/>
          <w:sz w:val="24"/>
          <w:szCs w:val="24"/>
          <w:lang w:val="en-US"/>
        </w:rPr>
        <w:t xml:space="preserve">. </w:t>
      </w:r>
      <w:r w:rsidR="00AD2C0C" w:rsidRPr="00003035">
        <w:rPr>
          <w:rFonts w:ascii="Times New Roman" w:hAnsi="Times New Roman" w:cs="Times New Roman"/>
          <w:sz w:val="24"/>
          <w:szCs w:val="24"/>
          <w:lang w:val="en-US"/>
        </w:rPr>
        <w:t xml:space="preserve">All further methodological specifications were identical to Experiment 1. </w:t>
      </w:r>
    </w:p>
    <w:p w14:paraId="39D4845B" w14:textId="77777777" w:rsidR="00AD2C0C" w:rsidRPr="00003035" w:rsidRDefault="00AD2C0C"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Transparency and Openness</w:t>
      </w:r>
    </w:p>
    <w:p w14:paraId="792B1DD9" w14:textId="5775E0DC" w:rsidR="00AD2C0C"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D2C0C" w:rsidRPr="00003035">
        <w:rPr>
          <w:rFonts w:ascii="Times New Roman" w:hAnsi="Times New Roman" w:cs="Times New Roman"/>
          <w:sz w:val="24"/>
          <w:szCs w:val="24"/>
          <w:lang w:val="en-US"/>
        </w:rPr>
        <w:t xml:space="preserve">The rationale for sample size estimation, all data exclusions and all manipulations have been specified.  Preprocessed data, analysis scripts and supplemental materials can be found in the associated </w:t>
      </w:r>
      <w:hyperlink r:id="rId20" w:history="1">
        <w:r w:rsidR="00AD2C0C" w:rsidRPr="00003035">
          <w:rPr>
            <w:rStyle w:val="Hyperlink"/>
            <w:rFonts w:ascii="Times New Roman" w:hAnsi="Times New Roman" w:cs="Times New Roman"/>
            <w:sz w:val="24"/>
            <w:szCs w:val="24"/>
            <w:lang w:val="en-US"/>
          </w:rPr>
          <w:t>OSF repository</w:t>
        </w:r>
      </w:hyperlink>
      <w:r w:rsidR="00B81AC4" w:rsidRPr="00003035">
        <w:rPr>
          <w:rFonts w:ascii="Times New Roman" w:hAnsi="Times New Roman" w:cs="Times New Roman"/>
          <w:sz w:val="24"/>
          <w:szCs w:val="24"/>
          <w:lang w:val="en-US"/>
        </w:rPr>
        <w:t>.</w:t>
      </w:r>
      <w:r w:rsidR="00AD2C0C" w:rsidRPr="00003035">
        <w:rPr>
          <w:rFonts w:ascii="Times New Roman" w:hAnsi="Times New Roman" w:cs="Times New Roman"/>
          <w:sz w:val="24"/>
          <w:szCs w:val="24"/>
          <w:lang w:val="en-US"/>
        </w:rPr>
        <w:t xml:space="preserve"> </w:t>
      </w:r>
    </w:p>
    <w:p w14:paraId="564066D8"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Results</w:t>
      </w:r>
    </w:p>
    <w:p w14:paraId="5F66EBB1" w14:textId="2AD80A76" w:rsidR="00BF5A50" w:rsidRPr="00003035" w:rsidRDefault="007C5D85"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BF5A50" w:rsidRPr="00003035">
        <w:rPr>
          <w:rFonts w:ascii="Times New Roman" w:hAnsi="Times New Roman" w:cs="Times New Roman"/>
          <w:sz w:val="24"/>
          <w:szCs w:val="24"/>
          <w:lang w:val="en-US"/>
        </w:rPr>
        <w:t xml:space="preserve">A summary of model parameters and estimates of the multilevel logistic regression can be found in </w:t>
      </w:r>
      <w:r w:rsidR="00BF5A50" w:rsidRPr="00003035">
        <w:rPr>
          <w:rFonts w:ascii="Times New Roman" w:hAnsi="Times New Roman" w:cs="Times New Roman"/>
          <w:b/>
          <w:bCs/>
          <w:sz w:val="24"/>
          <w:szCs w:val="24"/>
          <w:lang w:val="en-US"/>
        </w:rPr>
        <w:t>Table 2</w:t>
      </w:r>
      <w:r w:rsidR="00BF5A50" w:rsidRPr="00003035">
        <w:rPr>
          <w:rFonts w:ascii="Times New Roman" w:hAnsi="Times New Roman" w:cs="Times New Roman"/>
          <w:sz w:val="24"/>
          <w:szCs w:val="24"/>
          <w:lang w:val="en-US"/>
        </w:rPr>
        <w:t xml:space="preserve">. For female voices, there was a main effect of </w:t>
      </w:r>
      <w:r w:rsidR="00BF5A50" w:rsidRPr="00003035">
        <w:rPr>
          <w:rFonts w:ascii="Times New Roman" w:hAnsi="Times New Roman" w:cs="Times New Roman"/>
          <w:b/>
          <w:bCs/>
          <w:sz w:val="24"/>
          <w:szCs w:val="24"/>
          <w:lang w:val="en-US"/>
        </w:rPr>
        <w:t>tML</w:t>
      </w:r>
      <w:r w:rsidR="00BF5A50" w:rsidRPr="00003035">
        <w:rPr>
          <w:rFonts w:ascii="Times New Roman" w:hAnsi="Times New Roman" w:cs="Times New Roman"/>
          <w:sz w:val="24"/>
          <w:szCs w:val="24"/>
          <w:lang w:val="en-US"/>
        </w:rPr>
        <w:t xml:space="preserve"> indicat</w:t>
      </w:r>
      <w:r w:rsidR="00E462E1">
        <w:rPr>
          <w:rFonts w:ascii="Times New Roman" w:hAnsi="Times New Roman" w:cs="Times New Roman"/>
          <w:sz w:val="24"/>
          <w:szCs w:val="24"/>
          <w:lang w:val="en-US"/>
        </w:rPr>
        <w:t>ing</w:t>
      </w:r>
      <w:r w:rsidR="00BF5A50" w:rsidRPr="00003035">
        <w:rPr>
          <w:rFonts w:ascii="Times New Roman" w:hAnsi="Times New Roman" w:cs="Times New Roman"/>
          <w:sz w:val="24"/>
          <w:szCs w:val="24"/>
          <w:lang w:val="en-US"/>
        </w:rPr>
        <w:t xml:space="preserve"> that the proportion of angry responses increased with an increased percentage of </w:t>
      </w:r>
      <w:r w:rsidRPr="00003035">
        <w:rPr>
          <w:rFonts w:ascii="Times New Roman" w:hAnsi="Times New Roman" w:cs="Times New Roman"/>
          <w:sz w:val="24"/>
          <w:szCs w:val="24"/>
          <w:lang w:val="en-US"/>
        </w:rPr>
        <w:t xml:space="preserve">acoustic </w:t>
      </w:r>
      <w:r w:rsidR="00BF5A50" w:rsidRPr="00003035">
        <w:rPr>
          <w:rFonts w:ascii="Times New Roman" w:hAnsi="Times New Roman" w:cs="Times New Roman"/>
          <w:sz w:val="24"/>
          <w:szCs w:val="24"/>
          <w:lang w:val="en-US"/>
        </w:rPr>
        <w:t xml:space="preserve">“angriness” in the voice. The interaction of </w:t>
      </w:r>
      <w:r w:rsidR="00BF5A50" w:rsidRPr="00003035">
        <w:rPr>
          <w:rFonts w:ascii="Times New Roman" w:hAnsi="Times New Roman" w:cs="Times New Roman"/>
          <w:b/>
          <w:bCs/>
          <w:sz w:val="24"/>
          <w:szCs w:val="24"/>
          <w:lang w:val="en-US"/>
        </w:rPr>
        <w:t>tML x  SpID</w:t>
      </w:r>
      <w:r w:rsidR="00BF5A50" w:rsidRPr="00003035">
        <w:rPr>
          <w:rFonts w:ascii="Times New Roman" w:hAnsi="Times New Roman" w:cs="Times New Roman"/>
          <w:sz w:val="24"/>
          <w:szCs w:val="24"/>
          <w:lang w:val="en-US"/>
        </w:rPr>
        <w:t xml:space="preserve"> indicated that the slope of this increase was slightly steeper </w:t>
      </w:r>
      <w:r w:rsidR="000762E3">
        <w:rPr>
          <w:rFonts w:ascii="Times New Roman" w:hAnsi="Times New Roman" w:cs="Times New Roman"/>
          <w:sz w:val="24"/>
          <w:szCs w:val="24"/>
          <w:lang w:val="en-US"/>
        </w:rPr>
        <w:t xml:space="preserve">for </w:t>
      </w:r>
      <w:r w:rsidR="00BF5A50" w:rsidRPr="00003035">
        <w:rPr>
          <w:rFonts w:ascii="Times New Roman" w:hAnsi="Times New Roman" w:cs="Times New Roman"/>
          <w:sz w:val="24"/>
          <w:szCs w:val="24"/>
          <w:lang w:val="en-US"/>
        </w:rPr>
        <w:t xml:space="preserve">Speaker Identity F1 compared to F2. The main effect of </w:t>
      </w:r>
      <w:r w:rsidR="00BF5A50" w:rsidRPr="00003035">
        <w:rPr>
          <w:rFonts w:ascii="Times New Roman" w:hAnsi="Times New Roman" w:cs="Times New Roman"/>
          <w:b/>
          <w:bCs/>
          <w:sz w:val="24"/>
          <w:szCs w:val="24"/>
          <w:lang w:val="en-US"/>
        </w:rPr>
        <w:t>SpID</w:t>
      </w:r>
      <w:r w:rsidR="00BF5A50" w:rsidRPr="00003035">
        <w:rPr>
          <w:rFonts w:ascii="Times New Roman" w:hAnsi="Times New Roman" w:cs="Times New Roman"/>
          <w:sz w:val="24"/>
          <w:szCs w:val="24"/>
          <w:lang w:val="en-US"/>
        </w:rPr>
        <w:t xml:space="preserve"> further suggested that F1 was overall more often classified as angry, compared to F2. Importantly,  the predicted interaction of </w:t>
      </w:r>
      <w:r w:rsidR="00BF5A50" w:rsidRPr="00003035">
        <w:rPr>
          <w:rFonts w:ascii="Times New Roman" w:hAnsi="Times New Roman" w:cs="Times New Roman"/>
          <w:b/>
          <w:bCs/>
          <w:sz w:val="24"/>
          <w:szCs w:val="24"/>
          <w:lang w:val="en-US"/>
        </w:rPr>
        <w:t>Sp</w:t>
      </w:r>
      <w:r w:rsidRPr="00003035">
        <w:rPr>
          <w:rFonts w:ascii="Times New Roman" w:hAnsi="Times New Roman" w:cs="Times New Roman"/>
          <w:b/>
          <w:bCs/>
          <w:sz w:val="24"/>
          <w:szCs w:val="24"/>
          <w:lang w:val="en-US"/>
        </w:rPr>
        <w:t>ID</w:t>
      </w:r>
      <w:r w:rsidR="00BF5A50" w:rsidRPr="00003035">
        <w:rPr>
          <w:rFonts w:ascii="Times New Roman" w:hAnsi="Times New Roman" w:cs="Times New Roman"/>
          <w:b/>
          <w:bCs/>
          <w:sz w:val="24"/>
          <w:szCs w:val="24"/>
          <w:lang w:val="en-US"/>
        </w:rPr>
        <w:t xml:space="preserve"> x AdaptCond (Figure 4</w:t>
      </w:r>
      <w:r w:rsidR="00B912A3" w:rsidRPr="00003035">
        <w:rPr>
          <w:rFonts w:ascii="Times New Roman" w:hAnsi="Times New Roman" w:cs="Times New Roman"/>
          <w:b/>
          <w:bCs/>
          <w:sz w:val="24"/>
          <w:szCs w:val="24"/>
          <w:lang w:val="en-US"/>
        </w:rPr>
        <w:t>A</w:t>
      </w:r>
      <w:r w:rsidR="00BF5A50" w:rsidRPr="00003035">
        <w:rPr>
          <w:rFonts w:ascii="Times New Roman" w:hAnsi="Times New Roman" w:cs="Times New Roman"/>
          <w:b/>
          <w:bCs/>
          <w:sz w:val="24"/>
          <w:szCs w:val="24"/>
          <w:lang w:val="en-US"/>
        </w:rPr>
        <w:t>)</w:t>
      </w:r>
      <w:r w:rsidR="006F6CBC">
        <w:rPr>
          <w:rFonts w:ascii="Times New Roman" w:hAnsi="Times New Roman" w:cs="Times New Roman"/>
          <w:b/>
          <w:bCs/>
          <w:sz w:val="24"/>
          <w:szCs w:val="24"/>
          <w:lang w:val="en-US"/>
        </w:rPr>
        <w:t xml:space="preserve"> </w:t>
      </w:r>
      <w:r w:rsidR="006F6CBC">
        <w:rPr>
          <w:rFonts w:ascii="Times New Roman" w:hAnsi="Times New Roman" w:cs="Times New Roman"/>
          <w:sz w:val="24"/>
          <w:szCs w:val="24"/>
          <w:lang w:val="en-US"/>
        </w:rPr>
        <w:t>was detected</w:t>
      </w:r>
      <w:r w:rsidR="008D58B8">
        <w:rPr>
          <w:rFonts w:ascii="Times New Roman" w:hAnsi="Times New Roman" w:cs="Times New Roman"/>
          <w:sz w:val="24"/>
          <w:szCs w:val="24"/>
          <w:lang w:val="en-US"/>
        </w:rPr>
        <w:t>/significant</w:t>
      </w:r>
      <w:r w:rsidR="00BF5A50" w:rsidRPr="00003035">
        <w:rPr>
          <w:rFonts w:ascii="Times New Roman" w:hAnsi="Times New Roman" w:cs="Times New Roman"/>
          <w:sz w:val="24"/>
          <w:szCs w:val="24"/>
          <w:lang w:val="en-US"/>
        </w:rPr>
        <w:t xml:space="preserve">. </w:t>
      </w:r>
    </w:p>
    <w:p w14:paraId="59B5AD6C" w14:textId="4AB29EC3" w:rsidR="00BF5A50" w:rsidRPr="00003035" w:rsidRDefault="00AB5368"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 xml:space="preserve">For male voices, there were large main effects of </w:t>
      </w:r>
      <w:r w:rsidRPr="00003035">
        <w:rPr>
          <w:rFonts w:ascii="Times New Roman" w:hAnsi="Times New Roman" w:cs="Times New Roman"/>
          <w:b/>
          <w:bCs/>
          <w:sz w:val="24"/>
          <w:szCs w:val="24"/>
          <w:lang w:val="en-US"/>
        </w:rPr>
        <w:t>tML, SpID</w:t>
      </w:r>
      <w:r w:rsidRPr="00003035">
        <w:rPr>
          <w:rFonts w:ascii="Times New Roman" w:hAnsi="Times New Roman" w:cs="Times New Roman"/>
          <w:sz w:val="24"/>
          <w:szCs w:val="24"/>
          <w:lang w:val="en-US"/>
        </w:rPr>
        <w:t xml:space="preserve"> and </w:t>
      </w:r>
      <w:r w:rsidRPr="00003035">
        <w:rPr>
          <w:rFonts w:ascii="Times New Roman" w:hAnsi="Times New Roman" w:cs="Times New Roman"/>
          <w:b/>
          <w:bCs/>
          <w:sz w:val="24"/>
          <w:szCs w:val="24"/>
          <w:lang w:val="en-US"/>
        </w:rPr>
        <w:t>AdaptCond</w:t>
      </w:r>
      <w:r w:rsidRPr="00003035">
        <w:rPr>
          <w:rFonts w:ascii="Times New Roman" w:hAnsi="Times New Roman" w:cs="Times New Roman"/>
          <w:sz w:val="24"/>
          <w:szCs w:val="24"/>
          <w:lang w:val="en-US"/>
        </w:rPr>
        <w:t xml:space="preserve">. Speaker Identity M4 was perceived </w:t>
      </w:r>
      <w:r w:rsidR="006F6CBC">
        <w:rPr>
          <w:rFonts w:ascii="Times New Roman" w:hAnsi="Times New Roman" w:cs="Times New Roman"/>
          <w:sz w:val="24"/>
          <w:szCs w:val="24"/>
          <w:lang w:val="en-US"/>
        </w:rPr>
        <w:t xml:space="preserve">as angry </w:t>
      </w:r>
      <w:r w:rsidRPr="00003035">
        <w:rPr>
          <w:rFonts w:ascii="Times New Roman" w:hAnsi="Times New Roman" w:cs="Times New Roman"/>
          <w:sz w:val="24"/>
          <w:szCs w:val="24"/>
          <w:lang w:val="en-US"/>
        </w:rPr>
        <w:t xml:space="preserve">much more often than M3. The interaction of </w:t>
      </w:r>
      <w:r w:rsidRPr="00003035">
        <w:rPr>
          <w:rFonts w:ascii="Times New Roman" w:hAnsi="Times New Roman" w:cs="Times New Roman"/>
          <w:b/>
          <w:bCs/>
          <w:sz w:val="24"/>
          <w:szCs w:val="24"/>
          <w:lang w:val="en-US"/>
        </w:rPr>
        <w:t>tML x SpID</w:t>
      </w:r>
      <w:r w:rsidRPr="00003035">
        <w:rPr>
          <w:rFonts w:ascii="Times New Roman" w:hAnsi="Times New Roman" w:cs="Times New Roman"/>
          <w:sz w:val="24"/>
          <w:szCs w:val="24"/>
          <w:lang w:val="en-US"/>
        </w:rPr>
        <w:t xml:space="preserve"> further indicated a steeper slope for M4 compared to M3.  The main effect of </w:t>
      </w:r>
      <w:r w:rsidRPr="00003035">
        <w:rPr>
          <w:rFonts w:ascii="Times New Roman" w:hAnsi="Times New Roman" w:cs="Times New Roman"/>
          <w:b/>
          <w:bCs/>
          <w:sz w:val="24"/>
          <w:szCs w:val="24"/>
          <w:lang w:val="en-US"/>
        </w:rPr>
        <w:t>AdaptCond</w:t>
      </w:r>
      <w:r w:rsidRPr="00003035">
        <w:rPr>
          <w:rFonts w:ascii="Times New Roman" w:hAnsi="Times New Roman" w:cs="Times New Roman"/>
          <w:sz w:val="24"/>
          <w:szCs w:val="24"/>
          <w:lang w:val="en-US"/>
        </w:rPr>
        <w:t xml:space="preserve"> indicated that in AdaptCond 3 (angy-M3 and fearful-M4), all targets were classified more often as angry, compared to AdaptCond 4 (</w:t>
      </w:r>
      <w:r w:rsidR="00E865FC" w:rsidRPr="00003035">
        <w:rPr>
          <w:rFonts w:ascii="Times New Roman" w:hAnsi="Times New Roman" w:cs="Times New Roman"/>
          <w:sz w:val="24"/>
          <w:szCs w:val="24"/>
          <w:lang w:val="en-US"/>
        </w:rPr>
        <w:t>angry-M4 and fearful-M3</w:t>
      </w:r>
      <w:r w:rsidRPr="00003035">
        <w:rPr>
          <w:rFonts w:ascii="Times New Roman" w:hAnsi="Times New Roman" w:cs="Times New Roman"/>
          <w:sz w:val="24"/>
          <w:szCs w:val="24"/>
          <w:lang w:val="en-US"/>
        </w:rPr>
        <w:t>)</w:t>
      </w:r>
      <w:r w:rsidR="00E865FC" w:rsidRPr="00003035">
        <w:rPr>
          <w:rFonts w:ascii="Times New Roman" w:hAnsi="Times New Roman" w:cs="Times New Roman"/>
          <w:sz w:val="24"/>
          <w:szCs w:val="24"/>
          <w:lang w:val="en-US"/>
        </w:rPr>
        <w:t>, irrespective of SpID. Importantly, the predicted interaction of Sp</w:t>
      </w:r>
      <w:r w:rsidR="007C5D85" w:rsidRPr="00003035">
        <w:rPr>
          <w:rFonts w:ascii="Times New Roman" w:hAnsi="Times New Roman" w:cs="Times New Roman"/>
          <w:sz w:val="24"/>
          <w:szCs w:val="24"/>
          <w:lang w:val="en-US"/>
        </w:rPr>
        <w:t>ID</w:t>
      </w:r>
      <w:r w:rsidR="00E865FC" w:rsidRPr="00003035">
        <w:rPr>
          <w:rFonts w:ascii="Times New Roman" w:hAnsi="Times New Roman" w:cs="Times New Roman"/>
          <w:sz w:val="24"/>
          <w:szCs w:val="24"/>
          <w:lang w:val="en-US"/>
        </w:rPr>
        <w:t xml:space="preserve"> x AdaptCond (</w:t>
      </w:r>
      <w:r w:rsidR="00E865FC" w:rsidRPr="00003035">
        <w:rPr>
          <w:rFonts w:ascii="Times New Roman" w:hAnsi="Times New Roman" w:cs="Times New Roman"/>
          <w:b/>
          <w:bCs/>
          <w:sz w:val="24"/>
          <w:szCs w:val="24"/>
          <w:lang w:val="en-US"/>
        </w:rPr>
        <w:t>Figure 4</w:t>
      </w:r>
      <w:r w:rsidR="00B912A3" w:rsidRPr="00003035">
        <w:rPr>
          <w:rFonts w:ascii="Times New Roman" w:hAnsi="Times New Roman" w:cs="Times New Roman"/>
          <w:b/>
          <w:bCs/>
          <w:sz w:val="24"/>
          <w:szCs w:val="24"/>
          <w:lang w:val="en-US"/>
        </w:rPr>
        <w:t>B</w:t>
      </w:r>
      <w:r w:rsidR="00E865FC" w:rsidRPr="00003035">
        <w:rPr>
          <w:rFonts w:ascii="Times New Roman" w:hAnsi="Times New Roman" w:cs="Times New Roman"/>
          <w:sz w:val="24"/>
          <w:szCs w:val="24"/>
          <w:lang w:val="en-US"/>
        </w:rPr>
        <w:t>) was not significant.</w:t>
      </w:r>
    </w:p>
    <w:p w14:paraId="5A4BB505" w14:textId="77777777" w:rsidR="00BF5A50" w:rsidRPr="00B81AC4" w:rsidRDefault="00BF5A50" w:rsidP="00BF5A50">
      <w:pPr>
        <w:rPr>
          <w:rFonts w:ascii="Times New Roman" w:hAnsi="Times New Roman" w:cs="Times New Roman"/>
          <w:lang w:val="en-US"/>
        </w:rPr>
      </w:pPr>
    </w:p>
    <w:p w14:paraId="3E84D14B" w14:textId="77777777" w:rsidR="00003035" w:rsidRDefault="00003035">
      <w:pPr>
        <w:suppressAutoHyphens w:val="0"/>
        <w:spacing w:line="278" w:lineRule="auto"/>
        <w:rPr>
          <w:rFonts w:ascii="Times New Roman" w:hAnsi="Times New Roman" w:cs="Times New Roman"/>
          <w:b/>
          <w:bCs/>
          <w:lang w:val="en-US"/>
        </w:rPr>
      </w:pPr>
      <w:r>
        <w:rPr>
          <w:rFonts w:ascii="Times New Roman" w:hAnsi="Times New Roman" w:cs="Times New Roman"/>
          <w:b/>
          <w:bCs/>
          <w:i/>
          <w:iCs/>
          <w:lang w:val="en-US"/>
        </w:rPr>
        <w:br w:type="page"/>
      </w:r>
    </w:p>
    <w:p w14:paraId="2355D50F" w14:textId="0A7B7D5B" w:rsidR="00BF5A50" w:rsidRPr="00003035" w:rsidRDefault="00BF5A50" w:rsidP="00BF5A50">
      <w:pPr>
        <w:pStyle w:val="Beschriftung"/>
        <w:keepNext/>
        <w:rPr>
          <w:rFonts w:ascii="Times New Roman" w:hAnsi="Times New Roman" w:cs="Times New Roman"/>
          <w:b/>
          <w:bCs/>
          <w:i w:val="0"/>
          <w:iCs w:val="0"/>
          <w:color w:val="auto"/>
          <w:sz w:val="22"/>
          <w:szCs w:val="22"/>
          <w:lang w:val="en-US"/>
        </w:rPr>
      </w:pPr>
      <w:r w:rsidRPr="00003035">
        <w:rPr>
          <w:rFonts w:ascii="Times New Roman" w:hAnsi="Times New Roman" w:cs="Times New Roman"/>
          <w:b/>
          <w:bCs/>
          <w:i w:val="0"/>
          <w:iCs w:val="0"/>
          <w:color w:val="auto"/>
          <w:sz w:val="22"/>
          <w:szCs w:val="22"/>
          <w:lang w:val="en-US"/>
        </w:rPr>
        <w:lastRenderedPageBreak/>
        <w:t xml:space="preserve">Table </w:t>
      </w:r>
      <w:r w:rsidRPr="00003035">
        <w:rPr>
          <w:rFonts w:ascii="Times New Roman" w:hAnsi="Times New Roman" w:cs="Times New Roman"/>
          <w:b/>
          <w:bCs/>
          <w:i w:val="0"/>
          <w:iCs w:val="0"/>
          <w:color w:val="auto"/>
          <w:sz w:val="22"/>
          <w:szCs w:val="22"/>
        </w:rPr>
        <w:fldChar w:fldCharType="begin"/>
      </w:r>
      <w:r w:rsidRPr="00003035">
        <w:rPr>
          <w:rFonts w:ascii="Times New Roman" w:hAnsi="Times New Roman" w:cs="Times New Roman"/>
          <w:b/>
          <w:bCs/>
          <w:i w:val="0"/>
          <w:iCs w:val="0"/>
          <w:color w:val="auto"/>
          <w:sz w:val="22"/>
          <w:szCs w:val="22"/>
          <w:lang w:val="en-US"/>
        </w:rPr>
        <w:instrText xml:space="preserve"> SEQ Table \* ARABIC </w:instrText>
      </w:r>
      <w:r w:rsidRPr="00003035">
        <w:rPr>
          <w:rFonts w:ascii="Times New Roman" w:hAnsi="Times New Roman" w:cs="Times New Roman"/>
          <w:b/>
          <w:bCs/>
          <w:i w:val="0"/>
          <w:iCs w:val="0"/>
          <w:color w:val="auto"/>
          <w:sz w:val="22"/>
          <w:szCs w:val="22"/>
        </w:rPr>
        <w:fldChar w:fldCharType="separate"/>
      </w:r>
      <w:r w:rsidR="00FC7467" w:rsidRPr="00003035">
        <w:rPr>
          <w:rFonts w:ascii="Times New Roman" w:hAnsi="Times New Roman" w:cs="Times New Roman"/>
          <w:b/>
          <w:bCs/>
          <w:i w:val="0"/>
          <w:iCs w:val="0"/>
          <w:noProof/>
          <w:color w:val="auto"/>
          <w:sz w:val="22"/>
          <w:szCs w:val="22"/>
          <w:lang w:val="en-US"/>
        </w:rPr>
        <w:t>2</w:t>
      </w:r>
      <w:r w:rsidRPr="00003035">
        <w:rPr>
          <w:rFonts w:ascii="Times New Roman" w:hAnsi="Times New Roman" w:cs="Times New Roman"/>
          <w:b/>
          <w:bCs/>
          <w:i w:val="0"/>
          <w:iCs w:val="0"/>
          <w:color w:val="auto"/>
          <w:sz w:val="22"/>
          <w:szCs w:val="22"/>
        </w:rPr>
        <w:fldChar w:fldCharType="end"/>
      </w:r>
    </w:p>
    <w:p w14:paraId="552C3E85" w14:textId="4B51B343" w:rsidR="00AB5368" w:rsidRPr="00003035" w:rsidRDefault="00AB5368" w:rsidP="00AB5368">
      <w:pPr>
        <w:rPr>
          <w:rFonts w:ascii="Times New Roman" w:hAnsi="Times New Roman" w:cs="Times New Roman"/>
          <w:lang w:val="en-US"/>
        </w:rPr>
      </w:pPr>
      <w:r w:rsidRPr="00003035">
        <w:rPr>
          <w:rFonts w:ascii="Times New Roman" w:hAnsi="Times New Roman" w:cs="Times New Roman"/>
          <w:bCs/>
          <w:i/>
          <w:iCs/>
          <w:lang w:val="en-US"/>
        </w:rPr>
        <w:t>Summary of Multilevel Logistic Regressions for Experiment 2</w:t>
      </w:r>
    </w:p>
    <w:tbl>
      <w:tblPr>
        <w:tblW w:w="10230" w:type="dxa"/>
        <w:tblLook w:val="04A0" w:firstRow="1" w:lastRow="0" w:firstColumn="1" w:lastColumn="0" w:noHBand="0" w:noVBand="1"/>
      </w:tblPr>
      <w:tblGrid>
        <w:gridCol w:w="2288"/>
        <w:gridCol w:w="944"/>
        <w:gridCol w:w="780"/>
        <w:gridCol w:w="266"/>
        <w:gridCol w:w="2910"/>
        <w:gridCol w:w="945"/>
        <w:gridCol w:w="610"/>
        <w:gridCol w:w="721"/>
        <w:gridCol w:w="780"/>
      </w:tblGrid>
      <w:tr w:rsidR="00BF5A50" w:rsidRPr="00B81AC4" w14:paraId="4C5663C9" w14:textId="77777777" w:rsidTr="00A65F83">
        <w:trPr>
          <w:trHeight w:val="300"/>
        </w:trPr>
        <w:tc>
          <w:tcPr>
            <w:tcW w:w="10230" w:type="dxa"/>
            <w:gridSpan w:val="9"/>
            <w:tcBorders>
              <w:top w:val="single" w:sz="4" w:space="0" w:color="auto"/>
              <w:left w:val="nil"/>
              <w:bottom w:val="single" w:sz="4" w:space="0" w:color="auto"/>
              <w:right w:val="nil"/>
            </w:tcBorders>
            <w:shd w:val="clear" w:color="000000" w:fill="D9D9D9"/>
            <w:noWrap/>
            <w:vAlign w:val="bottom"/>
            <w:hideMark/>
          </w:tcPr>
          <w:p w14:paraId="775D2B6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2 - Female Voices</w:t>
            </w:r>
          </w:p>
        </w:tc>
      </w:tr>
      <w:tr w:rsidR="00BF5A50" w:rsidRPr="00B81AC4" w14:paraId="66F5D849" w14:textId="77777777" w:rsidTr="00A65F83">
        <w:trPr>
          <w:trHeight w:val="300"/>
        </w:trPr>
        <w:tc>
          <w:tcPr>
            <w:tcW w:w="2288" w:type="dxa"/>
            <w:tcBorders>
              <w:top w:val="nil"/>
              <w:left w:val="nil"/>
              <w:bottom w:val="nil"/>
              <w:right w:val="nil"/>
            </w:tcBorders>
            <w:noWrap/>
            <w:vAlign w:val="bottom"/>
            <w:hideMark/>
          </w:tcPr>
          <w:p w14:paraId="293EE260" w14:textId="77777777" w:rsidR="00BF5A50" w:rsidRPr="00B81AC4" w:rsidRDefault="00BF5A50" w:rsidP="00BF5A50">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42" w:type="dxa"/>
            <w:gridSpan w:val="8"/>
            <w:tcBorders>
              <w:top w:val="single" w:sz="4" w:space="0" w:color="auto"/>
              <w:left w:val="nil"/>
              <w:bottom w:val="nil"/>
              <w:right w:val="nil"/>
            </w:tcBorders>
            <w:noWrap/>
            <w:vAlign w:val="bottom"/>
            <w:hideMark/>
          </w:tcPr>
          <w:p w14:paraId="6C7F33DF" w14:textId="77777777" w:rsidR="00BF5A50" w:rsidRPr="00B81AC4" w:rsidRDefault="00BF5A50" w:rsidP="00BF5A50">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SpID * AdaptCond + (1 | Participant)</w:t>
            </w:r>
          </w:p>
        </w:tc>
      </w:tr>
      <w:tr w:rsidR="00BF5A50" w:rsidRPr="00B81AC4" w14:paraId="38A8849E" w14:textId="77777777" w:rsidTr="00A65F83">
        <w:trPr>
          <w:trHeight w:val="300"/>
        </w:trPr>
        <w:tc>
          <w:tcPr>
            <w:tcW w:w="2288" w:type="dxa"/>
            <w:tcBorders>
              <w:top w:val="single" w:sz="4" w:space="0" w:color="auto"/>
              <w:left w:val="nil"/>
              <w:bottom w:val="single" w:sz="4" w:space="0" w:color="auto"/>
              <w:right w:val="nil"/>
            </w:tcBorders>
            <w:shd w:val="clear" w:color="000000" w:fill="F2F2F2"/>
            <w:noWrap/>
            <w:vAlign w:val="bottom"/>
            <w:hideMark/>
          </w:tcPr>
          <w:p w14:paraId="0077667A"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944" w:type="dxa"/>
            <w:tcBorders>
              <w:top w:val="single" w:sz="4" w:space="0" w:color="auto"/>
              <w:left w:val="nil"/>
              <w:bottom w:val="single" w:sz="4" w:space="0" w:color="auto"/>
              <w:right w:val="nil"/>
            </w:tcBorders>
            <w:shd w:val="clear" w:color="000000" w:fill="F2F2F2"/>
            <w:noWrap/>
            <w:vAlign w:val="bottom"/>
            <w:hideMark/>
          </w:tcPr>
          <w:p w14:paraId="7FA316C1"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75" w:type="dxa"/>
            <w:tcBorders>
              <w:top w:val="single" w:sz="4" w:space="0" w:color="auto"/>
              <w:left w:val="nil"/>
              <w:bottom w:val="single" w:sz="4" w:space="0" w:color="auto"/>
              <w:right w:val="nil"/>
            </w:tcBorders>
            <w:shd w:val="clear" w:color="000000" w:fill="F2F2F2"/>
            <w:noWrap/>
            <w:vAlign w:val="bottom"/>
            <w:hideMark/>
          </w:tcPr>
          <w:p w14:paraId="2EACF269"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2" w:type="dxa"/>
            <w:tcBorders>
              <w:top w:val="nil"/>
              <w:left w:val="nil"/>
              <w:bottom w:val="nil"/>
              <w:right w:val="nil"/>
            </w:tcBorders>
            <w:noWrap/>
            <w:vAlign w:val="bottom"/>
            <w:hideMark/>
          </w:tcPr>
          <w:p w14:paraId="3BDC74B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13778B9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6C340A22"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10" w:type="dxa"/>
            <w:tcBorders>
              <w:top w:val="single" w:sz="4" w:space="0" w:color="auto"/>
              <w:left w:val="nil"/>
              <w:bottom w:val="single" w:sz="4" w:space="0" w:color="auto"/>
              <w:right w:val="nil"/>
            </w:tcBorders>
            <w:shd w:val="clear" w:color="000000" w:fill="F2F2F2"/>
            <w:noWrap/>
            <w:vAlign w:val="bottom"/>
            <w:hideMark/>
          </w:tcPr>
          <w:p w14:paraId="23759D1C"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721" w:type="dxa"/>
            <w:tcBorders>
              <w:top w:val="single" w:sz="4" w:space="0" w:color="auto"/>
              <w:left w:val="nil"/>
              <w:bottom w:val="single" w:sz="4" w:space="0" w:color="auto"/>
              <w:right w:val="nil"/>
            </w:tcBorders>
            <w:shd w:val="clear" w:color="000000" w:fill="F2F2F2"/>
            <w:noWrap/>
            <w:vAlign w:val="bottom"/>
            <w:hideMark/>
          </w:tcPr>
          <w:p w14:paraId="7218FE3B"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75" w:type="dxa"/>
            <w:tcBorders>
              <w:top w:val="single" w:sz="4" w:space="0" w:color="auto"/>
              <w:left w:val="nil"/>
              <w:bottom w:val="single" w:sz="4" w:space="0" w:color="auto"/>
              <w:right w:val="nil"/>
            </w:tcBorders>
            <w:shd w:val="clear" w:color="000000" w:fill="F2F2F2"/>
            <w:noWrap/>
            <w:vAlign w:val="bottom"/>
            <w:hideMark/>
          </w:tcPr>
          <w:p w14:paraId="43DE0D14"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A65F83" w:rsidRPr="00B81AC4" w14:paraId="0C468A2A" w14:textId="77777777" w:rsidTr="00A65F83">
        <w:trPr>
          <w:trHeight w:val="300"/>
        </w:trPr>
        <w:tc>
          <w:tcPr>
            <w:tcW w:w="2288" w:type="dxa"/>
            <w:tcBorders>
              <w:top w:val="nil"/>
              <w:left w:val="nil"/>
              <w:bottom w:val="nil"/>
              <w:right w:val="nil"/>
            </w:tcBorders>
            <w:noWrap/>
            <w:vAlign w:val="bottom"/>
            <w:hideMark/>
          </w:tcPr>
          <w:p w14:paraId="33F47EC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944" w:type="dxa"/>
            <w:tcBorders>
              <w:top w:val="nil"/>
              <w:left w:val="nil"/>
              <w:bottom w:val="nil"/>
              <w:right w:val="nil"/>
            </w:tcBorders>
            <w:noWrap/>
            <w:vAlign w:val="bottom"/>
            <w:hideMark/>
          </w:tcPr>
          <w:p w14:paraId="45AFBEC1" w14:textId="078590C2"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1785.96</w:t>
            </w:r>
          </w:p>
        </w:tc>
        <w:tc>
          <w:tcPr>
            <w:tcW w:w="775" w:type="dxa"/>
            <w:tcBorders>
              <w:top w:val="nil"/>
              <w:left w:val="nil"/>
              <w:bottom w:val="nil"/>
              <w:right w:val="nil"/>
            </w:tcBorders>
            <w:noWrap/>
            <w:vAlign w:val="bottom"/>
            <w:hideMark/>
          </w:tcPr>
          <w:p w14:paraId="0235C9A2" w14:textId="2087BAC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64850552"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5E2A00D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0C6F3816" w14:textId="323DE36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-0.17</w:t>
            </w:r>
          </w:p>
        </w:tc>
        <w:tc>
          <w:tcPr>
            <w:tcW w:w="610" w:type="dxa"/>
            <w:tcBorders>
              <w:top w:val="nil"/>
              <w:left w:val="nil"/>
              <w:bottom w:val="nil"/>
              <w:right w:val="nil"/>
            </w:tcBorders>
            <w:noWrap/>
            <w:vAlign w:val="bottom"/>
            <w:hideMark/>
          </w:tcPr>
          <w:p w14:paraId="21C760C3" w14:textId="3F7A201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0.12</w:t>
            </w:r>
          </w:p>
        </w:tc>
        <w:tc>
          <w:tcPr>
            <w:tcW w:w="721" w:type="dxa"/>
            <w:tcBorders>
              <w:top w:val="nil"/>
              <w:left w:val="nil"/>
              <w:bottom w:val="nil"/>
              <w:right w:val="nil"/>
            </w:tcBorders>
            <w:noWrap/>
            <w:vAlign w:val="bottom"/>
            <w:hideMark/>
          </w:tcPr>
          <w:p w14:paraId="78D7D83A" w14:textId="60EFE00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-1.34</w:t>
            </w:r>
          </w:p>
        </w:tc>
        <w:tc>
          <w:tcPr>
            <w:tcW w:w="775" w:type="dxa"/>
            <w:tcBorders>
              <w:top w:val="nil"/>
              <w:left w:val="nil"/>
              <w:bottom w:val="nil"/>
              <w:right w:val="nil"/>
            </w:tcBorders>
            <w:noWrap/>
            <w:vAlign w:val="bottom"/>
            <w:hideMark/>
          </w:tcPr>
          <w:p w14:paraId="0B8F1C8A" w14:textId="51EC475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0.181</w:t>
            </w:r>
          </w:p>
        </w:tc>
      </w:tr>
      <w:tr w:rsidR="00A65F83" w:rsidRPr="00B81AC4" w14:paraId="6ED28474" w14:textId="77777777" w:rsidTr="00A65F83">
        <w:trPr>
          <w:trHeight w:val="300"/>
        </w:trPr>
        <w:tc>
          <w:tcPr>
            <w:tcW w:w="2288" w:type="dxa"/>
            <w:tcBorders>
              <w:top w:val="nil"/>
              <w:left w:val="nil"/>
              <w:bottom w:val="nil"/>
              <w:right w:val="nil"/>
            </w:tcBorders>
            <w:noWrap/>
            <w:vAlign w:val="bottom"/>
            <w:hideMark/>
          </w:tcPr>
          <w:p w14:paraId="092F314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p>
        </w:tc>
        <w:tc>
          <w:tcPr>
            <w:tcW w:w="944" w:type="dxa"/>
            <w:tcBorders>
              <w:top w:val="nil"/>
              <w:left w:val="nil"/>
              <w:bottom w:val="nil"/>
              <w:right w:val="nil"/>
            </w:tcBorders>
            <w:noWrap/>
            <w:vAlign w:val="bottom"/>
            <w:hideMark/>
          </w:tcPr>
          <w:p w14:paraId="7282E163" w14:textId="5367F6B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44.00</w:t>
            </w:r>
          </w:p>
        </w:tc>
        <w:tc>
          <w:tcPr>
            <w:tcW w:w="775" w:type="dxa"/>
            <w:tcBorders>
              <w:top w:val="nil"/>
              <w:left w:val="nil"/>
              <w:bottom w:val="nil"/>
              <w:right w:val="nil"/>
            </w:tcBorders>
            <w:noWrap/>
            <w:vAlign w:val="bottom"/>
            <w:hideMark/>
          </w:tcPr>
          <w:p w14:paraId="220D7652" w14:textId="6BA7B7B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7980FC3B"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6459587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945" w:type="dxa"/>
            <w:tcBorders>
              <w:top w:val="nil"/>
              <w:left w:val="nil"/>
              <w:bottom w:val="nil"/>
              <w:right w:val="nil"/>
            </w:tcBorders>
            <w:noWrap/>
            <w:vAlign w:val="bottom"/>
            <w:hideMark/>
          </w:tcPr>
          <w:p w14:paraId="52A3E94E" w14:textId="75B8E5C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1.74</w:t>
            </w:r>
          </w:p>
        </w:tc>
        <w:tc>
          <w:tcPr>
            <w:tcW w:w="610" w:type="dxa"/>
            <w:tcBorders>
              <w:top w:val="nil"/>
              <w:left w:val="nil"/>
              <w:bottom w:val="nil"/>
              <w:right w:val="nil"/>
            </w:tcBorders>
            <w:noWrap/>
            <w:vAlign w:val="bottom"/>
            <w:hideMark/>
          </w:tcPr>
          <w:p w14:paraId="753A3CE2" w14:textId="3A2C38F3"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563EAB5A" w14:textId="6683980B"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18.26</w:t>
            </w:r>
          </w:p>
        </w:tc>
        <w:tc>
          <w:tcPr>
            <w:tcW w:w="775" w:type="dxa"/>
            <w:tcBorders>
              <w:top w:val="nil"/>
              <w:left w:val="nil"/>
              <w:bottom w:val="nil"/>
              <w:right w:val="nil"/>
            </w:tcBorders>
            <w:noWrap/>
            <w:vAlign w:val="bottom"/>
            <w:hideMark/>
          </w:tcPr>
          <w:p w14:paraId="3D408246" w14:textId="2425AF4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6C5ECD51" w14:textId="77777777" w:rsidTr="00A65F83">
        <w:trPr>
          <w:trHeight w:val="300"/>
        </w:trPr>
        <w:tc>
          <w:tcPr>
            <w:tcW w:w="2288" w:type="dxa"/>
            <w:tcBorders>
              <w:top w:val="nil"/>
              <w:left w:val="nil"/>
              <w:bottom w:val="nil"/>
              <w:right w:val="nil"/>
            </w:tcBorders>
            <w:noWrap/>
            <w:vAlign w:val="bottom"/>
            <w:hideMark/>
          </w:tcPr>
          <w:p w14:paraId="1D304BD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944" w:type="dxa"/>
            <w:tcBorders>
              <w:top w:val="nil"/>
              <w:left w:val="nil"/>
              <w:bottom w:val="nil"/>
              <w:right w:val="nil"/>
            </w:tcBorders>
            <w:noWrap/>
            <w:vAlign w:val="bottom"/>
            <w:hideMark/>
          </w:tcPr>
          <w:p w14:paraId="60DAD1D2" w14:textId="5CFDDB6B"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7.16</w:t>
            </w:r>
          </w:p>
        </w:tc>
        <w:tc>
          <w:tcPr>
            <w:tcW w:w="775" w:type="dxa"/>
            <w:tcBorders>
              <w:top w:val="nil"/>
              <w:left w:val="nil"/>
              <w:bottom w:val="nil"/>
              <w:right w:val="nil"/>
            </w:tcBorders>
            <w:noWrap/>
            <w:vAlign w:val="bottom"/>
            <w:hideMark/>
          </w:tcPr>
          <w:p w14:paraId="45B04725" w14:textId="15F20E1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0.007</w:t>
            </w:r>
          </w:p>
        </w:tc>
        <w:tc>
          <w:tcPr>
            <w:tcW w:w="262" w:type="dxa"/>
            <w:tcBorders>
              <w:top w:val="nil"/>
              <w:left w:val="nil"/>
              <w:bottom w:val="nil"/>
              <w:right w:val="nil"/>
            </w:tcBorders>
            <w:noWrap/>
            <w:vAlign w:val="bottom"/>
            <w:hideMark/>
          </w:tcPr>
          <w:p w14:paraId="16A638D3"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1DEBD1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F2</w:t>
            </w:r>
          </w:p>
        </w:tc>
        <w:tc>
          <w:tcPr>
            <w:tcW w:w="945" w:type="dxa"/>
            <w:tcBorders>
              <w:top w:val="nil"/>
              <w:left w:val="nil"/>
              <w:bottom w:val="nil"/>
              <w:right w:val="nil"/>
            </w:tcBorders>
            <w:noWrap/>
            <w:vAlign w:val="bottom"/>
            <w:hideMark/>
          </w:tcPr>
          <w:p w14:paraId="5908C4F1" w14:textId="3C2EAA8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-0.30</w:t>
            </w:r>
          </w:p>
        </w:tc>
        <w:tc>
          <w:tcPr>
            <w:tcW w:w="610" w:type="dxa"/>
            <w:tcBorders>
              <w:top w:val="nil"/>
              <w:left w:val="nil"/>
              <w:bottom w:val="nil"/>
              <w:right w:val="nil"/>
            </w:tcBorders>
            <w:noWrap/>
            <w:vAlign w:val="bottom"/>
            <w:hideMark/>
          </w:tcPr>
          <w:p w14:paraId="40782420" w14:textId="4633E22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5C0EB08C" w14:textId="63C053F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-2.89</w:t>
            </w:r>
          </w:p>
        </w:tc>
        <w:tc>
          <w:tcPr>
            <w:tcW w:w="775" w:type="dxa"/>
            <w:tcBorders>
              <w:top w:val="nil"/>
              <w:left w:val="nil"/>
              <w:bottom w:val="nil"/>
              <w:right w:val="nil"/>
            </w:tcBorders>
            <w:noWrap/>
            <w:vAlign w:val="bottom"/>
            <w:hideMark/>
          </w:tcPr>
          <w:p w14:paraId="3A97CB4B" w14:textId="1D819BCB" w:rsidR="00A65F83" w:rsidRPr="00B81AC4" w:rsidRDefault="00A65F83" w:rsidP="00A65F83">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0.004</w:t>
            </w:r>
          </w:p>
        </w:tc>
      </w:tr>
      <w:tr w:rsidR="00A65F83" w:rsidRPr="00B81AC4" w14:paraId="59B533F0" w14:textId="77777777" w:rsidTr="00A65F83">
        <w:trPr>
          <w:trHeight w:val="300"/>
        </w:trPr>
        <w:tc>
          <w:tcPr>
            <w:tcW w:w="2288" w:type="dxa"/>
            <w:tcBorders>
              <w:top w:val="nil"/>
              <w:left w:val="nil"/>
              <w:bottom w:val="nil"/>
              <w:right w:val="nil"/>
            </w:tcBorders>
            <w:noWrap/>
            <w:vAlign w:val="bottom"/>
            <w:hideMark/>
          </w:tcPr>
          <w:p w14:paraId="0BF78AC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w:t>
            </w:r>
          </w:p>
        </w:tc>
        <w:tc>
          <w:tcPr>
            <w:tcW w:w="944" w:type="dxa"/>
            <w:tcBorders>
              <w:top w:val="nil"/>
              <w:left w:val="nil"/>
              <w:bottom w:val="nil"/>
              <w:right w:val="nil"/>
            </w:tcBorders>
            <w:noWrap/>
            <w:vAlign w:val="bottom"/>
            <w:hideMark/>
          </w:tcPr>
          <w:p w14:paraId="32947D04" w14:textId="345329E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34.14</w:t>
            </w:r>
          </w:p>
        </w:tc>
        <w:tc>
          <w:tcPr>
            <w:tcW w:w="775" w:type="dxa"/>
            <w:tcBorders>
              <w:top w:val="nil"/>
              <w:left w:val="nil"/>
              <w:bottom w:val="nil"/>
              <w:right w:val="nil"/>
            </w:tcBorders>
            <w:noWrap/>
            <w:vAlign w:val="bottom"/>
            <w:hideMark/>
          </w:tcPr>
          <w:p w14:paraId="058CD22E" w14:textId="39FE86E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0667EC61"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5BE40B85" w14:textId="15CF20F8"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2*</w:t>
            </w:r>
          </w:p>
        </w:tc>
        <w:tc>
          <w:tcPr>
            <w:tcW w:w="945" w:type="dxa"/>
            <w:tcBorders>
              <w:top w:val="nil"/>
              <w:left w:val="nil"/>
              <w:bottom w:val="nil"/>
              <w:right w:val="nil"/>
            </w:tcBorders>
            <w:noWrap/>
            <w:vAlign w:val="bottom"/>
            <w:hideMark/>
          </w:tcPr>
          <w:p w14:paraId="569AD5B1" w14:textId="6268516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0.00</w:t>
            </w:r>
          </w:p>
        </w:tc>
        <w:tc>
          <w:tcPr>
            <w:tcW w:w="610" w:type="dxa"/>
            <w:tcBorders>
              <w:top w:val="nil"/>
              <w:left w:val="nil"/>
              <w:bottom w:val="nil"/>
              <w:right w:val="nil"/>
            </w:tcBorders>
            <w:noWrap/>
            <w:vAlign w:val="bottom"/>
            <w:hideMark/>
          </w:tcPr>
          <w:p w14:paraId="0D04C21E" w14:textId="5B94CE6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0.11</w:t>
            </w:r>
          </w:p>
        </w:tc>
        <w:tc>
          <w:tcPr>
            <w:tcW w:w="721" w:type="dxa"/>
            <w:tcBorders>
              <w:top w:val="nil"/>
              <w:left w:val="nil"/>
              <w:bottom w:val="nil"/>
              <w:right w:val="nil"/>
            </w:tcBorders>
            <w:noWrap/>
            <w:vAlign w:val="bottom"/>
            <w:hideMark/>
          </w:tcPr>
          <w:p w14:paraId="0A97B213" w14:textId="356880E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0.01</w:t>
            </w:r>
          </w:p>
        </w:tc>
        <w:tc>
          <w:tcPr>
            <w:tcW w:w="775" w:type="dxa"/>
            <w:tcBorders>
              <w:top w:val="nil"/>
              <w:left w:val="nil"/>
              <w:bottom w:val="nil"/>
              <w:right w:val="nil"/>
            </w:tcBorders>
            <w:noWrap/>
            <w:vAlign w:val="bottom"/>
            <w:hideMark/>
          </w:tcPr>
          <w:p w14:paraId="789726B7" w14:textId="3186EE58"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r w:rsidRPr="00B81AC4">
              <w:rPr>
                <w:rFonts w:ascii="Times New Roman" w:hAnsi="Times New Roman" w:cs="Times New Roman"/>
                <w:color w:val="000000"/>
              </w:rPr>
              <w:t>0.994</w:t>
            </w:r>
          </w:p>
        </w:tc>
      </w:tr>
      <w:tr w:rsidR="00A65F83" w:rsidRPr="00B81AC4" w14:paraId="5BBE17AB" w14:textId="77777777" w:rsidTr="00A65F83">
        <w:trPr>
          <w:trHeight w:val="300"/>
        </w:trPr>
        <w:tc>
          <w:tcPr>
            <w:tcW w:w="2288" w:type="dxa"/>
            <w:tcBorders>
              <w:top w:val="nil"/>
              <w:left w:val="nil"/>
              <w:bottom w:val="nil"/>
              <w:right w:val="nil"/>
            </w:tcBorders>
            <w:noWrap/>
            <w:vAlign w:val="bottom"/>
            <w:hideMark/>
          </w:tcPr>
          <w:p w14:paraId="179668F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w:t>
            </w:r>
          </w:p>
        </w:tc>
        <w:tc>
          <w:tcPr>
            <w:tcW w:w="944" w:type="dxa"/>
            <w:tcBorders>
              <w:top w:val="nil"/>
              <w:left w:val="nil"/>
              <w:bottom w:val="nil"/>
              <w:right w:val="nil"/>
            </w:tcBorders>
            <w:noWrap/>
            <w:vAlign w:val="bottom"/>
            <w:hideMark/>
          </w:tcPr>
          <w:p w14:paraId="004578FE" w14:textId="130B623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5.95</w:t>
            </w:r>
          </w:p>
        </w:tc>
        <w:tc>
          <w:tcPr>
            <w:tcW w:w="775" w:type="dxa"/>
            <w:tcBorders>
              <w:top w:val="nil"/>
              <w:left w:val="nil"/>
              <w:bottom w:val="nil"/>
              <w:right w:val="nil"/>
            </w:tcBorders>
            <w:noWrap/>
            <w:vAlign w:val="bottom"/>
            <w:hideMark/>
          </w:tcPr>
          <w:p w14:paraId="043F50AA" w14:textId="343DCDA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0.015</w:t>
            </w:r>
          </w:p>
        </w:tc>
        <w:tc>
          <w:tcPr>
            <w:tcW w:w="262" w:type="dxa"/>
            <w:tcBorders>
              <w:top w:val="nil"/>
              <w:left w:val="nil"/>
              <w:bottom w:val="nil"/>
              <w:right w:val="nil"/>
            </w:tcBorders>
            <w:noWrap/>
            <w:vAlign w:val="bottom"/>
            <w:hideMark/>
          </w:tcPr>
          <w:p w14:paraId="0C063991"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65DB2D2D"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F2</w:t>
            </w:r>
          </w:p>
        </w:tc>
        <w:tc>
          <w:tcPr>
            <w:tcW w:w="945" w:type="dxa"/>
            <w:tcBorders>
              <w:top w:val="nil"/>
              <w:left w:val="nil"/>
              <w:bottom w:val="nil"/>
              <w:right w:val="nil"/>
            </w:tcBorders>
            <w:noWrap/>
            <w:vAlign w:val="bottom"/>
            <w:hideMark/>
          </w:tcPr>
          <w:p w14:paraId="24610588" w14:textId="636FFB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-0.48</w:t>
            </w:r>
          </w:p>
        </w:tc>
        <w:tc>
          <w:tcPr>
            <w:tcW w:w="610" w:type="dxa"/>
            <w:tcBorders>
              <w:top w:val="nil"/>
              <w:left w:val="nil"/>
              <w:bottom w:val="nil"/>
              <w:right w:val="nil"/>
            </w:tcBorders>
            <w:noWrap/>
            <w:vAlign w:val="bottom"/>
            <w:hideMark/>
          </w:tcPr>
          <w:p w14:paraId="391DFD09" w14:textId="431B6F6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0.12</w:t>
            </w:r>
          </w:p>
        </w:tc>
        <w:tc>
          <w:tcPr>
            <w:tcW w:w="721" w:type="dxa"/>
            <w:tcBorders>
              <w:top w:val="nil"/>
              <w:left w:val="nil"/>
              <w:bottom w:val="nil"/>
              <w:right w:val="nil"/>
            </w:tcBorders>
            <w:noWrap/>
            <w:vAlign w:val="bottom"/>
            <w:hideMark/>
          </w:tcPr>
          <w:p w14:paraId="4E8118D0" w14:textId="64861D23"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-3.85</w:t>
            </w:r>
          </w:p>
        </w:tc>
        <w:tc>
          <w:tcPr>
            <w:tcW w:w="775" w:type="dxa"/>
            <w:tcBorders>
              <w:top w:val="nil"/>
              <w:left w:val="nil"/>
              <w:bottom w:val="nil"/>
              <w:right w:val="nil"/>
            </w:tcBorders>
            <w:noWrap/>
            <w:vAlign w:val="bottom"/>
            <w:hideMark/>
          </w:tcPr>
          <w:p w14:paraId="49A1B589" w14:textId="364ABB9E"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270CF4DB" w14:textId="77777777" w:rsidTr="00A65F83">
        <w:trPr>
          <w:trHeight w:val="300"/>
        </w:trPr>
        <w:tc>
          <w:tcPr>
            <w:tcW w:w="2288" w:type="dxa"/>
            <w:tcBorders>
              <w:top w:val="nil"/>
              <w:left w:val="nil"/>
              <w:bottom w:val="nil"/>
              <w:right w:val="nil"/>
            </w:tcBorders>
            <w:noWrap/>
            <w:vAlign w:val="bottom"/>
            <w:hideMark/>
          </w:tcPr>
          <w:p w14:paraId="269EDF3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x AdaptCond</w:t>
            </w:r>
          </w:p>
        </w:tc>
        <w:tc>
          <w:tcPr>
            <w:tcW w:w="944" w:type="dxa"/>
            <w:tcBorders>
              <w:top w:val="nil"/>
              <w:left w:val="nil"/>
              <w:bottom w:val="nil"/>
              <w:right w:val="nil"/>
            </w:tcBorders>
            <w:noWrap/>
            <w:vAlign w:val="bottom"/>
            <w:hideMark/>
          </w:tcPr>
          <w:p w14:paraId="37E68152" w14:textId="411591A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7.21</w:t>
            </w:r>
          </w:p>
        </w:tc>
        <w:tc>
          <w:tcPr>
            <w:tcW w:w="775" w:type="dxa"/>
            <w:tcBorders>
              <w:top w:val="nil"/>
              <w:left w:val="nil"/>
              <w:bottom w:val="nil"/>
              <w:right w:val="nil"/>
            </w:tcBorders>
            <w:noWrap/>
            <w:vAlign w:val="bottom"/>
            <w:hideMark/>
          </w:tcPr>
          <w:p w14:paraId="20FC0B0C" w14:textId="7A55F19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0.007</w:t>
            </w:r>
          </w:p>
        </w:tc>
        <w:tc>
          <w:tcPr>
            <w:tcW w:w="262" w:type="dxa"/>
            <w:tcBorders>
              <w:top w:val="nil"/>
              <w:left w:val="nil"/>
              <w:bottom w:val="nil"/>
              <w:right w:val="nil"/>
            </w:tcBorders>
            <w:noWrap/>
            <w:vAlign w:val="bottom"/>
            <w:hideMark/>
          </w:tcPr>
          <w:p w14:paraId="00408030"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45826716" w14:textId="4E95CCF8"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 2</w:t>
            </w:r>
          </w:p>
        </w:tc>
        <w:tc>
          <w:tcPr>
            <w:tcW w:w="945" w:type="dxa"/>
            <w:tcBorders>
              <w:top w:val="nil"/>
              <w:left w:val="nil"/>
              <w:bottom w:val="nil"/>
              <w:right w:val="nil"/>
            </w:tcBorders>
            <w:noWrap/>
            <w:vAlign w:val="bottom"/>
            <w:hideMark/>
          </w:tcPr>
          <w:p w14:paraId="36B992EE" w14:textId="3451DD25"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0.28</w:t>
            </w:r>
          </w:p>
        </w:tc>
        <w:tc>
          <w:tcPr>
            <w:tcW w:w="610" w:type="dxa"/>
            <w:tcBorders>
              <w:top w:val="nil"/>
              <w:left w:val="nil"/>
              <w:bottom w:val="nil"/>
              <w:right w:val="nil"/>
            </w:tcBorders>
            <w:noWrap/>
            <w:vAlign w:val="bottom"/>
            <w:hideMark/>
          </w:tcPr>
          <w:p w14:paraId="084697D2" w14:textId="11A163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0.14</w:t>
            </w:r>
          </w:p>
        </w:tc>
        <w:tc>
          <w:tcPr>
            <w:tcW w:w="721" w:type="dxa"/>
            <w:tcBorders>
              <w:top w:val="nil"/>
              <w:left w:val="nil"/>
              <w:bottom w:val="nil"/>
              <w:right w:val="nil"/>
            </w:tcBorders>
            <w:noWrap/>
            <w:vAlign w:val="bottom"/>
            <w:hideMark/>
          </w:tcPr>
          <w:p w14:paraId="173B0139" w14:textId="1006069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2.00</w:t>
            </w:r>
          </w:p>
        </w:tc>
        <w:tc>
          <w:tcPr>
            <w:tcW w:w="775" w:type="dxa"/>
            <w:tcBorders>
              <w:top w:val="nil"/>
              <w:left w:val="nil"/>
              <w:bottom w:val="nil"/>
              <w:right w:val="nil"/>
            </w:tcBorders>
            <w:noWrap/>
            <w:vAlign w:val="bottom"/>
            <w:hideMark/>
          </w:tcPr>
          <w:p w14:paraId="4DAAA872" w14:textId="675696C2" w:rsidR="00A65F83" w:rsidRPr="00B81AC4" w:rsidRDefault="00A65F83" w:rsidP="00A65F83">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0.046</w:t>
            </w:r>
          </w:p>
        </w:tc>
      </w:tr>
      <w:tr w:rsidR="00A65F83" w:rsidRPr="00B81AC4" w14:paraId="0ED4474E" w14:textId="77777777" w:rsidTr="00A65F83">
        <w:trPr>
          <w:trHeight w:val="300"/>
        </w:trPr>
        <w:tc>
          <w:tcPr>
            <w:tcW w:w="2288" w:type="dxa"/>
            <w:tcBorders>
              <w:top w:val="nil"/>
              <w:left w:val="nil"/>
              <w:bottom w:val="nil"/>
              <w:right w:val="nil"/>
            </w:tcBorders>
            <w:noWrap/>
            <w:vAlign w:val="bottom"/>
            <w:hideMark/>
          </w:tcPr>
          <w:p w14:paraId="371A4E6D"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x AdaptCond</w:t>
            </w:r>
          </w:p>
        </w:tc>
        <w:tc>
          <w:tcPr>
            <w:tcW w:w="944" w:type="dxa"/>
            <w:tcBorders>
              <w:top w:val="nil"/>
              <w:left w:val="nil"/>
              <w:bottom w:val="nil"/>
              <w:right w:val="nil"/>
            </w:tcBorders>
            <w:noWrap/>
            <w:vAlign w:val="bottom"/>
            <w:hideMark/>
          </w:tcPr>
          <w:p w14:paraId="073F6F69" w14:textId="0F67D18C"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0.40</w:t>
            </w:r>
          </w:p>
        </w:tc>
        <w:tc>
          <w:tcPr>
            <w:tcW w:w="775" w:type="dxa"/>
            <w:tcBorders>
              <w:top w:val="nil"/>
              <w:left w:val="nil"/>
              <w:bottom w:val="nil"/>
              <w:right w:val="nil"/>
            </w:tcBorders>
            <w:noWrap/>
            <w:vAlign w:val="bottom"/>
            <w:hideMark/>
          </w:tcPr>
          <w:p w14:paraId="27A1D162" w14:textId="219E339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0.528</w:t>
            </w:r>
          </w:p>
        </w:tc>
        <w:tc>
          <w:tcPr>
            <w:tcW w:w="262" w:type="dxa"/>
            <w:tcBorders>
              <w:top w:val="nil"/>
              <w:left w:val="nil"/>
              <w:bottom w:val="nil"/>
              <w:right w:val="nil"/>
            </w:tcBorders>
            <w:noWrap/>
            <w:vAlign w:val="bottom"/>
            <w:hideMark/>
          </w:tcPr>
          <w:p w14:paraId="05EA65F6"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0C563B2E" w14:textId="1D3D388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F2 x AdaptCond: 2</w:t>
            </w:r>
          </w:p>
        </w:tc>
        <w:tc>
          <w:tcPr>
            <w:tcW w:w="945" w:type="dxa"/>
            <w:tcBorders>
              <w:top w:val="nil"/>
              <w:left w:val="nil"/>
              <w:bottom w:val="nil"/>
              <w:right w:val="nil"/>
            </w:tcBorders>
            <w:noWrap/>
            <w:vAlign w:val="bottom"/>
            <w:hideMark/>
          </w:tcPr>
          <w:p w14:paraId="6328F8A6" w14:textId="2E152014"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-0.41</w:t>
            </w:r>
          </w:p>
        </w:tc>
        <w:tc>
          <w:tcPr>
            <w:tcW w:w="610" w:type="dxa"/>
            <w:tcBorders>
              <w:top w:val="nil"/>
              <w:left w:val="nil"/>
              <w:bottom w:val="nil"/>
              <w:right w:val="nil"/>
            </w:tcBorders>
            <w:noWrap/>
            <w:vAlign w:val="bottom"/>
            <w:hideMark/>
          </w:tcPr>
          <w:p w14:paraId="35D7E733" w14:textId="707B5B4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0.15</w:t>
            </w:r>
          </w:p>
        </w:tc>
        <w:tc>
          <w:tcPr>
            <w:tcW w:w="721" w:type="dxa"/>
            <w:tcBorders>
              <w:top w:val="nil"/>
              <w:left w:val="nil"/>
              <w:bottom w:val="nil"/>
              <w:right w:val="nil"/>
            </w:tcBorders>
            <w:noWrap/>
            <w:vAlign w:val="bottom"/>
            <w:hideMark/>
          </w:tcPr>
          <w:p w14:paraId="36CD62C6" w14:textId="333A232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-2.68</w:t>
            </w:r>
          </w:p>
        </w:tc>
        <w:tc>
          <w:tcPr>
            <w:tcW w:w="775" w:type="dxa"/>
            <w:tcBorders>
              <w:top w:val="nil"/>
              <w:left w:val="nil"/>
              <w:bottom w:val="nil"/>
              <w:right w:val="nil"/>
            </w:tcBorders>
            <w:noWrap/>
            <w:vAlign w:val="bottom"/>
            <w:hideMark/>
          </w:tcPr>
          <w:p w14:paraId="00531835" w14:textId="7D972BA8"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0.007</w:t>
            </w:r>
          </w:p>
        </w:tc>
      </w:tr>
      <w:tr w:rsidR="00A65F83" w:rsidRPr="00B81AC4" w14:paraId="242E8C30" w14:textId="77777777" w:rsidTr="00A65F83">
        <w:trPr>
          <w:trHeight w:val="300"/>
        </w:trPr>
        <w:tc>
          <w:tcPr>
            <w:tcW w:w="2288" w:type="dxa"/>
            <w:tcBorders>
              <w:top w:val="nil"/>
              <w:left w:val="nil"/>
              <w:bottom w:val="nil"/>
              <w:right w:val="nil"/>
            </w:tcBorders>
            <w:noWrap/>
            <w:vAlign w:val="bottom"/>
            <w:hideMark/>
          </w:tcPr>
          <w:p w14:paraId="00C02899" w14:textId="77777777"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p>
        </w:tc>
        <w:tc>
          <w:tcPr>
            <w:tcW w:w="944" w:type="dxa"/>
            <w:tcBorders>
              <w:top w:val="nil"/>
              <w:left w:val="nil"/>
              <w:bottom w:val="nil"/>
              <w:right w:val="nil"/>
            </w:tcBorders>
            <w:noWrap/>
            <w:vAlign w:val="bottom"/>
            <w:hideMark/>
          </w:tcPr>
          <w:p w14:paraId="66E22C55"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0DCBB878"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5B7080D9"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060BF9F3" w14:textId="2B9D4233"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F2 x AdaptCond: 2</w:t>
            </w:r>
          </w:p>
        </w:tc>
        <w:tc>
          <w:tcPr>
            <w:tcW w:w="945" w:type="dxa"/>
            <w:tcBorders>
              <w:top w:val="nil"/>
              <w:left w:val="nil"/>
              <w:bottom w:val="nil"/>
              <w:right w:val="nil"/>
            </w:tcBorders>
            <w:noWrap/>
            <w:vAlign w:val="bottom"/>
            <w:hideMark/>
          </w:tcPr>
          <w:p w14:paraId="14808F16" w14:textId="6C48E007"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-0.12</w:t>
            </w:r>
          </w:p>
        </w:tc>
        <w:tc>
          <w:tcPr>
            <w:tcW w:w="610" w:type="dxa"/>
            <w:tcBorders>
              <w:top w:val="nil"/>
              <w:left w:val="nil"/>
              <w:bottom w:val="nil"/>
              <w:right w:val="nil"/>
            </w:tcBorders>
            <w:noWrap/>
            <w:vAlign w:val="bottom"/>
            <w:hideMark/>
          </w:tcPr>
          <w:p w14:paraId="22FDEE20" w14:textId="780848A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0.18</w:t>
            </w:r>
          </w:p>
        </w:tc>
        <w:tc>
          <w:tcPr>
            <w:tcW w:w="721" w:type="dxa"/>
            <w:tcBorders>
              <w:top w:val="nil"/>
              <w:left w:val="nil"/>
              <w:bottom w:val="nil"/>
              <w:right w:val="nil"/>
            </w:tcBorders>
            <w:noWrap/>
            <w:vAlign w:val="bottom"/>
            <w:hideMark/>
          </w:tcPr>
          <w:p w14:paraId="02A4FEC5" w14:textId="56705E5C"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-0.63</w:t>
            </w:r>
          </w:p>
        </w:tc>
        <w:tc>
          <w:tcPr>
            <w:tcW w:w="775" w:type="dxa"/>
            <w:tcBorders>
              <w:top w:val="nil"/>
              <w:left w:val="nil"/>
              <w:bottom w:val="nil"/>
              <w:right w:val="nil"/>
            </w:tcBorders>
            <w:noWrap/>
            <w:vAlign w:val="bottom"/>
            <w:hideMark/>
          </w:tcPr>
          <w:p w14:paraId="0ECE8770" w14:textId="5C766DF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0.528</w:t>
            </w:r>
          </w:p>
        </w:tc>
      </w:tr>
      <w:tr w:rsidR="00BF5A50" w:rsidRPr="00B81AC4" w14:paraId="6B486AA0" w14:textId="77777777" w:rsidTr="00A65F83">
        <w:trPr>
          <w:trHeight w:val="300"/>
        </w:trPr>
        <w:tc>
          <w:tcPr>
            <w:tcW w:w="2288" w:type="dxa"/>
            <w:tcBorders>
              <w:top w:val="single" w:sz="4" w:space="0" w:color="auto"/>
              <w:left w:val="nil"/>
              <w:bottom w:val="single" w:sz="4" w:space="0" w:color="auto"/>
              <w:right w:val="nil"/>
            </w:tcBorders>
            <w:shd w:val="clear" w:color="000000" w:fill="F2F2F2"/>
            <w:noWrap/>
            <w:vAlign w:val="bottom"/>
            <w:hideMark/>
          </w:tcPr>
          <w:p w14:paraId="28C4D645"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944" w:type="dxa"/>
            <w:tcBorders>
              <w:top w:val="single" w:sz="4" w:space="0" w:color="auto"/>
              <w:left w:val="nil"/>
              <w:bottom w:val="single" w:sz="4" w:space="0" w:color="auto"/>
              <w:right w:val="nil"/>
            </w:tcBorders>
            <w:shd w:val="clear" w:color="000000" w:fill="F2F2F2"/>
            <w:noWrap/>
            <w:vAlign w:val="bottom"/>
            <w:hideMark/>
          </w:tcPr>
          <w:p w14:paraId="225CDDD3"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5FB6A970"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2" w:type="dxa"/>
            <w:tcBorders>
              <w:top w:val="nil"/>
              <w:left w:val="nil"/>
              <w:bottom w:val="nil"/>
              <w:right w:val="nil"/>
            </w:tcBorders>
            <w:noWrap/>
            <w:vAlign w:val="bottom"/>
            <w:hideMark/>
          </w:tcPr>
          <w:p w14:paraId="7D8F19F5"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75E3B7E6"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3C12E1F9"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10" w:type="dxa"/>
            <w:tcBorders>
              <w:top w:val="single" w:sz="4" w:space="0" w:color="auto"/>
              <w:left w:val="nil"/>
              <w:bottom w:val="single" w:sz="4" w:space="0" w:color="auto"/>
              <w:right w:val="nil"/>
            </w:tcBorders>
            <w:shd w:val="clear" w:color="000000" w:fill="F2F2F2"/>
            <w:noWrap/>
            <w:vAlign w:val="bottom"/>
            <w:hideMark/>
          </w:tcPr>
          <w:p w14:paraId="3B73EB3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721" w:type="dxa"/>
            <w:tcBorders>
              <w:top w:val="single" w:sz="4" w:space="0" w:color="auto"/>
              <w:left w:val="nil"/>
              <w:bottom w:val="single" w:sz="4" w:space="0" w:color="auto"/>
              <w:right w:val="nil"/>
            </w:tcBorders>
            <w:shd w:val="clear" w:color="000000" w:fill="F2F2F2"/>
            <w:noWrap/>
            <w:vAlign w:val="bottom"/>
            <w:hideMark/>
          </w:tcPr>
          <w:p w14:paraId="6912998E"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0999C5DD"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A65F83" w:rsidRPr="00B81AC4" w14:paraId="48474D42" w14:textId="77777777" w:rsidTr="00A65F83">
        <w:trPr>
          <w:trHeight w:val="300"/>
        </w:trPr>
        <w:tc>
          <w:tcPr>
            <w:tcW w:w="2288" w:type="dxa"/>
            <w:tcBorders>
              <w:top w:val="nil"/>
              <w:left w:val="nil"/>
              <w:bottom w:val="nil"/>
              <w:right w:val="nil"/>
            </w:tcBorders>
            <w:noWrap/>
            <w:vAlign w:val="bottom"/>
            <w:hideMark/>
          </w:tcPr>
          <w:p w14:paraId="542F76EE"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944" w:type="dxa"/>
            <w:tcBorders>
              <w:top w:val="nil"/>
              <w:left w:val="nil"/>
              <w:bottom w:val="nil"/>
              <w:right w:val="nil"/>
            </w:tcBorders>
            <w:noWrap/>
            <w:vAlign w:val="bottom"/>
            <w:hideMark/>
          </w:tcPr>
          <w:p w14:paraId="3BF27D93" w14:textId="1D067349"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4460</w:t>
            </w:r>
          </w:p>
        </w:tc>
        <w:tc>
          <w:tcPr>
            <w:tcW w:w="775" w:type="dxa"/>
            <w:tcBorders>
              <w:top w:val="nil"/>
              <w:left w:val="nil"/>
              <w:bottom w:val="nil"/>
              <w:right w:val="nil"/>
            </w:tcBorders>
            <w:noWrap/>
            <w:vAlign w:val="bottom"/>
            <w:hideMark/>
          </w:tcPr>
          <w:p w14:paraId="60C84691" w14:textId="51E9682A"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4518</w:t>
            </w:r>
          </w:p>
        </w:tc>
        <w:tc>
          <w:tcPr>
            <w:tcW w:w="262" w:type="dxa"/>
            <w:tcBorders>
              <w:top w:val="nil"/>
              <w:left w:val="nil"/>
              <w:bottom w:val="nil"/>
              <w:right w:val="nil"/>
            </w:tcBorders>
            <w:noWrap/>
            <w:vAlign w:val="bottom"/>
            <w:hideMark/>
          </w:tcPr>
          <w:p w14:paraId="7E482487"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30AE58E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2B95C4E1" w14:textId="60FFCBEE"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0.41</w:t>
            </w:r>
          </w:p>
        </w:tc>
        <w:tc>
          <w:tcPr>
            <w:tcW w:w="610" w:type="dxa"/>
            <w:tcBorders>
              <w:top w:val="nil"/>
              <w:left w:val="nil"/>
              <w:bottom w:val="nil"/>
              <w:right w:val="nil"/>
            </w:tcBorders>
            <w:noWrap/>
            <w:vAlign w:val="bottom"/>
            <w:hideMark/>
          </w:tcPr>
          <w:p w14:paraId="2BAEA43C" w14:textId="283079B0"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0.64</w:t>
            </w:r>
          </w:p>
        </w:tc>
        <w:tc>
          <w:tcPr>
            <w:tcW w:w="721" w:type="dxa"/>
            <w:tcBorders>
              <w:top w:val="nil"/>
              <w:left w:val="nil"/>
              <w:bottom w:val="nil"/>
              <w:right w:val="nil"/>
            </w:tcBorders>
            <w:noWrap/>
            <w:vAlign w:val="bottom"/>
            <w:hideMark/>
          </w:tcPr>
          <w:p w14:paraId="65DF69F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
        </w:tc>
        <w:tc>
          <w:tcPr>
            <w:tcW w:w="775" w:type="dxa"/>
            <w:tcBorders>
              <w:top w:val="nil"/>
              <w:left w:val="nil"/>
              <w:bottom w:val="nil"/>
              <w:right w:val="nil"/>
            </w:tcBorders>
            <w:noWrap/>
            <w:vAlign w:val="bottom"/>
            <w:hideMark/>
          </w:tcPr>
          <w:p w14:paraId="46F1E0BB"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661FA713" w14:textId="77777777" w:rsidTr="00A65F83">
        <w:trPr>
          <w:trHeight w:val="300"/>
        </w:trPr>
        <w:tc>
          <w:tcPr>
            <w:tcW w:w="2288" w:type="dxa"/>
            <w:tcBorders>
              <w:top w:val="nil"/>
              <w:left w:val="nil"/>
              <w:bottom w:val="nil"/>
              <w:right w:val="nil"/>
            </w:tcBorders>
            <w:noWrap/>
            <w:vAlign w:val="bottom"/>
            <w:hideMark/>
          </w:tcPr>
          <w:p w14:paraId="726BC95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944" w:type="dxa"/>
            <w:tcBorders>
              <w:top w:val="nil"/>
              <w:left w:val="nil"/>
              <w:bottom w:val="nil"/>
              <w:right w:val="nil"/>
            </w:tcBorders>
            <w:noWrap/>
            <w:vAlign w:val="bottom"/>
            <w:hideMark/>
          </w:tcPr>
          <w:p w14:paraId="2C1741A8" w14:textId="062B401D"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4677</w:t>
            </w:r>
          </w:p>
        </w:tc>
        <w:tc>
          <w:tcPr>
            <w:tcW w:w="775" w:type="dxa"/>
            <w:tcBorders>
              <w:top w:val="nil"/>
              <w:left w:val="nil"/>
              <w:bottom w:val="nil"/>
              <w:right w:val="nil"/>
            </w:tcBorders>
            <w:noWrap/>
            <w:vAlign w:val="bottom"/>
            <w:hideMark/>
          </w:tcPr>
          <w:p w14:paraId="133E8F0B"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620257A2"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0EE8DC5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65A8E97"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610" w:type="dxa"/>
            <w:tcBorders>
              <w:top w:val="nil"/>
              <w:left w:val="nil"/>
              <w:bottom w:val="nil"/>
              <w:right w:val="nil"/>
            </w:tcBorders>
            <w:noWrap/>
            <w:vAlign w:val="bottom"/>
            <w:hideMark/>
          </w:tcPr>
          <w:p w14:paraId="2B1CF02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1036C677"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20688E16"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48456C77" w14:textId="77777777" w:rsidTr="00A65F83">
        <w:trPr>
          <w:trHeight w:val="300"/>
        </w:trPr>
        <w:tc>
          <w:tcPr>
            <w:tcW w:w="2288" w:type="dxa"/>
            <w:tcBorders>
              <w:top w:val="nil"/>
              <w:left w:val="nil"/>
              <w:bottom w:val="single" w:sz="4" w:space="0" w:color="auto"/>
              <w:right w:val="nil"/>
            </w:tcBorders>
            <w:noWrap/>
            <w:vAlign w:val="bottom"/>
            <w:hideMark/>
          </w:tcPr>
          <w:p w14:paraId="67596FDF"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944" w:type="dxa"/>
            <w:tcBorders>
              <w:top w:val="nil"/>
              <w:left w:val="nil"/>
              <w:bottom w:val="single" w:sz="4" w:space="0" w:color="auto"/>
              <w:right w:val="nil"/>
            </w:tcBorders>
            <w:noWrap/>
            <w:vAlign w:val="bottom"/>
            <w:hideMark/>
          </w:tcPr>
          <w:p w14:paraId="6D25B465" w14:textId="00865D6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42</w:t>
            </w:r>
          </w:p>
        </w:tc>
        <w:tc>
          <w:tcPr>
            <w:tcW w:w="775" w:type="dxa"/>
            <w:tcBorders>
              <w:top w:val="nil"/>
              <w:left w:val="nil"/>
              <w:bottom w:val="single" w:sz="4" w:space="0" w:color="auto"/>
              <w:right w:val="nil"/>
            </w:tcBorders>
            <w:noWrap/>
            <w:vAlign w:val="bottom"/>
            <w:hideMark/>
          </w:tcPr>
          <w:p w14:paraId="5A868698" w14:textId="7AE41444"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 </w:t>
            </w:r>
          </w:p>
        </w:tc>
        <w:tc>
          <w:tcPr>
            <w:tcW w:w="262" w:type="dxa"/>
            <w:tcBorders>
              <w:top w:val="nil"/>
              <w:left w:val="nil"/>
              <w:bottom w:val="single" w:sz="4" w:space="0" w:color="auto"/>
              <w:right w:val="nil"/>
            </w:tcBorders>
            <w:noWrap/>
            <w:vAlign w:val="bottom"/>
            <w:hideMark/>
          </w:tcPr>
          <w:p w14:paraId="75E65174"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10" w:type="dxa"/>
            <w:tcBorders>
              <w:top w:val="nil"/>
              <w:left w:val="nil"/>
              <w:bottom w:val="single" w:sz="4" w:space="0" w:color="auto"/>
              <w:right w:val="nil"/>
            </w:tcBorders>
            <w:noWrap/>
            <w:vAlign w:val="bottom"/>
            <w:hideMark/>
          </w:tcPr>
          <w:p w14:paraId="1FCFBFF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0004EF4E"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10" w:type="dxa"/>
            <w:tcBorders>
              <w:top w:val="nil"/>
              <w:left w:val="nil"/>
              <w:bottom w:val="single" w:sz="4" w:space="0" w:color="auto"/>
              <w:right w:val="nil"/>
            </w:tcBorders>
            <w:noWrap/>
            <w:vAlign w:val="bottom"/>
            <w:hideMark/>
          </w:tcPr>
          <w:p w14:paraId="585D451F"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21" w:type="dxa"/>
            <w:tcBorders>
              <w:top w:val="nil"/>
              <w:left w:val="nil"/>
              <w:bottom w:val="single" w:sz="4" w:space="0" w:color="auto"/>
              <w:right w:val="nil"/>
            </w:tcBorders>
            <w:noWrap/>
            <w:vAlign w:val="bottom"/>
            <w:hideMark/>
          </w:tcPr>
          <w:p w14:paraId="0D31A28A" w14:textId="77777777" w:rsidR="00A65F83" w:rsidRPr="00B81AC4" w:rsidRDefault="00A65F83" w:rsidP="00A65F83">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75" w:type="dxa"/>
            <w:tcBorders>
              <w:top w:val="nil"/>
              <w:left w:val="nil"/>
              <w:bottom w:val="single" w:sz="4" w:space="0" w:color="auto"/>
              <w:right w:val="nil"/>
            </w:tcBorders>
            <w:noWrap/>
            <w:vAlign w:val="bottom"/>
            <w:hideMark/>
          </w:tcPr>
          <w:p w14:paraId="4435352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r w:rsidR="00BF5A50" w:rsidRPr="00B81AC4" w14:paraId="17BA5436" w14:textId="77777777" w:rsidTr="00A65F83">
        <w:trPr>
          <w:trHeight w:val="300"/>
        </w:trPr>
        <w:tc>
          <w:tcPr>
            <w:tcW w:w="10230" w:type="dxa"/>
            <w:gridSpan w:val="9"/>
            <w:tcBorders>
              <w:top w:val="single" w:sz="4" w:space="0" w:color="auto"/>
              <w:left w:val="nil"/>
              <w:bottom w:val="single" w:sz="4" w:space="0" w:color="auto"/>
              <w:right w:val="nil"/>
            </w:tcBorders>
            <w:shd w:val="clear" w:color="000000" w:fill="D9D9D9"/>
            <w:noWrap/>
            <w:vAlign w:val="bottom"/>
            <w:hideMark/>
          </w:tcPr>
          <w:p w14:paraId="2A5EF3C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2 - Male Voices</w:t>
            </w:r>
          </w:p>
        </w:tc>
      </w:tr>
      <w:tr w:rsidR="00BF5A50" w:rsidRPr="00B81AC4" w14:paraId="04880D33" w14:textId="77777777" w:rsidTr="00A65F83">
        <w:trPr>
          <w:trHeight w:val="300"/>
        </w:trPr>
        <w:tc>
          <w:tcPr>
            <w:tcW w:w="2288" w:type="dxa"/>
            <w:tcBorders>
              <w:top w:val="nil"/>
              <w:left w:val="nil"/>
              <w:bottom w:val="nil"/>
              <w:right w:val="nil"/>
            </w:tcBorders>
            <w:noWrap/>
            <w:vAlign w:val="bottom"/>
            <w:hideMark/>
          </w:tcPr>
          <w:p w14:paraId="623D6352" w14:textId="77777777" w:rsidR="00BF5A50" w:rsidRPr="00B81AC4" w:rsidRDefault="00BF5A50" w:rsidP="00BF5A50">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42" w:type="dxa"/>
            <w:gridSpan w:val="8"/>
            <w:tcBorders>
              <w:top w:val="single" w:sz="4" w:space="0" w:color="auto"/>
              <w:left w:val="nil"/>
              <w:bottom w:val="nil"/>
              <w:right w:val="nil"/>
            </w:tcBorders>
            <w:noWrap/>
            <w:vAlign w:val="bottom"/>
            <w:hideMark/>
          </w:tcPr>
          <w:p w14:paraId="68183A78" w14:textId="77777777" w:rsidR="00BF5A50" w:rsidRPr="00B81AC4" w:rsidRDefault="00BF5A50" w:rsidP="00BF5A50">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SpID * AdaptCond + (1 | Participant)</w:t>
            </w:r>
          </w:p>
        </w:tc>
      </w:tr>
      <w:tr w:rsidR="00BF5A50" w:rsidRPr="00B81AC4" w14:paraId="741E7C61" w14:textId="77777777" w:rsidTr="00A65F83">
        <w:trPr>
          <w:trHeight w:val="300"/>
        </w:trPr>
        <w:tc>
          <w:tcPr>
            <w:tcW w:w="2288" w:type="dxa"/>
            <w:tcBorders>
              <w:top w:val="single" w:sz="4" w:space="0" w:color="auto"/>
              <w:left w:val="nil"/>
              <w:bottom w:val="single" w:sz="4" w:space="0" w:color="auto"/>
              <w:right w:val="nil"/>
            </w:tcBorders>
            <w:shd w:val="clear" w:color="000000" w:fill="F2F2F2"/>
            <w:noWrap/>
            <w:vAlign w:val="bottom"/>
            <w:hideMark/>
          </w:tcPr>
          <w:p w14:paraId="726F1DD0"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944" w:type="dxa"/>
            <w:tcBorders>
              <w:top w:val="single" w:sz="4" w:space="0" w:color="auto"/>
              <w:left w:val="nil"/>
              <w:bottom w:val="single" w:sz="4" w:space="0" w:color="auto"/>
              <w:right w:val="nil"/>
            </w:tcBorders>
            <w:shd w:val="clear" w:color="000000" w:fill="F2F2F2"/>
            <w:noWrap/>
            <w:vAlign w:val="bottom"/>
            <w:hideMark/>
          </w:tcPr>
          <w:p w14:paraId="2BD7AEEC"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75" w:type="dxa"/>
            <w:tcBorders>
              <w:top w:val="single" w:sz="4" w:space="0" w:color="auto"/>
              <w:left w:val="nil"/>
              <w:bottom w:val="single" w:sz="4" w:space="0" w:color="auto"/>
              <w:right w:val="nil"/>
            </w:tcBorders>
            <w:shd w:val="clear" w:color="000000" w:fill="F2F2F2"/>
            <w:noWrap/>
            <w:vAlign w:val="bottom"/>
            <w:hideMark/>
          </w:tcPr>
          <w:p w14:paraId="0C5E5F0A"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2" w:type="dxa"/>
            <w:tcBorders>
              <w:top w:val="nil"/>
              <w:left w:val="nil"/>
              <w:bottom w:val="nil"/>
              <w:right w:val="nil"/>
            </w:tcBorders>
            <w:noWrap/>
            <w:vAlign w:val="bottom"/>
            <w:hideMark/>
          </w:tcPr>
          <w:p w14:paraId="1B70CB2A"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512EDD8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0DF4702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10" w:type="dxa"/>
            <w:tcBorders>
              <w:top w:val="single" w:sz="4" w:space="0" w:color="auto"/>
              <w:left w:val="nil"/>
              <w:bottom w:val="single" w:sz="4" w:space="0" w:color="auto"/>
              <w:right w:val="nil"/>
            </w:tcBorders>
            <w:shd w:val="clear" w:color="000000" w:fill="F2F2F2"/>
            <w:noWrap/>
            <w:vAlign w:val="bottom"/>
            <w:hideMark/>
          </w:tcPr>
          <w:p w14:paraId="757EB31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721" w:type="dxa"/>
            <w:tcBorders>
              <w:top w:val="single" w:sz="4" w:space="0" w:color="auto"/>
              <w:left w:val="nil"/>
              <w:bottom w:val="single" w:sz="4" w:space="0" w:color="auto"/>
              <w:right w:val="nil"/>
            </w:tcBorders>
            <w:shd w:val="clear" w:color="000000" w:fill="F2F2F2"/>
            <w:noWrap/>
            <w:vAlign w:val="bottom"/>
            <w:hideMark/>
          </w:tcPr>
          <w:p w14:paraId="18AAA63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75" w:type="dxa"/>
            <w:tcBorders>
              <w:top w:val="single" w:sz="4" w:space="0" w:color="auto"/>
              <w:left w:val="nil"/>
              <w:bottom w:val="single" w:sz="4" w:space="0" w:color="auto"/>
              <w:right w:val="nil"/>
            </w:tcBorders>
            <w:shd w:val="clear" w:color="000000" w:fill="F2F2F2"/>
            <w:noWrap/>
            <w:vAlign w:val="bottom"/>
            <w:hideMark/>
          </w:tcPr>
          <w:p w14:paraId="65B88DA2"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A65F83" w:rsidRPr="00B81AC4" w14:paraId="6FDA955B" w14:textId="77777777" w:rsidTr="00A65F83">
        <w:trPr>
          <w:trHeight w:val="300"/>
        </w:trPr>
        <w:tc>
          <w:tcPr>
            <w:tcW w:w="2288" w:type="dxa"/>
            <w:tcBorders>
              <w:top w:val="nil"/>
              <w:left w:val="nil"/>
              <w:bottom w:val="nil"/>
              <w:right w:val="nil"/>
            </w:tcBorders>
            <w:noWrap/>
            <w:vAlign w:val="bottom"/>
            <w:hideMark/>
          </w:tcPr>
          <w:p w14:paraId="5096911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944" w:type="dxa"/>
            <w:tcBorders>
              <w:top w:val="nil"/>
              <w:left w:val="nil"/>
              <w:bottom w:val="nil"/>
              <w:right w:val="nil"/>
            </w:tcBorders>
            <w:noWrap/>
            <w:vAlign w:val="bottom"/>
            <w:hideMark/>
          </w:tcPr>
          <w:p w14:paraId="3B49294D" w14:textId="790E78A2"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1860.19</w:t>
            </w:r>
          </w:p>
        </w:tc>
        <w:tc>
          <w:tcPr>
            <w:tcW w:w="775" w:type="dxa"/>
            <w:tcBorders>
              <w:top w:val="nil"/>
              <w:left w:val="nil"/>
              <w:bottom w:val="nil"/>
              <w:right w:val="nil"/>
            </w:tcBorders>
            <w:noWrap/>
            <w:vAlign w:val="bottom"/>
            <w:hideMark/>
          </w:tcPr>
          <w:p w14:paraId="00C231D0" w14:textId="4015907E"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34FDACF0"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2E04BC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71C704EA" w14:textId="788CC7FE"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-1.38</w:t>
            </w:r>
          </w:p>
        </w:tc>
        <w:tc>
          <w:tcPr>
            <w:tcW w:w="610" w:type="dxa"/>
            <w:tcBorders>
              <w:top w:val="nil"/>
              <w:left w:val="nil"/>
              <w:bottom w:val="nil"/>
              <w:right w:val="nil"/>
            </w:tcBorders>
            <w:noWrap/>
            <w:vAlign w:val="bottom"/>
            <w:hideMark/>
          </w:tcPr>
          <w:p w14:paraId="7B146660" w14:textId="1CB928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0.15</w:t>
            </w:r>
          </w:p>
        </w:tc>
        <w:tc>
          <w:tcPr>
            <w:tcW w:w="721" w:type="dxa"/>
            <w:tcBorders>
              <w:top w:val="nil"/>
              <w:left w:val="nil"/>
              <w:bottom w:val="nil"/>
              <w:right w:val="nil"/>
            </w:tcBorders>
            <w:noWrap/>
            <w:vAlign w:val="bottom"/>
            <w:hideMark/>
          </w:tcPr>
          <w:p w14:paraId="58A8769F" w14:textId="4FF7F2E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-8.94</w:t>
            </w:r>
          </w:p>
        </w:tc>
        <w:tc>
          <w:tcPr>
            <w:tcW w:w="775" w:type="dxa"/>
            <w:tcBorders>
              <w:top w:val="nil"/>
              <w:left w:val="nil"/>
              <w:bottom w:val="nil"/>
              <w:right w:val="nil"/>
            </w:tcBorders>
            <w:noWrap/>
            <w:vAlign w:val="bottom"/>
            <w:hideMark/>
          </w:tcPr>
          <w:p w14:paraId="51DB9471" w14:textId="686CAF0F"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3A6AAFD9" w14:textId="77777777" w:rsidTr="00A65F83">
        <w:trPr>
          <w:trHeight w:val="300"/>
        </w:trPr>
        <w:tc>
          <w:tcPr>
            <w:tcW w:w="2288" w:type="dxa"/>
            <w:tcBorders>
              <w:top w:val="nil"/>
              <w:left w:val="nil"/>
              <w:bottom w:val="nil"/>
              <w:right w:val="nil"/>
            </w:tcBorders>
            <w:noWrap/>
            <w:vAlign w:val="bottom"/>
            <w:hideMark/>
          </w:tcPr>
          <w:p w14:paraId="2FA0A9E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p>
        </w:tc>
        <w:tc>
          <w:tcPr>
            <w:tcW w:w="944" w:type="dxa"/>
            <w:tcBorders>
              <w:top w:val="nil"/>
              <w:left w:val="nil"/>
              <w:bottom w:val="nil"/>
              <w:right w:val="nil"/>
            </w:tcBorders>
            <w:noWrap/>
            <w:vAlign w:val="bottom"/>
            <w:hideMark/>
          </w:tcPr>
          <w:p w14:paraId="41A23D9C" w14:textId="576EFA6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441.93</w:t>
            </w:r>
          </w:p>
        </w:tc>
        <w:tc>
          <w:tcPr>
            <w:tcW w:w="775" w:type="dxa"/>
            <w:tcBorders>
              <w:top w:val="nil"/>
              <w:left w:val="nil"/>
              <w:bottom w:val="nil"/>
              <w:right w:val="nil"/>
            </w:tcBorders>
            <w:noWrap/>
            <w:vAlign w:val="bottom"/>
            <w:hideMark/>
          </w:tcPr>
          <w:p w14:paraId="082262D7" w14:textId="600D896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2A368B6D"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98FACB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945" w:type="dxa"/>
            <w:tcBorders>
              <w:top w:val="nil"/>
              <w:left w:val="nil"/>
              <w:bottom w:val="nil"/>
              <w:right w:val="nil"/>
            </w:tcBorders>
            <w:noWrap/>
            <w:vAlign w:val="bottom"/>
            <w:hideMark/>
          </w:tcPr>
          <w:p w14:paraId="67E1B355" w14:textId="798A5C4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1.50</w:t>
            </w:r>
          </w:p>
        </w:tc>
        <w:tc>
          <w:tcPr>
            <w:tcW w:w="610" w:type="dxa"/>
            <w:tcBorders>
              <w:top w:val="nil"/>
              <w:left w:val="nil"/>
              <w:bottom w:val="nil"/>
              <w:right w:val="nil"/>
            </w:tcBorders>
            <w:noWrap/>
            <w:vAlign w:val="bottom"/>
            <w:hideMark/>
          </w:tcPr>
          <w:p w14:paraId="58A9AF53" w14:textId="27707619"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00B7EF21" w14:textId="6ED8F16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15.47</w:t>
            </w:r>
          </w:p>
        </w:tc>
        <w:tc>
          <w:tcPr>
            <w:tcW w:w="775" w:type="dxa"/>
            <w:tcBorders>
              <w:top w:val="nil"/>
              <w:left w:val="nil"/>
              <w:bottom w:val="nil"/>
              <w:right w:val="nil"/>
            </w:tcBorders>
            <w:noWrap/>
            <w:vAlign w:val="bottom"/>
            <w:hideMark/>
          </w:tcPr>
          <w:p w14:paraId="2B5D6EA6" w14:textId="3B893813"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37DFED11" w14:textId="77777777" w:rsidTr="00A65F83">
        <w:trPr>
          <w:trHeight w:val="300"/>
        </w:trPr>
        <w:tc>
          <w:tcPr>
            <w:tcW w:w="2288" w:type="dxa"/>
            <w:tcBorders>
              <w:top w:val="nil"/>
              <w:left w:val="nil"/>
              <w:bottom w:val="nil"/>
              <w:right w:val="nil"/>
            </w:tcBorders>
            <w:noWrap/>
            <w:vAlign w:val="bottom"/>
            <w:hideMark/>
          </w:tcPr>
          <w:p w14:paraId="29E8D92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944" w:type="dxa"/>
            <w:tcBorders>
              <w:top w:val="nil"/>
              <w:left w:val="nil"/>
              <w:bottom w:val="nil"/>
              <w:right w:val="nil"/>
            </w:tcBorders>
            <w:noWrap/>
            <w:vAlign w:val="bottom"/>
            <w:hideMark/>
          </w:tcPr>
          <w:p w14:paraId="64DEBF79" w14:textId="4FF1845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34.59</w:t>
            </w:r>
          </w:p>
        </w:tc>
        <w:tc>
          <w:tcPr>
            <w:tcW w:w="775" w:type="dxa"/>
            <w:tcBorders>
              <w:top w:val="nil"/>
              <w:left w:val="nil"/>
              <w:bottom w:val="nil"/>
              <w:right w:val="nil"/>
            </w:tcBorders>
            <w:noWrap/>
            <w:vAlign w:val="bottom"/>
            <w:hideMark/>
          </w:tcPr>
          <w:p w14:paraId="506461CB" w14:textId="38B67BE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3608849C"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7FD422A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M4</w:t>
            </w:r>
          </w:p>
        </w:tc>
        <w:tc>
          <w:tcPr>
            <w:tcW w:w="945" w:type="dxa"/>
            <w:tcBorders>
              <w:top w:val="nil"/>
              <w:left w:val="nil"/>
              <w:bottom w:val="nil"/>
              <w:right w:val="nil"/>
            </w:tcBorders>
            <w:noWrap/>
            <w:vAlign w:val="bottom"/>
            <w:hideMark/>
          </w:tcPr>
          <w:p w14:paraId="0842FDB3" w14:textId="1875172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1.88</w:t>
            </w:r>
          </w:p>
        </w:tc>
        <w:tc>
          <w:tcPr>
            <w:tcW w:w="610" w:type="dxa"/>
            <w:tcBorders>
              <w:top w:val="nil"/>
              <w:left w:val="nil"/>
              <w:bottom w:val="nil"/>
              <w:right w:val="nil"/>
            </w:tcBorders>
            <w:noWrap/>
            <w:vAlign w:val="bottom"/>
            <w:hideMark/>
          </w:tcPr>
          <w:p w14:paraId="0D0B6E02" w14:textId="212380E4"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0.13</w:t>
            </w:r>
          </w:p>
        </w:tc>
        <w:tc>
          <w:tcPr>
            <w:tcW w:w="721" w:type="dxa"/>
            <w:tcBorders>
              <w:top w:val="nil"/>
              <w:left w:val="nil"/>
              <w:bottom w:val="nil"/>
              <w:right w:val="nil"/>
            </w:tcBorders>
            <w:noWrap/>
            <w:vAlign w:val="bottom"/>
            <w:hideMark/>
          </w:tcPr>
          <w:p w14:paraId="0A87FC20" w14:textId="2AD7437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14.66</w:t>
            </w:r>
          </w:p>
        </w:tc>
        <w:tc>
          <w:tcPr>
            <w:tcW w:w="775" w:type="dxa"/>
            <w:tcBorders>
              <w:top w:val="nil"/>
              <w:left w:val="nil"/>
              <w:bottom w:val="nil"/>
              <w:right w:val="nil"/>
            </w:tcBorders>
            <w:noWrap/>
            <w:vAlign w:val="bottom"/>
            <w:hideMark/>
          </w:tcPr>
          <w:p w14:paraId="1DE01059" w14:textId="27F8FA3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704B2F8E" w14:textId="77777777" w:rsidTr="00A65F83">
        <w:trPr>
          <w:trHeight w:val="300"/>
        </w:trPr>
        <w:tc>
          <w:tcPr>
            <w:tcW w:w="2288" w:type="dxa"/>
            <w:tcBorders>
              <w:top w:val="nil"/>
              <w:left w:val="nil"/>
              <w:bottom w:val="nil"/>
              <w:right w:val="nil"/>
            </w:tcBorders>
            <w:noWrap/>
            <w:vAlign w:val="bottom"/>
            <w:hideMark/>
          </w:tcPr>
          <w:p w14:paraId="24966AA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w:t>
            </w:r>
          </w:p>
        </w:tc>
        <w:tc>
          <w:tcPr>
            <w:tcW w:w="944" w:type="dxa"/>
            <w:tcBorders>
              <w:top w:val="nil"/>
              <w:left w:val="nil"/>
              <w:bottom w:val="nil"/>
              <w:right w:val="nil"/>
            </w:tcBorders>
            <w:noWrap/>
            <w:vAlign w:val="bottom"/>
            <w:hideMark/>
          </w:tcPr>
          <w:p w14:paraId="3985B14D" w14:textId="0C782E8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57.57</w:t>
            </w:r>
          </w:p>
        </w:tc>
        <w:tc>
          <w:tcPr>
            <w:tcW w:w="775" w:type="dxa"/>
            <w:tcBorders>
              <w:top w:val="nil"/>
              <w:left w:val="nil"/>
              <w:bottom w:val="nil"/>
              <w:right w:val="nil"/>
            </w:tcBorders>
            <w:noWrap/>
            <w:vAlign w:val="bottom"/>
            <w:hideMark/>
          </w:tcPr>
          <w:p w14:paraId="58EFB8C1" w14:textId="3560531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7F8F9F86"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43E7C899" w14:textId="70986FFC"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4*</w:t>
            </w:r>
          </w:p>
        </w:tc>
        <w:tc>
          <w:tcPr>
            <w:tcW w:w="945" w:type="dxa"/>
            <w:tcBorders>
              <w:top w:val="nil"/>
              <w:left w:val="nil"/>
              <w:bottom w:val="nil"/>
              <w:right w:val="nil"/>
            </w:tcBorders>
            <w:noWrap/>
            <w:vAlign w:val="bottom"/>
            <w:hideMark/>
          </w:tcPr>
          <w:p w14:paraId="2E07653B" w14:textId="5477B0F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-0.47</w:t>
            </w:r>
          </w:p>
        </w:tc>
        <w:tc>
          <w:tcPr>
            <w:tcW w:w="610" w:type="dxa"/>
            <w:tcBorders>
              <w:top w:val="nil"/>
              <w:left w:val="nil"/>
              <w:bottom w:val="nil"/>
              <w:right w:val="nil"/>
            </w:tcBorders>
            <w:noWrap/>
            <w:vAlign w:val="bottom"/>
            <w:hideMark/>
          </w:tcPr>
          <w:p w14:paraId="6CC3657E" w14:textId="3EDAA01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0.14</w:t>
            </w:r>
          </w:p>
        </w:tc>
        <w:tc>
          <w:tcPr>
            <w:tcW w:w="721" w:type="dxa"/>
            <w:tcBorders>
              <w:top w:val="nil"/>
              <w:left w:val="nil"/>
              <w:bottom w:val="nil"/>
              <w:right w:val="nil"/>
            </w:tcBorders>
            <w:noWrap/>
            <w:vAlign w:val="bottom"/>
            <w:hideMark/>
          </w:tcPr>
          <w:p w14:paraId="1F19838B" w14:textId="1EF5A56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-3.46</w:t>
            </w:r>
          </w:p>
        </w:tc>
        <w:tc>
          <w:tcPr>
            <w:tcW w:w="775" w:type="dxa"/>
            <w:tcBorders>
              <w:top w:val="nil"/>
              <w:left w:val="nil"/>
              <w:bottom w:val="nil"/>
              <w:right w:val="nil"/>
            </w:tcBorders>
            <w:noWrap/>
            <w:vAlign w:val="bottom"/>
            <w:hideMark/>
          </w:tcPr>
          <w:p w14:paraId="30D82D36" w14:textId="6A0E3CBA"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5B04F86B" w14:textId="77777777" w:rsidTr="00A65F83">
        <w:trPr>
          <w:trHeight w:val="300"/>
        </w:trPr>
        <w:tc>
          <w:tcPr>
            <w:tcW w:w="2288" w:type="dxa"/>
            <w:tcBorders>
              <w:top w:val="nil"/>
              <w:left w:val="nil"/>
              <w:bottom w:val="nil"/>
              <w:right w:val="nil"/>
            </w:tcBorders>
            <w:noWrap/>
            <w:vAlign w:val="bottom"/>
            <w:hideMark/>
          </w:tcPr>
          <w:p w14:paraId="0F6C4A9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w:t>
            </w:r>
          </w:p>
        </w:tc>
        <w:tc>
          <w:tcPr>
            <w:tcW w:w="944" w:type="dxa"/>
            <w:tcBorders>
              <w:top w:val="nil"/>
              <w:left w:val="nil"/>
              <w:bottom w:val="nil"/>
              <w:right w:val="nil"/>
            </w:tcBorders>
            <w:noWrap/>
            <w:vAlign w:val="bottom"/>
            <w:hideMark/>
          </w:tcPr>
          <w:p w14:paraId="4876E510" w14:textId="2C0D9FFD"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2.61</w:t>
            </w:r>
          </w:p>
        </w:tc>
        <w:tc>
          <w:tcPr>
            <w:tcW w:w="775" w:type="dxa"/>
            <w:tcBorders>
              <w:top w:val="nil"/>
              <w:left w:val="nil"/>
              <w:bottom w:val="nil"/>
              <w:right w:val="nil"/>
            </w:tcBorders>
            <w:noWrap/>
            <w:vAlign w:val="bottom"/>
            <w:hideMark/>
          </w:tcPr>
          <w:p w14:paraId="143E7EF7" w14:textId="490C232B"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0.106</w:t>
            </w:r>
          </w:p>
        </w:tc>
        <w:tc>
          <w:tcPr>
            <w:tcW w:w="262" w:type="dxa"/>
            <w:tcBorders>
              <w:top w:val="nil"/>
              <w:left w:val="nil"/>
              <w:bottom w:val="nil"/>
              <w:right w:val="nil"/>
            </w:tcBorders>
            <w:noWrap/>
            <w:vAlign w:val="bottom"/>
            <w:hideMark/>
          </w:tcPr>
          <w:p w14:paraId="3C998FA4"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6A284C1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M4</w:t>
            </w:r>
          </w:p>
        </w:tc>
        <w:tc>
          <w:tcPr>
            <w:tcW w:w="945" w:type="dxa"/>
            <w:tcBorders>
              <w:top w:val="nil"/>
              <w:left w:val="nil"/>
              <w:bottom w:val="nil"/>
              <w:right w:val="nil"/>
            </w:tcBorders>
            <w:noWrap/>
            <w:vAlign w:val="bottom"/>
            <w:hideMark/>
          </w:tcPr>
          <w:p w14:paraId="26FCBD98" w14:textId="12B3DDD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0.92</w:t>
            </w:r>
          </w:p>
        </w:tc>
        <w:tc>
          <w:tcPr>
            <w:tcW w:w="610" w:type="dxa"/>
            <w:tcBorders>
              <w:top w:val="nil"/>
              <w:left w:val="nil"/>
              <w:bottom w:val="nil"/>
              <w:right w:val="nil"/>
            </w:tcBorders>
            <w:noWrap/>
            <w:vAlign w:val="bottom"/>
            <w:hideMark/>
          </w:tcPr>
          <w:p w14:paraId="49022784" w14:textId="0524C25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0.16</w:t>
            </w:r>
          </w:p>
        </w:tc>
        <w:tc>
          <w:tcPr>
            <w:tcW w:w="721" w:type="dxa"/>
            <w:tcBorders>
              <w:top w:val="nil"/>
              <w:left w:val="nil"/>
              <w:bottom w:val="nil"/>
              <w:right w:val="nil"/>
            </w:tcBorders>
            <w:noWrap/>
            <w:vAlign w:val="bottom"/>
            <w:hideMark/>
          </w:tcPr>
          <w:p w14:paraId="72B2CEBD" w14:textId="4E97385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5.87</w:t>
            </w:r>
          </w:p>
        </w:tc>
        <w:tc>
          <w:tcPr>
            <w:tcW w:w="775" w:type="dxa"/>
            <w:tcBorders>
              <w:top w:val="nil"/>
              <w:left w:val="nil"/>
              <w:bottom w:val="nil"/>
              <w:right w:val="nil"/>
            </w:tcBorders>
            <w:noWrap/>
            <w:vAlign w:val="bottom"/>
            <w:hideMark/>
          </w:tcPr>
          <w:p w14:paraId="50B2160E" w14:textId="0132A54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7920BAF7" w14:textId="77777777" w:rsidTr="00A65F83">
        <w:trPr>
          <w:trHeight w:val="300"/>
        </w:trPr>
        <w:tc>
          <w:tcPr>
            <w:tcW w:w="2288" w:type="dxa"/>
            <w:tcBorders>
              <w:top w:val="nil"/>
              <w:left w:val="nil"/>
              <w:bottom w:val="nil"/>
              <w:right w:val="nil"/>
            </w:tcBorders>
            <w:noWrap/>
            <w:vAlign w:val="bottom"/>
            <w:hideMark/>
          </w:tcPr>
          <w:p w14:paraId="68BAF8D6"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x AdaptCond</w:t>
            </w:r>
          </w:p>
        </w:tc>
        <w:tc>
          <w:tcPr>
            <w:tcW w:w="944" w:type="dxa"/>
            <w:tcBorders>
              <w:top w:val="nil"/>
              <w:left w:val="nil"/>
              <w:bottom w:val="nil"/>
              <w:right w:val="nil"/>
            </w:tcBorders>
            <w:noWrap/>
            <w:vAlign w:val="bottom"/>
            <w:hideMark/>
          </w:tcPr>
          <w:p w14:paraId="67E90D05" w14:textId="39E0CEB7"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0.48</w:t>
            </w:r>
          </w:p>
        </w:tc>
        <w:tc>
          <w:tcPr>
            <w:tcW w:w="775" w:type="dxa"/>
            <w:tcBorders>
              <w:top w:val="nil"/>
              <w:left w:val="nil"/>
              <w:bottom w:val="nil"/>
              <w:right w:val="nil"/>
            </w:tcBorders>
            <w:noWrap/>
            <w:vAlign w:val="bottom"/>
            <w:hideMark/>
          </w:tcPr>
          <w:p w14:paraId="72A56C81" w14:textId="0D465805"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0.490</w:t>
            </w:r>
          </w:p>
        </w:tc>
        <w:tc>
          <w:tcPr>
            <w:tcW w:w="262" w:type="dxa"/>
            <w:tcBorders>
              <w:top w:val="nil"/>
              <w:left w:val="nil"/>
              <w:bottom w:val="nil"/>
              <w:right w:val="nil"/>
            </w:tcBorders>
            <w:noWrap/>
            <w:vAlign w:val="bottom"/>
            <w:hideMark/>
          </w:tcPr>
          <w:p w14:paraId="4F407C16"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77E52F21" w14:textId="43E1A6F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 4</w:t>
            </w:r>
          </w:p>
        </w:tc>
        <w:tc>
          <w:tcPr>
            <w:tcW w:w="945" w:type="dxa"/>
            <w:tcBorders>
              <w:top w:val="nil"/>
              <w:left w:val="nil"/>
              <w:bottom w:val="nil"/>
              <w:right w:val="nil"/>
            </w:tcBorders>
            <w:noWrap/>
            <w:vAlign w:val="bottom"/>
            <w:hideMark/>
          </w:tcPr>
          <w:p w14:paraId="2E4E0EB5" w14:textId="6461CE61"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-0.08</w:t>
            </w:r>
          </w:p>
        </w:tc>
        <w:tc>
          <w:tcPr>
            <w:tcW w:w="610" w:type="dxa"/>
            <w:tcBorders>
              <w:top w:val="nil"/>
              <w:left w:val="nil"/>
              <w:bottom w:val="nil"/>
              <w:right w:val="nil"/>
            </w:tcBorders>
            <w:noWrap/>
            <w:vAlign w:val="bottom"/>
            <w:hideMark/>
          </w:tcPr>
          <w:p w14:paraId="03970A34" w14:textId="3C9F958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0.14</w:t>
            </w:r>
          </w:p>
        </w:tc>
        <w:tc>
          <w:tcPr>
            <w:tcW w:w="721" w:type="dxa"/>
            <w:tcBorders>
              <w:top w:val="nil"/>
              <w:left w:val="nil"/>
              <w:bottom w:val="nil"/>
              <w:right w:val="nil"/>
            </w:tcBorders>
            <w:noWrap/>
            <w:vAlign w:val="bottom"/>
            <w:hideMark/>
          </w:tcPr>
          <w:p w14:paraId="546F1533" w14:textId="6D0346A5"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-0.53</w:t>
            </w:r>
          </w:p>
        </w:tc>
        <w:tc>
          <w:tcPr>
            <w:tcW w:w="775" w:type="dxa"/>
            <w:tcBorders>
              <w:top w:val="nil"/>
              <w:left w:val="nil"/>
              <w:bottom w:val="nil"/>
              <w:right w:val="nil"/>
            </w:tcBorders>
            <w:noWrap/>
            <w:vAlign w:val="bottom"/>
            <w:hideMark/>
          </w:tcPr>
          <w:p w14:paraId="448D3B17" w14:textId="49B4D27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0.593</w:t>
            </w:r>
          </w:p>
        </w:tc>
      </w:tr>
      <w:tr w:rsidR="00A65F83" w:rsidRPr="00B81AC4" w14:paraId="695AB012" w14:textId="77777777" w:rsidTr="00A65F83">
        <w:trPr>
          <w:trHeight w:val="300"/>
        </w:trPr>
        <w:tc>
          <w:tcPr>
            <w:tcW w:w="2288" w:type="dxa"/>
            <w:tcBorders>
              <w:top w:val="nil"/>
              <w:left w:val="nil"/>
              <w:bottom w:val="nil"/>
              <w:right w:val="nil"/>
            </w:tcBorders>
            <w:noWrap/>
            <w:vAlign w:val="bottom"/>
            <w:hideMark/>
          </w:tcPr>
          <w:p w14:paraId="77B19F39"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x AdaptCond</w:t>
            </w:r>
          </w:p>
        </w:tc>
        <w:tc>
          <w:tcPr>
            <w:tcW w:w="944" w:type="dxa"/>
            <w:tcBorders>
              <w:top w:val="nil"/>
              <w:left w:val="nil"/>
              <w:bottom w:val="nil"/>
              <w:right w:val="nil"/>
            </w:tcBorders>
            <w:noWrap/>
            <w:vAlign w:val="bottom"/>
            <w:hideMark/>
          </w:tcPr>
          <w:p w14:paraId="74363388" w14:textId="6FBECD9F"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0.85</w:t>
            </w:r>
          </w:p>
        </w:tc>
        <w:tc>
          <w:tcPr>
            <w:tcW w:w="775" w:type="dxa"/>
            <w:tcBorders>
              <w:top w:val="nil"/>
              <w:left w:val="nil"/>
              <w:bottom w:val="nil"/>
              <w:right w:val="nil"/>
            </w:tcBorders>
            <w:noWrap/>
            <w:vAlign w:val="bottom"/>
            <w:hideMark/>
          </w:tcPr>
          <w:p w14:paraId="5E63E2EA" w14:textId="7B3D7AC9"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0.357</w:t>
            </w:r>
          </w:p>
        </w:tc>
        <w:tc>
          <w:tcPr>
            <w:tcW w:w="262" w:type="dxa"/>
            <w:tcBorders>
              <w:top w:val="nil"/>
              <w:left w:val="nil"/>
              <w:bottom w:val="nil"/>
              <w:right w:val="nil"/>
            </w:tcBorders>
            <w:noWrap/>
            <w:vAlign w:val="bottom"/>
            <w:hideMark/>
          </w:tcPr>
          <w:p w14:paraId="39050440"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1080CB8B" w14:textId="1048AFB2"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M4 x AdaptCond: 4</w:t>
            </w:r>
          </w:p>
        </w:tc>
        <w:tc>
          <w:tcPr>
            <w:tcW w:w="945" w:type="dxa"/>
            <w:tcBorders>
              <w:top w:val="nil"/>
              <w:left w:val="nil"/>
              <w:bottom w:val="nil"/>
              <w:right w:val="nil"/>
            </w:tcBorders>
            <w:noWrap/>
            <w:vAlign w:val="bottom"/>
            <w:hideMark/>
          </w:tcPr>
          <w:p w14:paraId="380D4121" w14:textId="7C9CAF3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-0.13</w:t>
            </w:r>
          </w:p>
        </w:tc>
        <w:tc>
          <w:tcPr>
            <w:tcW w:w="610" w:type="dxa"/>
            <w:tcBorders>
              <w:top w:val="nil"/>
              <w:left w:val="nil"/>
              <w:bottom w:val="nil"/>
              <w:right w:val="nil"/>
            </w:tcBorders>
            <w:noWrap/>
            <w:vAlign w:val="bottom"/>
            <w:hideMark/>
          </w:tcPr>
          <w:p w14:paraId="6F885A37" w14:textId="5525A98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0.18</w:t>
            </w:r>
          </w:p>
        </w:tc>
        <w:tc>
          <w:tcPr>
            <w:tcW w:w="721" w:type="dxa"/>
            <w:tcBorders>
              <w:top w:val="nil"/>
              <w:left w:val="nil"/>
              <w:bottom w:val="nil"/>
              <w:right w:val="nil"/>
            </w:tcBorders>
            <w:noWrap/>
            <w:vAlign w:val="bottom"/>
            <w:hideMark/>
          </w:tcPr>
          <w:p w14:paraId="5CF9D7E8" w14:textId="184C0C4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-0.69</w:t>
            </w:r>
          </w:p>
        </w:tc>
        <w:tc>
          <w:tcPr>
            <w:tcW w:w="775" w:type="dxa"/>
            <w:tcBorders>
              <w:top w:val="nil"/>
              <w:left w:val="nil"/>
              <w:bottom w:val="nil"/>
              <w:right w:val="nil"/>
            </w:tcBorders>
            <w:noWrap/>
            <w:vAlign w:val="bottom"/>
            <w:hideMark/>
          </w:tcPr>
          <w:p w14:paraId="77DCB6B8" w14:textId="2F4DECE3"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r w:rsidRPr="00B81AC4">
              <w:rPr>
                <w:rFonts w:ascii="Times New Roman" w:hAnsi="Times New Roman" w:cs="Times New Roman"/>
                <w:color w:val="000000"/>
              </w:rPr>
              <w:t>0.489</w:t>
            </w:r>
          </w:p>
        </w:tc>
      </w:tr>
      <w:tr w:rsidR="00A65F83" w:rsidRPr="00B81AC4" w14:paraId="27D99CC8" w14:textId="77777777" w:rsidTr="00A65F83">
        <w:trPr>
          <w:trHeight w:val="300"/>
        </w:trPr>
        <w:tc>
          <w:tcPr>
            <w:tcW w:w="2288" w:type="dxa"/>
            <w:tcBorders>
              <w:top w:val="nil"/>
              <w:left w:val="nil"/>
              <w:bottom w:val="nil"/>
              <w:right w:val="nil"/>
            </w:tcBorders>
            <w:noWrap/>
            <w:vAlign w:val="bottom"/>
            <w:hideMark/>
          </w:tcPr>
          <w:p w14:paraId="57218CDC"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4" w:type="dxa"/>
            <w:tcBorders>
              <w:top w:val="nil"/>
              <w:left w:val="nil"/>
              <w:bottom w:val="nil"/>
              <w:right w:val="nil"/>
            </w:tcBorders>
            <w:noWrap/>
            <w:vAlign w:val="bottom"/>
            <w:hideMark/>
          </w:tcPr>
          <w:p w14:paraId="3D25CA75"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6DD4D1FA"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18885E1B"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428EF612" w14:textId="52B0EB96"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M4 x AdaptCond: 4</w:t>
            </w:r>
          </w:p>
        </w:tc>
        <w:tc>
          <w:tcPr>
            <w:tcW w:w="945" w:type="dxa"/>
            <w:tcBorders>
              <w:top w:val="nil"/>
              <w:left w:val="nil"/>
              <w:bottom w:val="nil"/>
              <w:right w:val="nil"/>
            </w:tcBorders>
            <w:noWrap/>
            <w:vAlign w:val="bottom"/>
            <w:hideMark/>
          </w:tcPr>
          <w:p w14:paraId="0182D63A" w14:textId="2C053BF9"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-0.20</w:t>
            </w:r>
          </w:p>
        </w:tc>
        <w:tc>
          <w:tcPr>
            <w:tcW w:w="610" w:type="dxa"/>
            <w:tcBorders>
              <w:top w:val="nil"/>
              <w:left w:val="nil"/>
              <w:bottom w:val="nil"/>
              <w:right w:val="nil"/>
            </w:tcBorders>
            <w:noWrap/>
            <w:vAlign w:val="bottom"/>
            <w:hideMark/>
          </w:tcPr>
          <w:p w14:paraId="13611FB4" w14:textId="5B836078"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0.22</w:t>
            </w:r>
          </w:p>
        </w:tc>
        <w:tc>
          <w:tcPr>
            <w:tcW w:w="721" w:type="dxa"/>
            <w:tcBorders>
              <w:top w:val="nil"/>
              <w:left w:val="nil"/>
              <w:bottom w:val="nil"/>
              <w:right w:val="nil"/>
            </w:tcBorders>
            <w:noWrap/>
            <w:vAlign w:val="bottom"/>
            <w:hideMark/>
          </w:tcPr>
          <w:p w14:paraId="1009EB73" w14:textId="00F25521"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-0.92</w:t>
            </w:r>
          </w:p>
        </w:tc>
        <w:tc>
          <w:tcPr>
            <w:tcW w:w="775" w:type="dxa"/>
            <w:tcBorders>
              <w:top w:val="nil"/>
              <w:left w:val="nil"/>
              <w:bottom w:val="nil"/>
              <w:right w:val="nil"/>
            </w:tcBorders>
            <w:noWrap/>
            <w:vAlign w:val="bottom"/>
            <w:hideMark/>
          </w:tcPr>
          <w:p w14:paraId="679A5C73" w14:textId="21982E92"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0.358</w:t>
            </w:r>
          </w:p>
        </w:tc>
      </w:tr>
      <w:tr w:rsidR="00BF5A50" w:rsidRPr="00B81AC4" w14:paraId="0B60540A" w14:textId="77777777" w:rsidTr="00A65F83">
        <w:trPr>
          <w:trHeight w:val="300"/>
        </w:trPr>
        <w:tc>
          <w:tcPr>
            <w:tcW w:w="2288" w:type="dxa"/>
            <w:tcBorders>
              <w:top w:val="single" w:sz="4" w:space="0" w:color="auto"/>
              <w:left w:val="nil"/>
              <w:bottom w:val="single" w:sz="4" w:space="0" w:color="auto"/>
              <w:right w:val="nil"/>
            </w:tcBorders>
            <w:shd w:val="clear" w:color="000000" w:fill="F2F2F2"/>
            <w:noWrap/>
            <w:vAlign w:val="bottom"/>
            <w:hideMark/>
          </w:tcPr>
          <w:p w14:paraId="62605D27"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944" w:type="dxa"/>
            <w:tcBorders>
              <w:top w:val="single" w:sz="4" w:space="0" w:color="auto"/>
              <w:left w:val="nil"/>
              <w:bottom w:val="single" w:sz="4" w:space="0" w:color="auto"/>
              <w:right w:val="nil"/>
            </w:tcBorders>
            <w:shd w:val="clear" w:color="000000" w:fill="F2F2F2"/>
            <w:noWrap/>
            <w:vAlign w:val="bottom"/>
            <w:hideMark/>
          </w:tcPr>
          <w:p w14:paraId="25E2795C"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7C56903D"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2" w:type="dxa"/>
            <w:tcBorders>
              <w:top w:val="nil"/>
              <w:left w:val="nil"/>
              <w:bottom w:val="nil"/>
              <w:right w:val="nil"/>
            </w:tcBorders>
            <w:noWrap/>
            <w:vAlign w:val="bottom"/>
            <w:hideMark/>
          </w:tcPr>
          <w:p w14:paraId="1FE881DA"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35CA4E4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2D28E716"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10" w:type="dxa"/>
            <w:tcBorders>
              <w:top w:val="single" w:sz="4" w:space="0" w:color="auto"/>
              <w:left w:val="nil"/>
              <w:bottom w:val="single" w:sz="4" w:space="0" w:color="auto"/>
              <w:right w:val="nil"/>
            </w:tcBorders>
            <w:shd w:val="clear" w:color="000000" w:fill="F2F2F2"/>
            <w:noWrap/>
            <w:vAlign w:val="bottom"/>
            <w:hideMark/>
          </w:tcPr>
          <w:p w14:paraId="1535F7C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721" w:type="dxa"/>
            <w:tcBorders>
              <w:top w:val="single" w:sz="4" w:space="0" w:color="auto"/>
              <w:left w:val="nil"/>
              <w:bottom w:val="single" w:sz="4" w:space="0" w:color="auto"/>
              <w:right w:val="nil"/>
            </w:tcBorders>
            <w:shd w:val="clear" w:color="000000" w:fill="F2F2F2"/>
            <w:noWrap/>
            <w:vAlign w:val="bottom"/>
            <w:hideMark/>
          </w:tcPr>
          <w:p w14:paraId="5270783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3FC1DDA2"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A65F83" w:rsidRPr="00B81AC4" w14:paraId="12A7EC67" w14:textId="77777777" w:rsidTr="00A65F83">
        <w:trPr>
          <w:trHeight w:val="300"/>
        </w:trPr>
        <w:tc>
          <w:tcPr>
            <w:tcW w:w="2288" w:type="dxa"/>
            <w:tcBorders>
              <w:top w:val="nil"/>
              <w:left w:val="nil"/>
              <w:bottom w:val="nil"/>
              <w:right w:val="nil"/>
            </w:tcBorders>
            <w:noWrap/>
            <w:vAlign w:val="bottom"/>
            <w:hideMark/>
          </w:tcPr>
          <w:p w14:paraId="0984C25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944" w:type="dxa"/>
            <w:tcBorders>
              <w:top w:val="nil"/>
              <w:left w:val="nil"/>
              <w:bottom w:val="nil"/>
              <w:right w:val="nil"/>
            </w:tcBorders>
            <w:noWrap/>
            <w:vAlign w:val="bottom"/>
            <w:hideMark/>
          </w:tcPr>
          <w:p w14:paraId="4520AB72" w14:textId="3B3EADB8"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3816</w:t>
            </w:r>
          </w:p>
        </w:tc>
        <w:tc>
          <w:tcPr>
            <w:tcW w:w="775" w:type="dxa"/>
            <w:tcBorders>
              <w:top w:val="nil"/>
              <w:left w:val="nil"/>
              <w:bottom w:val="nil"/>
              <w:right w:val="nil"/>
            </w:tcBorders>
            <w:noWrap/>
            <w:vAlign w:val="bottom"/>
            <w:hideMark/>
          </w:tcPr>
          <w:p w14:paraId="115E0976" w14:textId="52BF3F6C"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3874</w:t>
            </w:r>
          </w:p>
        </w:tc>
        <w:tc>
          <w:tcPr>
            <w:tcW w:w="262" w:type="dxa"/>
            <w:tcBorders>
              <w:top w:val="nil"/>
              <w:left w:val="nil"/>
              <w:bottom w:val="nil"/>
              <w:right w:val="nil"/>
            </w:tcBorders>
            <w:noWrap/>
            <w:vAlign w:val="bottom"/>
            <w:hideMark/>
          </w:tcPr>
          <w:p w14:paraId="5F9DAD8F"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3F1841E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20A53DE5" w14:textId="74DB5350"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0.65</w:t>
            </w:r>
          </w:p>
        </w:tc>
        <w:tc>
          <w:tcPr>
            <w:tcW w:w="610" w:type="dxa"/>
            <w:tcBorders>
              <w:top w:val="nil"/>
              <w:left w:val="nil"/>
              <w:bottom w:val="nil"/>
              <w:right w:val="nil"/>
            </w:tcBorders>
            <w:noWrap/>
            <w:vAlign w:val="bottom"/>
            <w:hideMark/>
          </w:tcPr>
          <w:p w14:paraId="7E444125" w14:textId="420BD843"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0.81</w:t>
            </w:r>
          </w:p>
        </w:tc>
        <w:tc>
          <w:tcPr>
            <w:tcW w:w="721" w:type="dxa"/>
            <w:tcBorders>
              <w:top w:val="nil"/>
              <w:left w:val="nil"/>
              <w:bottom w:val="nil"/>
              <w:right w:val="nil"/>
            </w:tcBorders>
            <w:noWrap/>
            <w:vAlign w:val="bottom"/>
            <w:hideMark/>
          </w:tcPr>
          <w:p w14:paraId="1B84292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
        </w:tc>
        <w:tc>
          <w:tcPr>
            <w:tcW w:w="775" w:type="dxa"/>
            <w:tcBorders>
              <w:top w:val="nil"/>
              <w:left w:val="nil"/>
              <w:bottom w:val="nil"/>
              <w:right w:val="nil"/>
            </w:tcBorders>
            <w:noWrap/>
            <w:vAlign w:val="bottom"/>
            <w:hideMark/>
          </w:tcPr>
          <w:p w14:paraId="382C32DC"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04F9E660" w14:textId="77777777" w:rsidTr="00A65F83">
        <w:trPr>
          <w:trHeight w:val="300"/>
        </w:trPr>
        <w:tc>
          <w:tcPr>
            <w:tcW w:w="2288" w:type="dxa"/>
            <w:tcBorders>
              <w:top w:val="nil"/>
              <w:left w:val="nil"/>
              <w:bottom w:val="nil"/>
              <w:right w:val="nil"/>
            </w:tcBorders>
            <w:noWrap/>
            <w:vAlign w:val="bottom"/>
            <w:hideMark/>
          </w:tcPr>
          <w:p w14:paraId="4F24F406"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944" w:type="dxa"/>
            <w:tcBorders>
              <w:top w:val="nil"/>
              <w:left w:val="nil"/>
              <w:bottom w:val="nil"/>
              <w:right w:val="nil"/>
            </w:tcBorders>
            <w:noWrap/>
            <w:vAlign w:val="bottom"/>
            <w:hideMark/>
          </w:tcPr>
          <w:p w14:paraId="57B26464" w14:textId="6FD3D89B"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4682</w:t>
            </w:r>
          </w:p>
        </w:tc>
        <w:tc>
          <w:tcPr>
            <w:tcW w:w="775" w:type="dxa"/>
            <w:tcBorders>
              <w:top w:val="nil"/>
              <w:left w:val="nil"/>
              <w:bottom w:val="nil"/>
              <w:right w:val="nil"/>
            </w:tcBorders>
            <w:noWrap/>
            <w:vAlign w:val="bottom"/>
            <w:hideMark/>
          </w:tcPr>
          <w:p w14:paraId="71C244D7"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44D7D741"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2769A8D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B7FEE5E"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610" w:type="dxa"/>
            <w:tcBorders>
              <w:top w:val="nil"/>
              <w:left w:val="nil"/>
              <w:bottom w:val="nil"/>
              <w:right w:val="nil"/>
            </w:tcBorders>
            <w:noWrap/>
            <w:vAlign w:val="bottom"/>
            <w:hideMark/>
          </w:tcPr>
          <w:p w14:paraId="15E85BF3"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0E1C3DEA"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6C7FFC2B"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3135E4D4" w14:textId="77777777" w:rsidTr="00A65F83">
        <w:trPr>
          <w:trHeight w:val="300"/>
        </w:trPr>
        <w:tc>
          <w:tcPr>
            <w:tcW w:w="2288" w:type="dxa"/>
            <w:tcBorders>
              <w:top w:val="nil"/>
              <w:left w:val="nil"/>
              <w:bottom w:val="single" w:sz="4" w:space="0" w:color="auto"/>
              <w:right w:val="nil"/>
            </w:tcBorders>
            <w:noWrap/>
            <w:vAlign w:val="bottom"/>
            <w:hideMark/>
          </w:tcPr>
          <w:p w14:paraId="0207A1F5"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944" w:type="dxa"/>
            <w:tcBorders>
              <w:top w:val="nil"/>
              <w:left w:val="nil"/>
              <w:bottom w:val="single" w:sz="4" w:space="0" w:color="auto"/>
              <w:right w:val="nil"/>
            </w:tcBorders>
            <w:noWrap/>
            <w:vAlign w:val="bottom"/>
            <w:hideMark/>
          </w:tcPr>
          <w:p w14:paraId="79DCE681" w14:textId="302B85F2"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42</w:t>
            </w:r>
          </w:p>
        </w:tc>
        <w:tc>
          <w:tcPr>
            <w:tcW w:w="775" w:type="dxa"/>
            <w:tcBorders>
              <w:top w:val="nil"/>
              <w:left w:val="nil"/>
              <w:bottom w:val="single" w:sz="4" w:space="0" w:color="auto"/>
              <w:right w:val="nil"/>
            </w:tcBorders>
            <w:noWrap/>
            <w:vAlign w:val="bottom"/>
            <w:hideMark/>
          </w:tcPr>
          <w:p w14:paraId="2A83CD0A" w14:textId="74191A6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 </w:t>
            </w:r>
          </w:p>
        </w:tc>
        <w:tc>
          <w:tcPr>
            <w:tcW w:w="262" w:type="dxa"/>
            <w:tcBorders>
              <w:top w:val="nil"/>
              <w:left w:val="nil"/>
              <w:bottom w:val="single" w:sz="4" w:space="0" w:color="auto"/>
              <w:right w:val="nil"/>
            </w:tcBorders>
            <w:noWrap/>
            <w:vAlign w:val="bottom"/>
            <w:hideMark/>
          </w:tcPr>
          <w:p w14:paraId="1D5DD1E0"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10" w:type="dxa"/>
            <w:tcBorders>
              <w:top w:val="nil"/>
              <w:left w:val="nil"/>
              <w:bottom w:val="single" w:sz="4" w:space="0" w:color="auto"/>
              <w:right w:val="nil"/>
            </w:tcBorders>
            <w:noWrap/>
            <w:vAlign w:val="bottom"/>
            <w:hideMark/>
          </w:tcPr>
          <w:p w14:paraId="33493EA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1BF5D3C1"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10" w:type="dxa"/>
            <w:tcBorders>
              <w:top w:val="nil"/>
              <w:left w:val="nil"/>
              <w:bottom w:val="single" w:sz="4" w:space="0" w:color="auto"/>
              <w:right w:val="nil"/>
            </w:tcBorders>
            <w:noWrap/>
            <w:vAlign w:val="bottom"/>
            <w:hideMark/>
          </w:tcPr>
          <w:p w14:paraId="40C95E5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21" w:type="dxa"/>
            <w:tcBorders>
              <w:top w:val="nil"/>
              <w:left w:val="nil"/>
              <w:bottom w:val="single" w:sz="4" w:space="0" w:color="auto"/>
              <w:right w:val="nil"/>
            </w:tcBorders>
            <w:noWrap/>
            <w:vAlign w:val="bottom"/>
            <w:hideMark/>
          </w:tcPr>
          <w:p w14:paraId="08351789" w14:textId="77777777" w:rsidR="00A65F83" w:rsidRPr="00B81AC4" w:rsidRDefault="00A65F83" w:rsidP="00A65F83">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75" w:type="dxa"/>
            <w:tcBorders>
              <w:top w:val="nil"/>
              <w:left w:val="nil"/>
              <w:bottom w:val="single" w:sz="4" w:space="0" w:color="auto"/>
              <w:right w:val="nil"/>
            </w:tcBorders>
            <w:noWrap/>
            <w:vAlign w:val="bottom"/>
            <w:hideMark/>
          </w:tcPr>
          <w:p w14:paraId="77D493C5"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582D4508" w14:textId="082E3620" w:rsidR="00AB5368" w:rsidRPr="00B81AC4" w:rsidRDefault="00AB5368" w:rsidP="00AB5368">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The response is </w:t>
      </w:r>
      <w:commentRangeStart w:id="19"/>
      <w:r w:rsidRPr="00B81AC4">
        <w:rPr>
          <w:rFonts w:ascii="Times New Roman" w:hAnsi="Times New Roman" w:cs="Times New Roman"/>
          <w:i/>
          <w:iCs/>
          <w:lang w:val="en-US"/>
        </w:rPr>
        <w:t xml:space="preserve">the </w:t>
      </w:r>
      <w:r w:rsidRPr="00B81AC4">
        <w:rPr>
          <w:rFonts w:ascii="Times New Roman" w:hAnsi="Times New Roman" w:cs="Times New Roman"/>
          <w:bCs/>
          <w:i/>
          <w:iCs/>
          <w:sz w:val="24"/>
          <w:szCs w:val="24"/>
          <w:lang w:val="en-US"/>
        </w:rPr>
        <w:t>classification of stimuli as angry or fearful</w:t>
      </w:r>
      <w:commentRangeEnd w:id="19"/>
      <w:r w:rsidR="00A94E08" w:rsidRPr="00B81AC4">
        <w:rPr>
          <w:rStyle w:val="Kommentarzeichen"/>
          <w:rFonts w:ascii="Times New Roman" w:hAnsi="Times New Roman" w:cs="Times New Roman"/>
          <w:bCs/>
          <w:i/>
          <w:iCs/>
          <w:sz w:val="24"/>
          <w:szCs w:val="24"/>
          <w:lang w:val="en-US"/>
        </w:rPr>
        <w:commentReference w:id="19"/>
      </w:r>
      <w:r w:rsidRPr="00B81AC4">
        <w:rPr>
          <w:rFonts w:ascii="Times New Roman" w:hAnsi="Times New Roman" w:cs="Times New Roman"/>
          <w:bCs/>
          <w:i/>
          <w:iCs/>
          <w:sz w:val="24"/>
          <w:szCs w:val="24"/>
          <w:lang w:val="en-US"/>
        </w:rPr>
        <w:t>.</w:t>
      </w:r>
      <w:r w:rsidRPr="00B81AC4">
        <w:rPr>
          <w:rFonts w:ascii="Times New Roman" w:hAnsi="Times New Roman" w:cs="Times New Roman"/>
          <w:i/>
          <w:iCs/>
          <w:lang w:val="en-US"/>
        </w:rPr>
        <w:t xml:space="preserve"> The target morph level (tML) was z-standardized for model estimation. * AdaptCond1: angy-F1 and fearful-F2; AdaptCond2: angry-F2 and fearful-F1; AdaptCond3: angy-M3 and fearful-M4; AdaptCond4: angry-M4 and fearful-M3.</w:t>
      </w:r>
    </w:p>
    <w:p w14:paraId="4AC75AB8" w14:textId="0143835B" w:rsidR="00BF5A50" w:rsidRPr="00B81AC4" w:rsidRDefault="00BF5A50" w:rsidP="00BF5A50">
      <w:pPr>
        <w:rPr>
          <w:rFonts w:ascii="Times New Roman" w:hAnsi="Times New Roman" w:cs="Times New Roman"/>
          <w:lang w:val="en-US"/>
        </w:rPr>
      </w:pPr>
    </w:p>
    <w:p w14:paraId="7B3AA604" w14:textId="3A012A5F" w:rsidR="00E865FC" w:rsidRPr="00003035" w:rsidRDefault="007C5D85"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E865FC" w:rsidRPr="00003035">
        <w:rPr>
          <w:rFonts w:ascii="Times New Roman" w:hAnsi="Times New Roman" w:cs="Times New Roman"/>
          <w:sz w:val="24"/>
          <w:szCs w:val="24"/>
          <w:lang w:val="en-US"/>
        </w:rPr>
        <w:t>Planned post-hoc t-tests revealed differential effects on the two female speaker identities (</w:t>
      </w:r>
      <w:r w:rsidR="00E865FC" w:rsidRPr="00003035">
        <w:rPr>
          <w:rFonts w:ascii="Times New Roman" w:hAnsi="Times New Roman" w:cs="Times New Roman"/>
          <w:b/>
          <w:bCs/>
          <w:sz w:val="24"/>
          <w:szCs w:val="24"/>
          <w:lang w:val="en-US"/>
        </w:rPr>
        <w:t>Figure 4</w:t>
      </w:r>
      <w:r w:rsidR="00B912A3" w:rsidRPr="00003035">
        <w:rPr>
          <w:rFonts w:ascii="Times New Roman" w:hAnsi="Times New Roman" w:cs="Times New Roman"/>
          <w:b/>
          <w:bCs/>
          <w:sz w:val="24"/>
          <w:szCs w:val="24"/>
          <w:lang w:val="en-US"/>
        </w:rPr>
        <w:t>C</w:t>
      </w:r>
      <w:r w:rsidR="00E865FC" w:rsidRPr="00003035">
        <w:rPr>
          <w:rFonts w:ascii="Times New Roman" w:hAnsi="Times New Roman" w:cs="Times New Roman"/>
          <w:sz w:val="24"/>
          <w:szCs w:val="24"/>
          <w:lang w:val="en-US"/>
        </w:rPr>
        <w:t>):  The perception of F1 target voices was not affected by the adaptation conditions, which also did not differ from the Baseline (all |ts(41)| ≤ 0.</w:t>
      </w:r>
      <w:r w:rsidR="00A65F83" w:rsidRPr="00003035">
        <w:rPr>
          <w:rFonts w:ascii="Times New Roman" w:hAnsi="Times New Roman" w:cs="Times New Roman"/>
          <w:sz w:val="24"/>
          <w:szCs w:val="24"/>
          <w:lang w:val="en-US"/>
        </w:rPr>
        <w:t>66</w:t>
      </w:r>
      <w:r w:rsidR="00E865FC" w:rsidRPr="00003035">
        <w:rPr>
          <w:rFonts w:ascii="Times New Roman" w:hAnsi="Times New Roman" w:cs="Times New Roman"/>
          <w:sz w:val="24"/>
          <w:szCs w:val="24"/>
          <w:lang w:val="en-US"/>
        </w:rPr>
        <w:t>, p ≥ .</w:t>
      </w:r>
      <w:r w:rsidR="00A65F83" w:rsidRPr="00003035">
        <w:rPr>
          <w:rFonts w:ascii="Times New Roman" w:hAnsi="Times New Roman" w:cs="Times New Roman"/>
          <w:sz w:val="24"/>
          <w:szCs w:val="24"/>
          <w:lang w:val="en-US"/>
        </w:rPr>
        <w:t>511</w:t>
      </w:r>
      <w:r w:rsidR="00E865FC" w:rsidRPr="00003035">
        <w:rPr>
          <w:rFonts w:ascii="Times New Roman" w:hAnsi="Times New Roman" w:cs="Times New Roman"/>
          <w:sz w:val="24"/>
          <w:szCs w:val="24"/>
          <w:lang w:val="en-US"/>
        </w:rPr>
        <w:t>, d ≤ 0.1</w:t>
      </w:r>
      <w:r w:rsidR="00A65F83" w:rsidRPr="00003035">
        <w:rPr>
          <w:rFonts w:ascii="Times New Roman" w:hAnsi="Times New Roman" w:cs="Times New Roman"/>
          <w:sz w:val="24"/>
          <w:szCs w:val="24"/>
          <w:lang w:val="en-US"/>
        </w:rPr>
        <w:t>0</w:t>
      </w:r>
      <w:r w:rsidR="00E865FC" w:rsidRPr="00003035">
        <w:rPr>
          <w:rFonts w:ascii="Times New Roman" w:hAnsi="Times New Roman" w:cs="Times New Roman"/>
          <w:sz w:val="24"/>
          <w:szCs w:val="24"/>
          <w:lang w:val="en-US"/>
        </w:rPr>
        <w:t xml:space="preserve"> [-0.</w:t>
      </w:r>
      <w:r w:rsidR="00A65F83" w:rsidRPr="00003035">
        <w:rPr>
          <w:rFonts w:ascii="Times New Roman" w:hAnsi="Times New Roman" w:cs="Times New Roman"/>
          <w:sz w:val="24"/>
          <w:szCs w:val="24"/>
          <w:lang w:val="en-US"/>
        </w:rPr>
        <w:t>20</w:t>
      </w:r>
      <w:r w:rsidR="00E865FC" w:rsidRPr="00003035">
        <w:rPr>
          <w:rFonts w:ascii="Times New Roman" w:hAnsi="Times New Roman" w:cs="Times New Roman"/>
          <w:sz w:val="24"/>
          <w:szCs w:val="24"/>
          <w:lang w:val="en-US"/>
        </w:rPr>
        <w:t>, 0.</w:t>
      </w:r>
      <w:r w:rsidR="00A65F83" w:rsidRPr="00003035">
        <w:rPr>
          <w:rFonts w:ascii="Times New Roman" w:hAnsi="Times New Roman" w:cs="Times New Roman"/>
          <w:sz w:val="24"/>
          <w:szCs w:val="24"/>
          <w:lang w:val="en-US"/>
        </w:rPr>
        <w:t>41</w:t>
      </w:r>
      <w:r w:rsidR="00E865FC" w:rsidRPr="00003035">
        <w:rPr>
          <w:rFonts w:ascii="Times New Roman" w:hAnsi="Times New Roman" w:cs="Times New Roman"/>
          <w:sz w:val="24"/>
          <w:szCs w:val="24"/>
          <w:lang w:val="en-US"/>
        </w:rPr>
        <w:t>], M</w:t>
      </w:r>
      <w:r w:rsidR="00E865FC" w:rsidRPr="00003035">
        <w:rPr>
          <w:rFonts w:ascii="Times New Roman" w:hAnsi="Times New Roman" w:cs="Times New Roman"/>
          <w:sz w:val="24"/>
          <w:szCs w:val="24"/>
          <w:vertAlign w:val="subscript"/>
          <w:lang w:val="en-US"/>
        </w:rPr>
        <w:t>AdaptCond1</w:t>
      </w:r>
      <w:r w:rsidR="00E865FC" w:rsidRPr="00003035">
        <w:rPr>
          <w:rFonts w:ascii="Times New Roman" w:hAnsi="Times New Roman" w:cs="Times New Roman"/>
          <w:sz w:val="24"/>
          <w:szCs w:val="24"/>
          <w:lang w:val="en-US"/>
        </w:rPr>
        <w:t xml:space="preserve"> = 0.4</w:t>
      </w:r>
      <w:r w:rsidR="00A65F83" w:rsidRPr="00003035">
        <w:rPr>
          <w:rFonts w:ascii="Times New Roman" w:hAnsi="Times New Roman" w:cs="Times New Roman"/>
          <w:sz w:val="24"/>
          <w:szCs w:val="24"/>
          <w:lang w:val="en-US"/>
        </w:rPr>
        <w:t>8</w:t>
      </w:r>
      <w:r w:rsidR="00E865FC" w:rsidRPr="00003035">
        <w:rPr>
          <w:rFonts w:ascii="Times New Roman" w:hAnsi="Times New Roman" w:cs="Times New Roman"/>
          <w:sz w:val="24"/>
          <w:szCs w:val="24"/>
          <w:lang w:val="en-US"/>
        </w:rPr>
        <w:t xml:space="preserve"> ± 0.02 SEM, M</w:t>
      </w:r>
      <w:r w:rsidR="00E865FC" w:rsidRPr="00003035">
        <w:rPr>
          <w:rFonts w:ascii="Times New Roman" w:hAnsi="Times New Roman" w:cs="Times New Roman"/>
          <w:sz w:val="24"/>
          <w:szCs w:val="24"/>
          <w:vertAlign w:val="subscript"/>
          <w:lang w:val="en-US"/>
        </w:rPr>
        <w:t>AdaptCond2</w:t>
      </w:r>
      <w:r w:rsidR="00E865FC" w:rsidRPr="00003035">
        <w:rPr>
          <w:rFonts w:ascii="Times New Roman" w:hAnsi="Times New Roman" w:cs="Times New Roman"/>
          <w:sz w:val="24"/>
          <w:szCs w:val="24"/>
          <w:lang w:val="en-US"/>
        </w:rPr>
        <w:t xml:space="preserve"> = 0.4</w:t>
      </w:r>
      <w:r w:rsidR="00A65F83" w:rsidRPr="00003035">
        <w:rPr>
          <w:rFonts w:ascii="Times New Roman" w:hAnsi="Times New Roman" w:cs="Times New Roman"/>
          <w:sz w:val="24"/>
          <w:szCs w:val="24"/>
          <w:lang w:val="en-US"/>
        </w:rPr>
        <w:t>8</w:t>
      </w:r>
      <w:r w:rsidR="00E865FC" w:rsidRPr="00003035">
        <w:rPr>
          <w:rFonts w:ascii="Times New Roman" w:hAnsi="Times New Roman" w:cs="Times New Roman"/>
          <w:sz w:val="24"/>
          <w:szCs w:val="24"/>
          <w:lang w:val="en-US"/>
        </w:rPr>
        <w:t xml:space="preserve"> ± 0.02 SEM, M</w:t>
      </w:r>
      <w:r w:rsidR="00E865FC" w:rsidRPr="00003035">
        <w:rPr>
          <w:rFonts w:ascii="Times New Roman" w:hAnsi="Times New Roman" w:cs="Times New Roman"/>
          <w:sz w:val="24"/>
          <w:szCs w:val="24"/>
          <w:vertAlign w:val="subscript"/>
          <w:lang w:val="en-US"/>
        </w:rPr>
        <w:t>Baseline</w:t>
      </w:r>
      <w:r w:rsidR="00E865FC" w:rsidRPr="00003035">
        <w:rPr>
          <w:rFonts w:ascii="Times New Roman" w:hAnsi="Times New Roman" w:cs="Times New Roman"/>
          <w:sz w:val="24"/>
          <w:szCs w:val="24"/>
          <w:lang w:val="en-US"/>
        </w:rPr>
        <w:t xml:space="preserve"> = 0.49 ± </w:t>
      </w:r>
      <w:r w:rsidR="00E865FC" w:rsidRPr="00003035">
        <w:rPr>
          <w:rFonts w:ascii="Times New Roman" w:hAnsi="Times New Roman" w:cs="Times New Roman"/>
          <w:sz w:val="24"/>
          <w:szCs w:val="24"/>
          <w:lang w:val="en-US"/>
        </w:rPr>
        <w:lastRenderedPageBreak/>
        <w:t>0.02 SEM). For F2 however, the adaptation conditions modulated the response in the expected direction: In AdaptCond1 (angy-F1 and fearful-F2),</w:t>
      </w:r>
      <w:r w:rsidR="00E865FC" w:rsidRPr="00003035">
        <w:rPr>
          <w:rFonts w:ascii="Times New Roman" w:hAnsi="Times New Roman" w:cs="Times New Roman"/>
          <w:iCs/>
          <w:sz w:val="24"/>
          <w:szCs w:val="24"/>
          <w:lang w:val="en-US"/>
        </w:rPr>
        <w:t xml:space="preserve"> </w:t>
      </w:r>
      <w:r w:rsidR="00E865FC" w:rsidRPr="00003035">
        <w:rPr>
          <w:rFonts w:ascii="Times New Roman" w:hAnsi="Times New Roman" w:cs="Times New Roman"/>
          <w:i/>
          <w:iCs/>
          <w:sz w:val="24"/>
          <w:szCs w:val="24"/>
          <w:lang w:val="en-US"/>
        </w:rPr>
        <w:t xml:space="preserve">M </w:t>
      </w:r>
      <w:r w:rsidR="00E865FC" w:rsidRPr="00003035">
        <w:rPr>
          <w:rFonts w:ascii="Times New Roman" w:hAnsi="Times New Roman" w:cs="Times New Roman"/>
          <w:sz w:val="24"/>
          <w:szCs w:val="24"/>
          <w:lang w:val="en-US"/>
        </w:rPr>
        <w:t>= 0.</w:t>
      </w:r>
      <w:r w:rsidR="0031284A" w:rsidRPr="00003035">
        <w:rPr>
          <w:rFonts w:ascii="Times New Roman" w:hAnsi="Times New Roman" w:cs="Times New Roman"/>
          <w:sz w:val="24"/>
          <w:szCs w:val="24"/>
          <w:lang w:val="en-US"/>
        </w:rPr>
        <w:t>42</w:t>
      </w:r>
      <w:r w:rsidR="00E865FC" w:rsidRPr="00003035">
        <w:rPr>
          <w:rFonts w:ascii="Times New Roman" w:hAnsi="Times New Roman" w:cs="Times New Roman"/>
          <w:sz w:val="24"/>
          <w:szCs w:val="24"/>
          <w:lang w:val="en-US"/>
        </w:rPr>
        <w:t xml:space="preserve"> ± 0.02 SEM</w:t>
      </w:r>
      <w:r w:rsidR="0031284A" w:rsidRPr="00003035">
        <w:rPr>
          <w:rFonts w:ascii="Times New Roman" w:hAnsi="Times New Roman" w:cs="Times New Roman"/>
          <w:sz w:val="24"/>
          <w:szCs w:val="24"/>
          <w:lang w:val="en-US"/>
        </w:rPr>
        <w:t xml:space="preserve">, F2 targets were more often classified as angry, compared to AdaptCond2 (angry-F2 and fearful-F1), </w:t>
      </w:r>
      <w:r w:rsidR="0031284A" w:rsidRPr="00003035">
        <w:rPr>
          <w:rFonts w:ascii="Times New Roman" w:hAnsi="Times New Roman" w:cs="Times New Roman"/>
          <w:i/>
          <w:iCs/>
          <w:sz w:val="24"/>
          <w:szCs w:val="24"/>
          <w:lang w:val="en-US"/>
        </w:rPr>
        <w:t xml:space="preserve">M </w:t>
      </w:r>
      <w:r w:rsidR="0031284A" w:rsidRPr="00003035">
        <w:rPr>
          <w:rFonts w:ascii="Times New Roman" w:hAnsi="Times New Roman" w:cs="Times New Roman"/>
          <w:sz w:val="24"/>
          <w:szCs w:val="24"/>
          <w:lang w:val="en-US"/>
        </w:rPr>
        <w:t>= 0.3</w:t>
      </w:r>
      <w:r w:rsidR="00A65F83" w:rsidRPr="00003035">
        <w:rPr>
          <w:rFonts w:ascii="Times New Roman" w:hAnsi="Times New Roman" w:cs="Times New Roman"/>
          <w:sz w:val="24"/>
          <w:szCs w:val="24"/>
          <w:lang w:val="en-US"/>
        </w:rPr>
        <w:t>6</w:t>
      </w:r>
      <w:r w:rsidR="0031284A" w:rsidRPr="00003035">
        <w:rPr>
          <w:rFonts w:ascii="Times New Roman" w:hAnsi="Times New Roman" w:cs="Times New Roman"/>
          <w:sz w:val="24"/>
          <w:szCs w:val="24"/>
          <w:lang w:val="en-US"/>
        </w:rPr>
        <w:t xml:space="preserve"> ± 0.02 SEM, |t(41)| = </w:t>
      </w:r>
      <w:r w:rsidR="00A65F83" w:rsidRPr="00003035">
        <w:rPr>
          <w:rFonts w:ascii="Times New Roman" w:hAnsi="Times New Roman" w:cs="Times New Roman"/>
          <w:sz w:val="24"/>
          <w:szCs w:val="24"/>
          <w:lang w:val="en-US"/>
        </w:rPr>
        <w:t>3</w:t>
      </w:r>
      <w:r w:rsidR="0031284A" w:rsidRPr="00003035">
        <w:rPr>
          <w:rFonts w:ascii="Times New Roman" w:hAnsi="Times New Roman" w:cs="Times New Roman"/>
          <w:sz w:val="24"/>
          <w:szCs w:val="24"/>
          <w:lang w:val="en-US"/>
        </w:rPr>
        <w:t>.</w:t>
      </w:r>
      <w:r w:rsidR="00A65F83" w:rsidRPr="00003035">
        <w:rPr>
          <w:rFonts w:ascii="Times New Roman" w:hAnsi="Times New Roman" w:cs="Times New Roman"/>
          <w:sz w:val="24"/>
          <w:szCs w:val="24"/>
          <w:lang w:val="en-US"/>
        </w:rPr>
        <w:t>80</w:t>
      </w:r>
      <w:r w:rsidR="0031284A" w:rsidRPr="00003035">
        <w:rPr>
          <w:rFonts w:ascii="Times New Roman" w:hAnsi="Times New Roman" w:cs="Times New Roman"/>
          <w:sz w:val="24"/>
          <w:szCs w:val="24"/>
          <w:lang w:val="en-US"/>
        </w:rPr>
        <w:t>, p &lt; .001, d = 0.5</w:t>
      </w:r>
      <w:r w:rsidR="00A65F83" w:rsidRPr="00003035">
        <w:rPr>
          <w:rFonts w:ascii="Times New Roman" w:hAnsi="Times New Roman" w:cs="Times New Roman"/>
          <w:sz w:val="24"/>
          <w:szCs w:val="24"/>
          <w:lang w:val="en-US"/>
        </w:rPr>
        <w:t>9</w:t>
      </w:r>
      <w:r w:rsidR="0031284A" w:rsidRPr="00003035">
        <w:rPr>
          <w:rFonts w:ascii="Times New Roman" w:hAnsi="Times New Roman" w:cs="Times New Roman"/>
          <w:sz w:val="24"/>
          <w:szCs w:val="24"/>
          <w:lang w:val="en-US"/>
        </w:rPr>
        <w:t xml:space="preserve"> [0.</w:t>
      </w:r>
      <w:r w:rsidR="00A65F83" w:rsidRPr="00003035">
        <w:rPr>
          <w:rFonts w:ascii="Times New Roman" w:hAnsi="Times New Roman" w:cs="Times New Roman"/>
          <w:sz w:val="24"/>
          <w:szCs w:val="24"/>
          <w:lang w:val="en-US"/>
        </w:rPr>
        <w:t>26</w:t>
      </w:r>
      <w:r w:rsidR="0031284A" w:rsidRPr="00003035">
        <w:rPr>
          <w:rFonts w:ascii="Times New Roman" w:hAnsi="Times New Roman" w:cs="Times New Roman"/>
          <w:sz w:val="24"/>
          <w:szCs w:val="24"/>
          <w:lang w:val="en-US"/>
        </w:rPr>
        <w:t>, 0.</w:t>
      </w:r>
      <w:r w:rsidR="00A65F83" w:rsidRPr="00003035">
        <w:rPr>
          <w:rFonts w:ascii="Times New Roman" w:hAnsi="Times New Roman" w:cs="Times New Roman"/>
          <w:sz w:val="24"/>
          <w:szCs w:val="24"/>
          <w:lang w:val="en-US"/>
        </w:rPr>
        <w:t>92</w:t>
      </w:r>
      <w:r w:rsidR="0031284A" w:rsidRPr="00003035">
        <w:rPr>
          <w:rFonts w:ascii="Times New Roman" w:hAnsi="Times New Roman" w:cs="Times New Roman"/>
          <w:sz w:val="24"/>
          <w:szCs w:val="24"/>
          <w:lang w:val="en-US"/>
        </w:rPr>
        <w:t xml:space="preserve">], as well as compared to the Baseline, </w:t>
      </w:r>
      <w:r w:rsidR="0031284A" w:rsidRPr="00003035">
        <w:rPr>
          <w:rFonts w:ascii="Times New Roman" w:hAnsi="Times New Roman" w:cs="Times New Roman"/>
          <w:i/>
          <w:iCs/>
          <w:sz w:val="24"/>
          <w:szCs w:val="24"/>
          <w:lang w:val="en-US"/>
        </w:rPr>
        <w:t xml:space="preserve">M </w:t>
      </w:r>
      <w:r w:rsidR="0031284A" w:rsidRPr="00003035">
        <w:rPr>
          <w:rFonts w:ascii="Times New Roman" w:hAnsi="Times New Roman" w:cs="Times New Roman"/>
          <w:sz w:val="24"/>
          <w:szCs w:val="24"/>
          <w:lang w:val="en-US"/>
        </w:rPr>
        <w:t>= 0.3</w:t>
      </w:r>
      <w:r w:rsidR="00A65F83" w:rsidRPr="00003035">
        <w:rPr>
          <w:rFonts w:ascii="Times New Roman" w:hAnsi="Times New Roman" w:cs="Times New Roman"/>
          <w:sz w:val="24"/>
          <w:szCs w:val="24"/>
          <w:lang w:val="en-US"/>
        </w:rPr>
        <w:t>7</w:t>
      </w:r>
      <w:r w:rsidR="0031284A" w:rsidRPr="00003035">
        <w:rPr>
          <w:rFonts w:ascii="Times New Roman" w:hAnsi="Times New Roman" w:cs="Times New Roman"/>
          <w:sz w:val="24"/>
          <w:szCs w:val="24"/>
          <w:lang w:val="en-US"/>
        </w:rPr>
        <w:t xml:space="preserve"> ± 0.02 SEM, |t(41)| = 2.</w:t>
      </w:r>
      <w:r w:rsidR="00A65F83" w:rsidRPr="00003035">
        <w:rPr>
          <w:rFonts w:ascii="Times New Roman" w:hAnsi="Times New Roman" w:cs="Times New Roman"/>
          <w:sz w:val="24"/>
          <w:szCs w:val="24"/>
          <w:lang w:val="en-US"/>
        </w:rPr>
        <w:t>58</w:t>
      </w:r>
      <w:r w:rsidR="0031284A" w:rsidRPr="00003035">
        <w:rPr>
          <w:rFonts w:ascii="Times New Roman" w:hAnsi="Times New Roman" w:cs="Times New Roman"/>
          <w:sz w:val="24"/>
          <w:szCs w:val="24"/>
          <w:lang w:val="en-US"/>
        </w:rPr>
        <w:t>, p = .01</w:t>
      </w:r>
      <w:r w:rsidR="00A65F83" w:rsidRPr="00003035">
        <w:rPr>
          <w:rFonts w:ascii="Times New Roman" w:hAnsi="Times New Roman" w:cs="Times New Roman"/>
          <w:sz w:val="24"/>
          <w:szCs w:val="24"/>
          <w:lang w:val="en-US"/>
        </w:rPr>
        <w:t>3</w:t>
      </w:r>
      <w:r w:rsidR="0031284A" w:rsidRPr="00003035">
        <w:rPr>
          <w:rFonts w:ascii="Times New Roman" w:hAnsi="Times New Roman" w:cs="Times New Roman"/>
          <w:sz w:val="24"/>
          <w:szCs w:val="24"/>
          <w:lang w:val="en-US"/>
        </w:rPr>
        <w:t>, d = 0.</w:t>
      </w:r>
      <w:r w:rsidR="00A65F83" w:rsidRPr="00003035">
        <w:rPr>
          <w:rFonts w:ascii="Times New Roman" w:hAnsi="Times New Roman" w:cs="Times New Roman"/>
          <w:sz w:val="24"/>
          <w:szCs w:val="24"/>
          <w:lang w:val="en-US"/>
        </w:rPr>
        <w:t>40</w:t>
      </w:r>
      <w:r w:rsidR="0031284A" w:rsidRPr="00003035">
        <w:rPr>
          <w:rFonts w:ascii="Times New Roman" w:hAnsi="Times New Roman" w:cs="Times New Roman"/>
          <w:sz w:val="24"/>
          <w:szCs w:val="24"/>
          <w:lang w:val="en-US"/>
        </w:rPr>
        <w:t xml:space="preserve"> [0.0</w:t>
      </w:r>
      <w:r w:rsidR="00A65F83" w:rsidRPr="00003035">
        <w:rPr>
          <w:rFonts w:ascii="Times New Roman" w:hAnsi="Times New Roman" w:cs="Times New Roman"/>
          <w:sz w:val="24"/>
          <w:szCs w:val="24"/>
          <w:lang w:val="en-US"/>
        </w:rPr>
        <w:t>8</w:t>
      </w:r>
      <w:r w:rsidR="0031284A" w:rsidRPr="00003035">
        <w:rPr>
          <w:rFonts w:ascii="Times New Roman" w:hAnsi="Times New Roman" w:cs="Times New Roman"/>
          <w:sz w:val="24"/>
          <w:szCs w:val="24"/>
          <w:lang w:val="en-US"/>
        </w:rPr>
        <w:t>, 0.7</w:t>
      </w:r>
      <w:r w:rsidR="00A65F83" w:rsidRPr="00003035">
        <w:rPr>
          <w:rFonts w:ascii="Times New Roman" w:hAnsi="Times New Roman" w:cs="Times New Roman"/>
          <w:sz w:val="24"/>
          <w:szCs w:val="24"/>
          <w:lang w:val="en-US"/>
        </w:rPr>
        <w:t>2</w:t>
      </w:r>
      <w:r w:rsidR="0031284A" w:rsidRPr="00003035">
        <w:rPr>
          <w:rFonts w:ascii="Times New Roman" w:hAnsi="Times New Roman" w:cs="Times New Roman"/>
          <w:sz w:val="24"/>
          <w:szCs w:val="24"/>
          <w:lang w:val="en-US"/>
        </w:rPr>
        <w:t xml:space="preserve">]. AdaptCond2 and </w:t>
      </w:r>
      <w:r w:rsidR="00421543" w:rsidRPr="00003035">
        <w:rPr>
          <w:rFonts w:ascii="Times New Roman" w:hAnsi="Times New Roman" w:cs="Times New Roman"/>
          <w:sz w:val="24"/>
          <w:szCs w:val="24"/>
          <w:lang w:val="en-US"/>
        </w:rPr>
        <w:t>Baseline</w:t>
      </w:r>
      <w:r w:rsidR="0031284A" w:rsidRPr="00003035">
        <w:rPr>
          <w:rFonts w:ascii="Times New Roman" w:hAnsi="Times New Roman" w:cs="Times New Roman"/>
          <w:sz w:val="24"/>
          <w:szCs w:val="24"/>
          <w:lang w:val="en-US"/>
        </w:rPr>
        <w:t xml:space="preserve"> did not differ, |t(41)| = 0.</w:t>
      </w:r>
      <w:r w:rsidR="00A65F83" w:rsidRPr="00003035">
        <w:rPr>
          <w:rFonts w:ascii="Times New Roman" w:hAnsi="Times New Roman" w:cs="Times New Roman"/>
          <w:sz w:val="24"/>
          <w:szCs w:val="24"/>
          <w:lang w:val="en-US"/>
        </w:rPr>
        <w:t>49</w:t>
      </w:r>
      <w:r w:rsidR="0031284A" w:rsidRPr="00003035">
        <w:rPr>
          <w:rFonts w:ascii="Times New Roman" w:hAnsi="Times New Roman" w:cs="Times New Roman"/>
          <w:sz w:val="24"/>
          <w:szCs w:val="24"/>
          <w:lang w:val="en-US"/>
        </w:rPr>
        <w:t>, p = .6</w:t>
      </w:r>
      <w:r w:rsidR="00A65F83" w:rsidRPr="00003035">
        <w:rPr>
          <w:rFonts w:ascii="Times New Roman" w:hAnsi="Times New Roman" w:cs="Times New Roman"/>
          <w:sz w:val="24"/>
          <w:szCs w:val="24"/>
          <w:lang w:val="en-US"/>
        </w:rPr>
        <w:t>26</w:t>
      </w:r>
      <w:r w:rsidR="0031284A" w:rsidRPr="00003035">
        <w:rPr>
          <w:rFonts w:ascii="Times New Roman" w:hAnsi="Times New Roman" w:cs="Times New Roman"/>
          <w:sz w:val="24"/>
          <w:szCs w:val="24"/>
          <w:lang w:val="en-US"/>
        </w:rPr>
        <w:t>, d = 0.</w:t>
      </w:r>
      <w:r w:rsidR="00C54390" w:rsidRPr="00003035">
        <w:rPr>
          <w:rFonts w:ascii="Times New Roman" w:hAnsi="Times New Roman" w:cs="Times New Roman"/>
          <w:sz w:val="24"/>
          <w:szCs w:val="24"/>
          <w:lang w:val="en-US"/>
        </w:rPr>
        <w:t>08</w:t>
      </w:r>
      <w:r w:rsidR="0031284A" w:rsidRPr="00003035">
        <w:rPr>
          <w:rFonts w:ascii="Times New Roman" w:hAnsi="Times New Roman" w:cs="Times New Roman"/>
          <w:sz w:val="24"/>
          <w:szCs w:val="24"/>
          <w:lang w:val="en-US"/>
        </w:rPr>
        <w:t xml:space="preserve"> [</w:t>
      </w:r>
      <w:r w:rsidR="00C54390" w:rsidRPr="00003035">
        <w:rPr>
          <w:rFonts w:ascii="Times New Roman" w:hAnsi="Times New Roman" w:cs="Times New Roman"/>
          <w:sz w:val="24"/>
          <w:szCs w:val="24"/>
          <w:lang w:val="en-US"/>
        </w:rPr>
        <w:t>-</w:t>
      </w:r>
      <w:r w:rsidR="0031284A" w:rsidRPr="00003035">
        <w:rPr>
          <w:rFonts w:ascii="Times New Roman" w:hAnsi="Times New Roman" w:cs="Times New Roman"/>
          <w:sz w:val="24"/>
          <w:szCs w:val="24"/>
          <w:lang w:val="en-US"/>
        </w:rPr>
        <w:t>0.</w:t>
      </w:r>
      <w:r w:rsidR="00C54390" w:rsidRPr="00003035">
        <w:rPr>
          <w:rFonts w:ascii="Times New Roman" w:hAnsi="Times New Roman" w:cs="Times New Roman"/>
          <w:sz w:val="24"/>
          <w:szCs w:val="24"/>
          <w:lang w:val="en-US"/>
        </w:rPr>
        <w:t>23</w:t>
      </w:r>
      <w:r w:rsidR="0031284A" w:rsidRPr="00003035">
        <w:rPr>
          <w:rFonts w:ascii="Times New Roman" w:hAnsi="Times New Roman" w:cs="Times New Roman"/>
          <w:sz w:val="24"/>
          <w:szCs w:val="24"/>
          <w:lang w:val="en-US"/>
        </w:rPr>
        <w:t>, 0.</w:t>
      </w:r>
      <w:r w:rsidR="00C54390" w:rsidRPr="00003035">
        <w:rPr>
          <w:rFonts w:ascii="Times New Roman" w:hAnsi="Times New Roman" w:cs="Times New Roman"/>
          <w:sz w:val="24"/>
          <w:szCs w:val="24"/>
          <w:lang w:val="en-US"/>
        </w:rPr>
        <w:t>3</w:t>
      </w:r>
      <w:r w:rsidR="00A65F83" w:rsidRPr="00003035">
        <w:rPr>
          <w:rFonts w:ascii="Times New Roman" w:hAnsi="Times New Roman" w:cs="Times New Roman"/>
          <w:sz w:val="24"/>
          <w:szCs w:val="24"/>
          <w:lang w:val="en-US"/>
        </w:rPr>
        <w:t>8</w:t>
      </w:r>
      <w:r w:rsidR="0031284A" w:rsidRPr="00003035">
        <w:rPr>
          <w:rFonts w:ascii="Times New Roman" w:hAnsi="Times New Roman" w:cs="Times New Roman"/>
          <w:sz w:val="24"/>
          <w:szCs w:val="24"/>
          <w:lang w:val="en-US"/>
        </w:rPr>
        <w:t>].</w:t>
      </w:r>
    </w:p>
    <w:p w14:paraId="32EAC81E" w14:textId="720B19AC" w:rsidR="00C614F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E2CDB" w:rsidRPr="00003035">
        <w:rPr>
          <w:rFonts w:ascii="Times New Roman" w:hAnsi="Times New Roman" w:cs="Times New Roman"/>
          <w:sz w:val="24"/>
          <w:szCs w:val="24"/>
          <w:lang w:val="en-US"/>
        </w:rPr>
        <w:t>For male voices, planned post-hoc t-tests confirmed the main effect of AdaptCondion for both speaker identities again</w:t>
      </w:r>
      <w:r w:rsidR="00E55F31" w:rsidRPr="00003035">
        <w:rPr>
          <w:rFonts w:ascii="Times New Roman" w:hAnsi="Times New Roman" w:cs="Times New Roman"/>
          <w:sz w:val="24"/>
          <w:szCs w:val="24"/>
          <w:lang w:val="en-US"/>
        </w:rPr>
        <w:t xml:space="preserve"> (</w:t>
      </w:r>
      <w:r w:rsidR="00B912A3" w:rsidRPr="00003035">
        <w:rPr>
          <w:rFonts w:ascii="Times New Roman" w:hAnsi="Times New Roman" w:cs="Times New Roman"/>
          <w:b/>
          <w:bCs/>
          <w:sz w:val="24"/>
          <w:szCs w:val="24"/>
          <w:lang w:val="en-US"/>
        </w:rPr>
        <w:t>Figure 4D</w:t>
      </w:r>
      <w:r w:rsidR="00E55F31" w:rsidRPr="00003035">
        <w:rPr>
          <w:rFonts w:ascii="Times New Roman" w:hAnsi="Times New Roman" w:cs="Times New Roman"/>
          <w:sz w:val="24"/>
          <w:szCs w:val="24"/>
          <w:lang w:val="en-US"/>
        </w:rPr>
        <w:t>)</w:t>
      </w:r>
      <w:r w:rsidR="003E2CDB" w:rsidRPr="00003035">
        <w:rPr>
          <w:rFonts w:ascii="Times New Roman" w:hAnsi="Times New Roman" w:cs="Times New Roman"/>
          <w:sz w:val="24"/>
          <w:szCs w:val="24"/>
          <w:lang w:val="en-US"/>
        </w:rPr>
        <w:t xml:space="preserve">: Both M3 and M4 were more often classified as angry in </w:t>
      </w:r>
      <w:r w:rsidR="003E2CDB" w:rsidRPr="006973DE">
        <w:rPr>
          <w:rFonts w:ascii="Times New Roman" w:hAnsi="Times New Roman" w:cs="Times New Roman"/>
          <w:sz w:val="24"/>
          <w:szCs w:val="24"/>
          <w:lang w:val="en-US"/>
        </w:rPr>
        <w:t>AdaptCond3 (angy-M3 and fearful-M4) compared</w:t>
      </w:r>
      <w:r w:rsidR="003E2CDB" w:rsidRPr="00003035">
        <w:rPr>
          <w:rFonts w:ascii="Times New Roman" w:hAnsi="Times New Roman" w:cs="Times New Roman"/>
          <w:sz w:val="24"/>
          <w:szCs w:val="24"/>
          <w:lang w:val="en-US"/>
        </w:rPr>
        <w:t xml:space="preserve"> to AdaptCond4 (angry-M4 and fearful-M3), |ts(41)| ≥ </w:t>
      </w:r>
      <w:r w:rsidR="004B4926" w:rsidRPr="00003035">
        <w:rPr>
          <w:rFonts w:ascii="Times New Roman" w:hAnsi="Times New Roman" w:cs="Times New Roman"/>
          <w:sz w:val="24"/>
          <w:szCs w:val="24"/>
          <w:lang w:val="en-US"/>
        </w:rPr>
        <w:t>3</w:t>
      </w:r>
      <w:r w:rsidR="003E2CDB" w:rsidRPr="00003035">
        <w:rPr>
          <w:rFonts w:ascii="Times New Roman" w:hAnsi="Times New Roman" w:cs="Times New Roman"/>
          <w:sz w:val="24"/>
          <w:szCs w:val="24"/>
          <w:lang w:val="en-US"/>
        </w:rPr>
        <w:t>.</w:t>
      </w:r>
      <w:r w:rsidR="004B4926" w:rsidRPr="00003035">
        <w:rPr>
          <w:rFonts w:ascii="Times New Roman" w:hAnsi="Times New Roman" w:cs="Times New Roman"/>
          <w:sz w:val="24"/>
          <w:szCs w:val="24"/>
          <w:lang w:val="en-US"/>
        </w:rPr>
        <w:t>8</w:t>
      </w:r>
      <w:r w:rsidR="00A65F83" w:rsidRPr="00003035">
        <w:rPr>
          <w:rFonts w:ascii="Times New Roman" w:hAnsi="Times New Roman" w:cs="Times New Roman"/>
          <w:sz w:val="24"/>
          <w:szCs w:val="24"/>
          <w:lang w:val="en-US"/>
        </w:rPr>
        <w:t>1</w:t>
      </w:r>
      <w:r w:rsidR="003E2CDB" w:rsidRPr="00003035">
        <w:rPr>
          <w:rFonts w:ascii="Times New Roman" w:hAnsi="Times New Roman" w:cs="Times New Roman"/>
          <w:sz w:val="24"/>
          <w:szCs w:val="24"/>
          <w:lang w:val="en-US"/>
        </w:rPr>
        <w:t>, p ≤ .</w:t>
      </w:r>
      <w:r w:rsidR="004B4926" w:rsidRPr="00003035">
        <w:rPr>
          <w:rFonts w:ascii="Times New Roman" w:hAnsi="Times New Roman" w:cs="Times New Roman"/>
          <w:sz w:val="24"/>
          <w:szCs w:val="24"/>
          <w:lang w:val="en-US"/>
        </w:rPr>
        <w:t>001</w:t>
      </w:r>
      <w:r w:rsidR="003E2CDB" w:rsidRPr="00003035">
        <w:rPr>
          <w:rFonts w:ascii="Times New Roman" w:hAnsi="Times New Roman" w:cs="Times New Roman"/>
          <w:sz w:val="24"/>
          <w:szCs w:val="24"/>
          <w:lang w:val="en-US"/>
        </w:rPr>
        <w:t>, d</w:t>
      </w:r>
      <w:r w:rsidR="004B4926" w:rsidRPr="00003035">
        <w:rPr>
          <w:rFonts w:ascii="Times New Roman" w:hAnsi="Times New Roman" w:cs="Times New Roman"/>
          <w:sz w:val="24"/>
          <w:szCs w:val="24"/>
          <w:lang w:val="en-US"/>
        </w:rPr>
        <w:t>s</w:t>
      </w:r>
      <w:r w:rsidR="003E2CDB" w:rsidRPr="00003035">
        <w:rPr>
          <w:rFonts w:ascii="Times New Roman" w:hAnsi="Times New Roman" w:cs="Times New Roman"/>
          <w:sz w:val="24"/>
          <w:szCs w:val="24"/>
          <w:lang w:val="en-US"/>
        </w:rPr>
        <w:t xml:space="preserve"> ≥ 0.</w:t>
      </w:r>
      <w:r w:rsidR="00A65F83" w:rsidRPr="00003035">
        <w:rPr>
          <w:rFonts w:ascii="Times New Roman" w:hAnsi="Times New Roman" w:cs="Times New Roman"/>
          <w:sz w:val="24"/>
          <w:szCs w:val="24"/>
          <w:lang w:val="en-US"/>
        </w:rPr>
        <w:t>60</w:t>
      </w:r>
      <w:r w:rsidR="003E2CDB" w:rsidRPr="00003035">
        <w:rPr>
          <w:rFonts w:ascii="Times New Roman" w:hAnsi="Times New Roman" w:cs="Times New Roman"/>
          <w:sz w:val="24"/>
          <w:szCs w:val="24"/>
          <w:lang w:val="en-US"/>
        </w:rPr>
        <w:t xml:space="preserve"> [0.</w:t>
      </w:r>
      <w:r w:rsidR="004B4926" w:rsidRPr="00003035">
        <w:rPr>
          <w:rFonts w:ascii="Times New Roman" w:hAnsi="Times New Roman" w:cs="Times New Roman"/>
          <w:sz w:val="24"/>
          <w:szCs w:val="24"/>
          <w:lang w:val="en-US"/>
        </w:rPr>
        <w:t>26</w:t>
      </w:r>
      <w:r w:rsidR="003E2CDB" w:rsidRPr="00003035">
        <w:rPr>
          <w:rFonts w:ascii="Times New Roman" w:hAnsi="Times New Roman" w:cs="Times New Roman"/>
          <w:sz w:val="24"/>
          <w:szCs w:val="24"/>
          <w:lang w:val="en-US"/>
        </w:rPr>
        <w:t>, 0.</w:t>
      </w:r>
      <w:r w:rsidR="004B4926" w:rsidRPr="00003035">
        <w:rPr>
          <w:rFonts w:ascii="Times New Roman" w:hAnsi="Times New Roman" w:cs="Times New Roman"/>
          <w:sz w:val="24"/>
          <w:szCs w:val="24"/>
          <w:lang w:val="en-US"/>
        </w:rPr>
        <w:t>92</w:t>
      </w:r>
      <w:r w:rsidR="003E2CDB" w:rsidRPr="00003035">
        <w:rPr>
          <w:rFonts w:ascii="Times New Roman" w:hAnsi="Times New Roman" w:cs="Times New Roman"/>
          <w:sz w:val="24"/>
          <w:szCs w:val="24"/>
          <w:lang w:val="en-US"/>
        </w:rPr>
        <w:t>]</w:t>
      </w:r>
      <w:r w:rsidR="004B4926" w:rsidRPr="00003035">
        <w:rPr>
          <w:rFonts w:ascii="Times New Roman" w:hAnsi="Times New Roman" w:cs="Times New Roman"/>
          <w:sz w:val="24"/>
          <w:szCs w:val="24"/>
          <w:lang w:val="en-US"/>
        </w:rPr>
        <w:t>. Further, AdaptCond 3 did no</w:t>
      </w:r>
      <w:r w:rsidR="00C54390" w:rsidRPr="00003035">
        <w:rPr>
          <w:rFonts w:ascii="Times New Roman" w:hAnsi="Times New Roman" w:cs="Times New Roman"/>
          <w:sz w:val="24"/>
          <w:szCs w:val="24"/>
          <w:lang w:val="en-US"/>
        </w:rPr>
        <w:t>t</w:t>
      </w:r>
      <w:r w:rsidR="004B4926" w:rsidRPr="00003035">
        <w:rPr>
          <w:rFonts w:ascii="Times New Roman" w:hAnsi="Times New Roman" w:cs="Times New Roman"/>
          <w:sz w:val="24"/>
          <w:szCs w:val="24"/>
          <w:lang w:val="en-US"/>
        </w:rPr>
        <w:t xml:space="preserve"> differ from the Baseline for both speakers, |ts(41)| ≤ 0.</w:t>
      </w:r>
      <w:r w:rsidR="00A65F83" w:rsidRPr="00003035">
        <w:rPr>
          <w:rFonts w:ascii="Times New Roman" w:hAnsi="Times New Roman" w:cs="Times New Roman"/>
          <w:sz w:val="24"/>
          <w:szCs w:val="24"/>
          <w:lang w:val="en-US"/>
        </w:rPr>
        <w:t>83</w:t>
      </w:r>
      <w:r w:rsidR="004B4926" w:rsidRPr="00003035">
        <w:rPr>
          <w:rFonts w:ascii="Times New Roman" w:hAnsi="Times New Roman" w:cs="Times New Roman"/>
          <w:sz w:val="24"/>
          <w:szCs w:val="24"/>
          <w:lang w:val="en-US"/>
        </w:rPr>
        <w:t>, p ≥ .4</w:t>
      </w:r>
      <w:r w:rsidR="00A65F83" w:rsidRPr="00003035">
        <w:rPr>
          <w:rFonts w:ascii="Times New Roman" w:hAnsi="Times New Roman" w:cs="Times New Roman"/>
          <w:sz w:val="24"/>
          <w:szCs w:val="24"/>
          <w:lang w:val="en-US"/>
        </w:rPr>
        <w:t>13</w:t>
      </w:r>
      <w:r w:rsidR="004B4926" w:rsidRPr="00003035">
        <w:rPr>
          <w:rFonts w:ascii="Times New Roman" w:hAnsi="Times New Roman" w:cs="Times New Roman"/>
          <w:sz w:val="24"/>
          <w:szCs w:val="24"/>
          <w:lang w:val="en-US"/>
        </w:rPr>
        <w:t>, d ≤ 0.1</w:t>
      </w:r>
      <w:r w:rsidR="00A65F83" w:rsidRPr="00003035">
        <w:rPr>
          <w:rFonts w:ascii="Times New Roman" w:hAnsi="Times New Roman" w:cs="Times New Roman"/>
          <w:sz w:val="24"/>
          <w:szCs w:val="24"/>
          <w:lang w:val="en-US"/>
        </w:rPr>
        <w:t>3</w:t>
      </w:r>
      <w:r w:rsidR="004B4926" w:rsidRPr="00003035">
        <w:rPr>
          <w:rFonts w:ascii="Times New Roman" w:hAnsi="Times New Roman" w:cs="Times New Roman"/>
          <w:sz w:val="24"/>
          <w:szCs w:val="24"/>
          <w:lang w:val="en-US"/>
        </w:rPr>
        <w:t xml:space="preserve"> [-0.1</w:t>
      </w:r>
      <w:r w:rsidR="00A65F83" w:rsidRPr="00003035">
        <w:rPr>
          <w:rFonts w:ascii="Times New Roman" w:hAnsi="Times New Roman" w:cs="Times New Roman"/>
          <w:sz w:val="24"/>
          <w:szCs w:val="24"/>
          <w:lang w:val="en-US"/>
        </w:rPr>
        <w:t>8</w:t>
      </w:r>
      <w:r w:rsidR="004B4926" w:rsidRPr="00003035">
        <w:rPr>
          <w:rFonts w:ascii="Times New Roman" w:hAnsi="Times New Roman" w:cs="Times New Roman"/>
          <w:sz w:val="24"/>
          <w:szCs w:val="24"/>
          <w:lang w:val="en-US"/>
        </w:rPr>
        <w:t>, 0.4</w:t>
      </w:r>
      <w:r w:rsidR="00A65F83" w:rsidRPr="00003035">
        <w:rPr>
          <w:rFonts w:ascii="Times New Roman" w:hAnsi="Times New Roman" w:cs="Times New Roman"/>
          <w:sz w:val="24"/>
          <w:szCs w:val="24"/>
          <w:lang w:val="en-US"/>
        </w:rPr>
        <w:t>4</w:t>
      </w:r>
      <w:r w:rsidR="004B4926" w:rsidRPr="00003035">
        <w:rPr>
          <w:rFonts w:ascii="Times New Roman" w:hAnsi="Times New Roman" w:cs="Times New Roman"/>
          <w:sz w:val="24"/>
          <w:szCs w:val="24"/>
          <w:lang w:val="en-US"/>
        </w:rPr>
        <w:t>], but AdaptCond4 did, |ts(41)| ≥ 2.9</w:t>
      </w:r>
      <w:r w:rsidR="00A65F83" w:rsidRPr="00003035">
        <w:rPr>
          <w:rFonts w:ascii="Times New Roman" w:hAnsi="Times New Roman" w:cs="Times New Roman"/>
          <w:sz w:val="24"/>
          <w:szCs w:val="24"/>
          <w:lang w:val="en-US"/>
        </w:rPr>
        <w:t>0</w:t>
      </w:r>
      <w:r w:rsidR="004B4926" w:rsidRPr="00003035">
        <w:rPr>
          <w:rFonts w:ascii="Times New Roman" w:hAnsi="Times New Roman" w:cs="Times New Roman"/>
          <w:sz w:val="24"/>
          <w:szCs w:val="24"/>
          <w:lang w:val="en-US"/>
        </w:rPr>
        <w:t>, p ≤ .00</w:t>
      </w:r>
      <w:r w:rsidR="00402ED9" w:rsidRPr="00003035">
        <w:rPr>
          <w:rFonts w:ascii="Times New Roman" w:hAnsi="Times New Roman" w:cs="Times New Roman"/>
          <w:sz w:val="24"/>
          <w:szCs w:val="24"/>
          <w:lang w:val="en-US"/>
        </w:rPr>
        <w:t>6</w:t>
      </w:r>
      <w:r w:rsidR="004B4926" w:rsidRPr="00003035">
        <w:rPr>
          <w:rFonts w:ascii="Times New Roman" w:hAnsi="Times New Roman" w:cs="Times New Roman"/>
          <w:sz w:val="24"/>
          <w:szCs w:val="24"/>
          <w:lang w:val="en-US"/>
        </w:rPr>
        <w:t>, ds ≥ 0.4</w:t>
      </w:r>
      <w:r w:rsidR="00402ED9" w:rsidRPr="00003035">
        <w:rPr>
          <w:rFonts w:ascii="Times New Roman" w:hAnsi="Times New Roman" w:cs="Times New Roman"/>
          <w:sz w:val="24"/>
          <w:szCs w:val="24"/>
          <w:lang w:val="en-US"/>
        </w:rPr>
        <w:t>5</w:t>
      </w:r>
      <w:r w:rsidR="004B4926" w:rsidRPr="00003035">
        <w:rPr>
          <w:rFonts w:ascii="Times New Roman" w:hAnsi="Times New Roman" w:cs="Times New Roman"/>
          <w:sz w:val="24"/>
          <w:szCs w:val="24"/>
          <w:lang w:val="en-US"/>
        </w:rPr>
        <w:t xml:space="preserve"> [0.13, 0.7</w:t>
      </w:r>
      <w:r w:rsidR="00402ED9" w:rsidRPr="00003035">
        <w:rPr>
          <w:rFonts w:ascii="Times New Roman" w:hAnsi="Times New Roman" w:cs="Times New Roman"/>
          <w:sz w:val="24"/>
          <w:szCs w:val="24"/>
          <w:lang w:val="en-US"/>
        </w:rPr>
        <w:t>7</w:t>
      </w:r>
      <w:r w:rsidR="004B4926" w:rsidRPr="00003035">
        <w:rPr>
          <w:rFonts w:ascii="Times New Roman" w:hAnsi="Times New Roman" w:cs="Times New Roman"/>
          <w:sz w:val="24"/>
          <w:szCs w:val="24"/>
          <w:lang w:val="en-US"/>
        </w:rPr>
        <w:t>]. Mean values for M3 were M</w:t>
      </w:r>
      <w:r w:rsidR="004B4926" w:rsidRPr="00003035">
        <w:rPr>
          <w:rFonts w:ascii="Times New Roman" w:hAnsi="Times New Roman" w:cs="Times New Roman"/>
          <w:sz w:val="24"/>
          <w:szCs w:val="24"/>
          <w:vertAlign w:val="subscript"/>
          <w:lang w:val="en-US"/>
        </w:rPr>
        <w:t>AdaptCond3</w:t>
      </w:r>
      <w:r w:rsidR="004B4926" w:rsidRPr="00003035">
        <w:rPr>
          <w:rFonts w:ascii="Times New Roman" w:hAnsi="Times New Roman" w:cs="Times New Roman"/>
          <w:sz w:val="24"/>
          <w:szCs w:val="24"/>
          <w:lang w:val="en-US"/>
        </w:rPr>
        <w:t xml:space="preserve"> = 0.29 ± 0.02 SEM, M</w:t>
      </w:r>
      <w:r w:rsidR="004B4926" w:rsidRPr="00003035">
        <w:rPr>
          <w:rFonts w:ascii="Times New Roman" w:hAnsi="Times New Roman" w:cs="Times New Roman"/>
          <w:sz w:val="24"/>
          <w:szCs w:val="24"/>
          <w:vertAlign w:val="subscript"/>
          <w:lang w:val="en-US"/>
        </w:rPr>
        <w:t>AdaptCond4</w:t>
      </w:r>
      <w:r w:rsidR="004B4926" w:rsidRPr="00003035">
        <w:rPr>
          <w:rFonts w:ascii="Times New Roman" w:hAnsi="Times New Roman" w:cs="Times New Roman"/>
          <w:sz w:val="24"/>
          <w:szCs w:val="24"/>
          <w:lang w:val="en-US"/>
        </w:rPr>
        <w:t xml:space="preserve"> = 0.22 ± 0.02 SEM, M</w:t>
      </w:r>
      <w:r w:rsidR="004B4926" w:rsidRPr="00003035">
        <w:rPr>
          <w:rFonts w:ascii="Times New Roman" w:hAnsi="Times New Roman" w:cs="Times New Roman"/>
          <w:sz w:val="24"/>
          <w:szCs w:val="24"/>
          <w:vertAlign w:val="subscript"/>
          <w:lang w:val="en-US"/>
        </w:rPr>
        <w:t>Baseline</w:t>
      </w:r>
      <w:r w:rsidR="004B4926" w:rsidRPr="00003035">
        <w:rPr>
          <w:rFonts w:ascii="Times New Roman" w:hAnsi="Times New Roman" w:cs="Times New Roman"/>
          <w:sz w:val="24"/>
          <w:szCs w:val="24"/>
          <w:lang w:val="en-US"/>
        </w:rPr>
        <w:t xml:space="preserve"> = 0.28 ± 0.02 SEM, and for M4 they were M</w:t>
      </w:r>
      <w:r w:rsidR="004B4926" w:rsidRPr="00003035">
        <w:rPr>
          <w:rFonts w:ascii="Times New Roman" w:hAnsi="Times New Roman" w:cs="Times New Roman"/>
          <w:sz w:val="24"/>
          <w:szCs w:val="24"/>
          <w:vertAlign w:val="subscript"/>
          <w:lang w:val="en-US"/>
        </w:rPr>
        <w:t>AdaptCond3</w:t>
      </w:r>
      <w:r w:rsidR="004B4926" w:rsidRPr="00003035">
        <w:rPr>
          <w:rFonts w:ascii="Times New Roman" w:hAnsi="Times New Roman" w:cs="Times New Roman"/>
          <w:sz w:val="24"/>
          <w:szCs w:val="24"/>
          <w:lang w:val="en-US"/>
        </w:rPr>
        <w:t xml:space="preserve"> = 0.56 ± 0.02 SEM, M</w:t>
      </w:r>
      <w:r w:rsidR="004B4926" w:rsidRPr="00003035">
        <w:rPr>
          <w:rFonts w:ascii="Times New Roman" w:hAnsi="Times New Roman" w:cs="Times New Roman"/>
          <w:sz w:val="24"/>
          <w:szCs w:val="24"/>
          <w:vertAlign w:val="subscript"/>
          <w:lang w:val="en-US"/>
        </w:rPr>
        <w:t>AdaptCond4</w:t>
      </w:r>
      <w:r w:rsidR="004B4926" w:rsidRPr="00003035">
        <w:rPr>
          <w:rFonts w:ascii="Times New Roman" w:hAnsi="Times New Roman" w:cs="Times New Roman"/>
          <w:sz w:val="24"/>
          <w:szCs w:val="24"/>
          <w:lang w:val="en-US"/>
        </w:rPr>
        <w:t xml:space="preserve"> = 0.4</w:t>
      </w:r>
      <w:r w:rsidR="00402ED9" w:rsidRPr="00003035">
        <w:rPr>
          <w:rFonts w:ascii="Times New Roman" w:hAnsi="Times New Roman" w:cs="Times New Roman"/>
          <w:sz w:val="24"/>
          <w:szCs w:val="24"/>
          <w:lang w:val="en-US"/>
        </w:rPr>
        <w:t>9</w:t>
      </w:r>
      <w:r w:rsidR="004B4926" w:rsidRPr="00003035">
        <w:rPr>
          <w:rFonts w:ascii="Times New Roman" w:hAnsi="Times New Roman" w:cs="Times New Roman"/>
          <w:sz w:val="24"/>
          <w:szCs w:val="24"/>
          <w:lang w:val="en-US"/>
        </w:rPr>
        <w:t xml:space="preserve"> ± 0.02 SEM, M</w:t>
      </w:r>
      <w:r w:rsidR="004B4926" w:rsidRPr="00003035">
        <w:rPr>
          <w:rFonts w:ascii="Times New Roman" w:hAnsi="Times New Roman" w:cs="Times New Roman"/>
          <w:sz w:val="24"/>
          <w:szCs w:val="24"/>
          <w:vertAlign w:val="subscript"/>
          <w:lang w:val="en-US"/>
        </w:rPr>
        <w:t>Baseline</w:t>
      </w:r>
      <w:r w:rsidR="004B4926" w:rsidRPr="00003035">
        <w:rPr>
          <w:rFonts w:ascii="Times New Roman" w:hAnsi="Times New Roman" w:cs="Times New Roman"/>
          <w:sz w:val="24"/>
          <w:szCs w:val="24"/>
          <w:lang w:val="en-US"/>
        </w:rPr>
        <w:t xml:space="preserve"> = 0.56 ± 0.02 SEM. </w:t>
      </w:r>
      <w:r w:rsidR="00C614F5" w:rsidRPr="00003035">
        <w:rPr>
          <w:rFonts w:ascii="Times New Roman" w:hAnsi="Times New Roman" w:cs="Times New Roman"/>
          <w:b/>
          <w:bCs/>
          <w:i/>
          <w:iCs/>
          <w:sz w:val="24"/>
          <w:szCs w:val="24"/>
          <w:lang w:val="en-US"/>
        </w:rPr>
        <w:br w:type="page"/>
      </w:r>
    </w:p>
    <w:p w14:paraId="493E0A85" w14:textId="5FC56619" w:rsidR="002E4008" w:rsidRPr="006973DE" w:rsidRDefault="002E4008" w:rsidP="002E4008">
      <w:pPr>
        <w:pStyle w:val="Beschriftung"/>
        <w:keepNext/>
        <w:rPr>
          <w:rFonts w:ascii="Times New Roman" w:hAnsi="Times New Roman" w:cs="Times New Roman"/>
          <w:b/>
          <w:bCs/>
          <w:i w:val="0"/>
          <w:iCs w:val="0"/>
          <w:color w:val="auto"/>
          <w:sz w:val="24"/>
          <w:szCs w:val="24"/>
          <w:lang w:val="en-US"/>
        </w:rPr>
      </w:pPr>
      <w:r w:rsidRPr="006973DE">
        <w:rPr>
          <w:rFonts w:ascii="Times New Roman" w:hAnsi="Times New Roman" w:cs="Times New Roman"/>
          <w:b/>
          <w:bCs/>
          <w:i w:val="0"/>
          <w:iCs w:val="0"/>
          <w:color w:val="auto"/>
          <w:sz w:val="24"/>
          <w:szCs w:val="24"/>
          <w:lang w:val="en-US"/>
        </w:rPr>
        <w:lastRenderedPageBreak/>
        <w:t xml:space="preserve">Figure </w:t>
      </w:r>
      <w:r w:rsidR="007006D0" w:rsidRPr="006973DE">
        <w:rPr>
          <w:rFonts w:ascii="Times New Roman" w:hAnsi="Times New Roman" w:cs="Times New Roman"/>
          <w:b/>
          <w:bCs/>
          <w:i w:val="0"/>
          <w:iCs w:val="0"/>
          <w:color w:val="auto"/>
          <w:sz w:val="24"/>
          <w:szCs w:val="24"/>
          <w:lang w:val="en-US"/>
        </w:rPr>
        <w:fldChar w:fldCharType="begin"/>
      </w:r>
      <w:r w:rsidR="007006D0" w:rsidRPr="006973DE">
        <w:rPr>
          <w:rFonts w:ascii="Times New Roman" w:hAnsi="Times New Roman" w:cs="Times New Roman"/>
          <w:b/>
          <w:bCs/>
          <w:i w:val="0"/>
          <w:iCs w:val="0"/>
          <w:color w:val="auto"/>
          <w:sz w:val="24"/>
          <w:szCs w:val="24"/>
          <w:lang w:val="en-US"/>
        </w:rPr>
        <w:instrText xml:space="preserve"> SEQ Figure \* ARABIC </w:instrText>
      </w:r>
      <w:r w:rsidR="007006D0" w:rsidRPr="006973DE">
        <w:rPr>
          <w:rFonts w:ascii="Times New Roman" w:hAnsi="Times New Roman" w:cs="Times New Roman"/>
          <w:b/>
          <w:bCs/>
          <w:i w:val="0"/>
          <w:iCs w:val="0"/>
          <w:color w:val="auto"/>
          <w:sz w:val="24"/>
          <w:szCs w:val="24"/>
          <w:lang w:val="en-US"/>
        </w:rPr>
        <w:fldChar w:fldCharType="separate"/>
      </w:r>
      <w:r w:rsidR="007006D0" w:rsidRPr="006973DE">
        <w:rPr>
          <w:rFonts w:ascii="Times New Roman" w:hAnsi="Times New Roman" w:cs="Times New Roman"/>
          <w:b/>
          <w:bCs/>
          <w:i w:val="0"/>
          <w:iCs w:val="0"/>
          <w:noProof/>
          <w:color w:val="auto"/>
          <w:sz w:val="24"/>
          <w:szCs w:val="24"/>
          <w:lang w:val="en-US"/>
        </w:rPr>
        <w:t>4</w:t>
      </w:r>
      <w:r w:rsidR="007006D0" w:rsidRPr="006973DE">
        <w:rPr>
          <w:rFonts w:ascii="Times New Roman" w:hAnsi="Times New Roman" w:cs="Times New Roman"/>
          <w:b/>
          <w:bCs/>
          <w:i w:val="0"/>
          <w:iCs w:val="0"/>
          <w:color w:val="auto"/>
          <w:sz w:val="24"/>
          <w:szCs w:val="24"/>
          <w:lang w:val="en-US"/>
        </w:rPr>
        <w:fldChar w:fldCharType="end"/>
      </w:r>
    </w:p>
    <w:p w14:paraId="6F43B932" w14:textId="48593D1E" w:rsidR="00C614F5" w:rsidRPr="00B81AC4" w:rsidRDefault="00C614F5" w:rsidP="00C614F5">
      <w:pPr>
        <w:rPr>
          <w:rFonts w:ascii="Times New Roman" w:hAnsi="Times New Roman" w:cs="Times New Roman"/>
          <w:lang w:val="en-US"/>
        </w:rPr>
      </w:pPr>
      <w:r w:rsidRPr="00B81AC4">
        <w:rPr>
          <w:rFonts w:ascii="Times New Roman" w:hAnsi="Times New Roman" w:cs="Times New Roman"/>
          <w:lang w:val="en-US"/>
        </w:rPr>
        <w:t>Proportion of angry responses separately for Speaker Identity and Adaptation Condition</w:t>
      </w:r>
    </w:p>
    <w:p w14:paraId="44FBF47A" w14:textId="20A03940" w:rsidR="00E865FC" w:rsidRPr="00B81AC4" w:rsidRDefault="00E55F31" w:rsidP="00BF5A50">
      <w:pPr>
        <w:rPr>
          <w:rFonts w:ascii="Times New Roman" w:hAnsi="Times New Roman" w:cs="Times New Roman"/>
          <w:lang w:val="en-US"/>
        </w:rPr>
      </w:pPr>
      <w:commentRangeStart w:id="20"/>
      <w:r w:rsidRPr="00B81AC4">
        <w:rPr>
          <w:rFonts w:ascii="Times New Roman" w:hAnsi="Times New Roman" w:cs="Times New Roman"/>
          <w:b/>
          <w:bCs/>
          <w:noProof/>
          <w:lang w:val="en-US"/>
        </w:rPr>
        <w:drawing>
          <wp:inline distT="0" distB="0" distL="0" distR="0" wp14:anchorId="6B340880" wp14:editId="51A78470">
            <wp:extent cx="6419850" cy="6419850"/>
            <wp:effectExtent l="0" t="0" r="0" b="0"/>
            <wp:docPr id="17753972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97292" name="Grafik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6419850" cy="6419850"/>
                    </a:xfrm>
                    <a:prstGeom prst="rect">
                      <a:avLst/>
                    </a:prstGeom>
                    <a:noFill/>
                    <a:ln>
                      <a:noFill/>
                    </a:ln>
                  </pic:spPr>
                </pic:pic>
              </a:graphicData>
            </a:graphic>
          </wp:inline>
        </w:drawing>
      </w:r>
      <w:commentRangeEnd w:id="20"/>
      <w:r w:rsidR="00D605D2" w:rsidRPr="00B81AC4">
        <w:rPr>
          <w:rStyle w:val="Kommentarzeichen"/>
          <w:rFonts w:ascii="Times New Roman" w:hAnsi="Times New Roman" w:cs="Times New Roman"/>
          <w:sz w:val="22"/>
          <w:szCs w:val="22"/>
          <w:lang w:val="en-US"/>
        </w:rPr>
        <w:commentReference w:id="20"/>
      </w:r>
      <w:r w:rsidR="00A00037" w:rsidRPr="00B81AC4">
        <w:rPr>
          <w:rFonts w:ascii="Times New Roman" w:hAnsi="Times New Roman" w:cs="Times New Roman"/>
          <w:lang w:val="en-US"/>
        </w:rPr>
        <w:t xml:space="preserve"> </w:t>
      </w:r>
    </w:p>
    <w:p w14:paraId="77244672" w14:textId="45796EE5" w:rsidR="00037892" w:rsidRPr="00B81AC4" w:rsidRDefault="00037892" w:rsidP="008F294F">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Proportion of angry responses for each morph level separately for A) female speaker identities F1 and F2 and B) male speaker identities M3 and M4.  C) Responses averaged across morph level for female identities, and D) for male identities. The dotted line depicts 0.5, thus an equal proportion of classifications as angry and fearful, also referred to as the point of subjective equality. </w:t>
      </w:r>
    </w:p>
    <w:p w14:paraId="0E1BBD3B" w14:textId="1D78DED6"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 xml:space="preserve">Interim </w:t>
      </w:r>
      <w:r w:rsidR="008F294F" w:rsidRPr="00B81AC4">
        <w:rPr>
          <w:rFonts w:ascii="Times New Roman" w:hAnsi="Times New Roman" w:cs="Times New Roman"/>
          <w:lang w:val="en-US"/>
        </w:rPr>
        <w:t>Summary</w:t>
      </w:r>
    </w:p>
    <w:p w14:paraId="75B46A7E" w14:textId="13A9D7FB" w:rsidR="00B10ADF" w:rsidRPr="00003035" w:rsidRDefault="008F294F" w:rsidP="00003035">
      <w:pPr>
        <w:spacing w:line="480" w:lineRule="auto"/>
        <w:rPr>
          <w:rFonts w:ascii="Times New Roman" w:hAnsi="Times New Roman" w:cs="Times New Roman"/>
          <w:color w:val="C00000"/>
          <w:sz w:val="24"/>
          <w:szCs w:val="24"/>
          <w:lang w:val="en-US"/>
        </w:rPr>
      </w:pPr>
      <w:r w:rsidRPr="00B81AC4">
        <w:rPr>
          <w:rFonts w:ascii="Times New Roman" w:hAnsi="Times New Roman" w:cs="Times New Roman"/>
          <w:lang w:val="en-US"/>
        </w:rPr>
        <w:tab/>
      </w:r>
      <w:r w:rsidRPr="00003035">
        <w:rPr>
          <w:rFonts w:ascii="Times New Roman" w:hAnsi="Times New Roman" w:cs="Times New Roman"/>
          <w:sz w:val="24"/>
          <w:szCs w:val="24"/>
          <w:lang w:val="en-US"/>
        </w:rPr>
        <w:t>In summary, there was no evidence for contrastive aftereffects for male speaker identities, and only partly for female speaker identities.</w:t>
      </w:r>
      <w:r w:rsidRPr="00003035">
        <w:rPr>
          <w:rFonts w:ascii="Times New Roman" w:hAnsi="Times New Roman" w:cs="Times New Roman"/>
          <w:b/>
          <w:bCs/>
          <w:noProof/>
          <w:sz w:val="24"/>
          <w:szCs w:val="24"/>
          <w:lang w:val="en-US"/>
        </w:rPr>
        <w:t xml:space="preserve"> </w:t>
      </w:r>
      <w:r w:rsidRPr="00003035">
        <w:rPr>
          <w:rFonts w:ascii="Times New Roman" w:hAnsi="Times New Roman" w:cs="Times New Roman"/>
          <w:noProof/>
          <w:sz w:val="24"/>
          <w:szCs w:val="24"/>
          <w:lang w:val="en-US"/>
        </w:rPr>
        <w:t xml:space="preserve">Thus, evidence for the hypothesis of </w:t>
      </w:r>
      <w:r w:rsidRPr="00003035">
        <w:rPr>
          <w:rFonts w:ascii="Times New Roman" w:hAnsi="Times New Roman" w:cs="Times New Roman"/>
          <w:noProof/>
          <w:sz w:val="24"/>
          <w:szCs w:val="24"/>
          <w:lang w:val="en-US"/>
        </w:rPr>
        <w:lastRenderedPageBreak/>
        <w:t>Experiment 2 is inconclusive. Note that there was a pronounced confound between emotionality and speaker identity in male voices: across the wh</w:t>
      </w:r>
      <w:r w:rsidR="00847E37" w:rsidRPr="00003035">
        <w:rPr>
          <w:rFonts w:ascii="Times New Roman" w:hAnsi="Times New Roman" w:cs="Times New Roman"/>
          <w:noProof/>
          <w:sz w:val="24"/>
          <w:szCs w:val="24"/>
          <w:lang w:val="en-US"/>
        </w:rPr>
        <w:t>o</w:t>
      </w:r>
      <w:r w:rsidRPr="00003035">
        <w:rPr>
          <w:rFonts w:ascii="Times New Roman" w:hAnsi="Times New Roman" w:cs="Times New Roman"/>
          <w:noProof/>
          <w:sz w:val="24"/>
          <w:szCs w:val="24"/>
          <w:lang w:val="en-US"/>
        </w:rPr>
        <w:t>le morphing continuum, M3 was perceived far more often as fearful and M4 more often as angry. This could have biased the adaptation conditions</w:t>
      </w:r>
      <w:r w:rsidR="00A71662" w:rsidRPr="00003035">
        <w:rPr>
          <w:rFonts w:ascii="Times New Roman" w:hAnsi="Times New Roman" w:cs="Times New Roman"/>
          <w:noProof/>
          <w:sz w:val="24"/>
          <w:szCs w:val="24"/>
          <w:lang w:val="en-US"/>
        </w:rPr>
        <w:t xml:space="preserve">. The amount of fearful and angry information should have been balanced, but with </w:t>
      </w:r>
      <w:r w:rsidR="00847E37" w:rsidRPr="00003035">
        <w:rPr>
          <w:rFonts w:ascii="Times New Roman" w:hAnsi="Times New Roman" w:cs="Times New Roman"/>
          <w:noProof/>
          <w:sz w:val="24"/>
          <w:szCs w:val="24"/>
          <w:lang w:val="en-US"/>
        </w:rPr>
        <w:t>speakers</w:t>
      </w:r>
      <w:r w:rsidR="00A71662" w:rsidRPr="00003035">
        <w:rPr>
          <w:rFonts w:ascii="Times New Roman" w:hAnsi="Times New Roman" w:cs="Times New Roman"/>
          <w:noProof/>
          <w:sz w:val="24"/>
          <w:szCs w:val="24"/>
          <w:lang w:val="en-US"/>
        </w:rPr>
        <w:t xml:space="preserve"> being so different in how effective</w:t>
      </w:r>
      <w:r w:rsidR="0063086B">
        <w:rPr>
          <w:rFonts w:ascii="Times New Roman" w:hAnsi="Times New Roman" w:cs="Times New Roman"/>
          <w:noProof/>
          <w:sz w:val="24"/>
          <w:szCs w:val="24"/>
          <w:lang w:val="en-US"/>
        </w:rPr>
        <w:t>ly</w:t>
      </w:r>
      <w:r w:rsidR="00A71662" w:rsidRPr="00003035">
        <w:rPr>
          <w:rFonts w:ascii="Times New Roman" w:hAnsi="Times New Roman" w:cs="Times New Roman"/>
          <w:noProof/>
          <w:sz w:val="24"/>
          <w:szCs w:val="24"/>
          <w:lang w:val="en-US"/>
        </w:rPr>
        <w:t xml:space="preserve"> they convey both emotions, </w:t>
      </w:r>
      <w:commentRangeStart w:id="21"/>
      <w:r w:rsidR="00A71662" w:rsidRPr="00003035">
        <w:rPr>
          <w:rFonts w:ascii="Times New Roman" w:hAnsi="Times New Roman" w:cs="Times New Roman"/>
          <w:noProof/>
          <w:sz w:val="24"/>
          <w:szCs w:val="24"/>
          <w:lang w:val="en-US"/>
        </w:rPr>
        <w:t xml:space="preserve">AdaptCond4 </w:t>
      </w:r>
      <w:commentRangeEnd w:id="21"/>
      <w:r w:rsidR="0063086B" w:rsidRPr="00003035">
        <w:rPr>
          <w:rStyle w:val="Kommentarzeichen"/>
          <w:rFonts w:ascii="Times New Roman" w:hAnsi="Times New Roman" w:cs="Times New Roman"/>
          <w:noProof/>
          <w:sz w:val="24"/>
          <w:szCs w:val="24"/>
          <w:lang w:val="en-US"/>
        </w:rPr>
        <w:commentReference w:id="21"/>
      </w:r>
      <w:r w:rsidR="00A71662" w:rsidRPr="00003035">
        <w:rPr>
          <w:rFonts w:ascii="Times New Roman" w:hAnsi="Times New Roman" w:cs="Times New Roman"/>
          <w:noProof/>
          <w:sz w:val="24"/>
          <w:szCs w:val="24"/>
          <w:lang w:val="en-US"/>
        </w:rPr>
        <w:t xml:space="preserve">was probably overall an angry emotion adaptation, explaining the main effect depicted in </w:t>
      </w:r>
      <w:r w:rsidR="00A71662" w:rsidRPr="006973DE">
        <w:rPr>
          <w:rFonts w:ascii="Times New Roman" w:hAnsi="Times New Roman" w:cs="Times New Roman"/>
          <w:b/>
          <w:bCs/>
          <w:noProof/>
          <w:sz w:val="24"/>
          <w:szCs w:val="24"/>
          <w:lang w:val="en-US"/>
        </w:rPr>
        <w:t>Figure 4D</w:t>
      </w:r>
      <w:r w:rsidR="00A71662" w:rsidRPr="00003035">
        <w:rPr>
          <w:rFonts w:ascii="Times New Roman" w:hAnsi="Times New Roman" w:cs="Times New Roman"/>
          <w:noProof/>
          <w:sz w:val="24"/>
          <w:szCs w:val="24"/>
          <w:lang w:val="en-US"/>
        </w:rPr>
        <w:t>. A similar mechanism may have been a</w:t>
      </w:r>
      <w:r w:rsidR="0063086B">
        <w:rPr>
          <w:rFonts w:ascii="Times New Roman" w:hAnsi="Times New Roman" w:cs="Times New Roman"/>
          <w:noProof/>
          <w:sz w:val="24"/>
          <w:szCs w:val="24"/>
          <w:lang w:val="en-US"/>
        </w:rPr>
        <w:t>t</w:t>
      </w:r>
      <w:r w:rsidR="00A71662" w:rsidRPr="00003035">
        <w:rPr>
          <w:rFonts w:ascii="Times New Roman" w:hAnsi="Times New Roman" w:cs="Times New Roman"/>
          <w:noProof/>
          <w:sz w:val="24"/>
          <w:szCs w:val="24"/>
          <w:lang w:val="en-US"/>
        </w:rPr>
        <w:t xml:space="preserve"> play for female voices as well, but to a lesser degree, which is why a speaker-specific modulation was still visible for F2. </w:t>
      </w:r>
      <w:r w:rsidR="00F05608" w:rsidRPr="00003035">
        <w:rPr>
          <w:rFonts w:ascii="Times New Roman" w:hAnsi="Times New Roman" w:cs="Times New Roman"/>
          <w:noProof/>
          <w:sz w:val="24"/>
          <w:szCs w:val="24"/>
          <w:lang w:val="en-US"/>
        </w:rPr>
        <w:t xml:space="preserve">Thus, problematic stimulus properties could offer a </w:t>
      </w:r>
      <w:r w:rsidR="006973DE">
        <w:rPr>
          <w:rFonts w:ascii="Times New Roman" w:hAnsi="Times New Roman" w:cs="Times New Roman"/>
          <w:noProof/>
          <w:sz w:val="24"/>
          <w:szCs w:val="24"/>
          <w:lang w:val="en-US"/>
        </w:rPr>
        <w:t>preliminary</w:t>
      </w:r>
      <w:r w:rsidR="00F05608" w:rsidRPr="00003035">
        <w:rPr>
          <w:rFonts w:ascii="Times New Roman" w:hAnsi="Times New Roman" w:cs="Times New Roman"/>
          <w:noProof/>
          <w:sz w:val="24"/>
          <w:szCs w:val="24"/>
          <w:lang w:val="en-US"/>
        </w:rPr>
        <w:t xml:space="preserve"> explanation for this conflicting pattern of results. </w:t>
      </w:r>
      <w:r w:rsidR="00A71662" w:rsidRPr="00003035">
        <w:rPr>
          <w:rFonts w:ascii="Times New Roman" w:hAnsi="Times New Roman" w:cs="Times New Roman"/>
          <w:noProof/>
          <w:sz w:val="24"/>
          <w:szCs w:val="24"/>
          <w:lang w:val="en-US"/>
        </w:rPr>
        <w:t xml:space="preserve"> </w:t>
      </w:r>
    </w:p>
    <w:p w14:paraId="17EF40A4" w14:textId="654275E1" w:rsidR="00B10ADF" w:rsidRPr="00B81AC4" w:rsidRDefault="00B10ADF" w:rsidP="007B3E33">
      <w:pPr>
        <w:pStyle w:val="berschrift2"/>
        <w:rPr>
          <w:rFonts w:ascii="Times New Roman" w:hAnsi="Times New Roman" w:cs="Times New Roman"/>
          <w:lang w:val="en-US"/>
        </w:rPr>
      </w:pPr>
      <w:r w:rsidRPr="00B81AC4">
        <w:rPr>
          <w:rFonts w:ascii="Times New Roman" w:hAnsi="Times New Roman" w:cs="Times New Roman"/>
          <w:lang w:val="en-US"/>
        </w:rPr>
        <w:t>Experiment 3: Spoken Pseudoword</w:t>
      </w:r>
    </w:p>
    <w:p w14:paraId="508F9E95"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Hypothesis</w:t>
      </w:r>
    </w:p>
    <w:p w14:paraId="6762214B" w14:textId="478D7243" w:rsidR="007B2FFE" w:rsidRPr="00003035" w:rsidRDefault="00847E37" w:rsidP="00003035">
      <w:pPr>
        <w:spacing w:line="480" w:lineRule="auto"/>
        <w:contextualSpacing/>
        <w:rPr>
          <w:rFonts w:ascii="Times New Roman" w:hAnsi="Times New Roman" w:cs="Times New Roman"/>
          <w:sz w:val="24"/>
          <w:szCs w:val="24"/>
          <w:lang w:val="en-US"/>
        </w:rPr>
      </w:pPr>
      <w:r w:rsidRPr="00B81AC4">
        <w:rPr>
          <w:rFonts w:ascii="Times New Roman" w:hAnsi="Times New Roman" w:cs="Times New Roman"/>
          <w:lang w:val="en-US"/>
        </w:rPr>
        <w:tab/>
      </w:r>
      <w:r w:rsidR="00857DA5" w:rsidRPr="00003035">
        <w:rPr>
          <w:rFonts w:ascii="Times New Roman" w:hAnsi="Times New Roman" w:cs="Times New Roman"/>
          <w:sz w:val="24"/>
          <w:szCs w:val="24"/>
          <w:lang w:val="en-US"/>
        </w:rPr>
        <w:t xml:space="preserve">For Experiment 3, </w:t>
      </w:r>
      <w:r w:rsidR="00F7137A" w:rsidRPr="00003035">
        <w:rPr>
          <w:rFonts w:ascii="Times New Roman" w:hAnsi="Times New Roman" w:cs="Times New Roman"/>
          <w:sz w:val="24"/>
          <w:szCs w:val="24"/>
          <w:lang w:val="en-US"/>
        </w:rPr>
        <w:t>I</w:t>
      </w:r>
      <w:r w:rsidR="00857DA5" w:rsidRPr="00003035">
        <w:rPr>
          <w:rFonts w:ascii="Times New Roman" w:hAnsi="Times New Roman" w:cs="Times New Roman"/>
          <w:sz w:val="24"/>
          <w:szCs w:val="24"/>
          <w:lang w:val="en-US"/>
        </w:rPr>
        <w:t xml:space="preserve"> expect</w:t>
      </w:r>
      <w:r w:rsidR="00F7137A" w:rsidRPr="00003035">
        <w:rPr>
          <w:rFonts w:ascii="Times New Roman" w:hAnsi="Times New Roman" w:cs="Times New Roman"/>
          <w:sz w:val="24"/>
          <w:szCs w:val="24"/>
          <w:lang w:val="en-US"/>
        </w:rPr>
        <w:t xml:space="preserve">ed </w:t>
      </w:r>
      <w:r w:rsidR="006973DE">
        <w:rPr>
          <w:rFonts w:ascii="Times New Roman" w:hAnsi="Times New Roman" w:cs="Times New Roman"/>
          <w:sz w:val="24"/>
          <w:szCs w:val="24"/>
          <w:lang w:val="en-US"/>
        </w:rPr>
        <w:t xml:space="preserve">to </w:t>
      </w:r>
      <w:r w:rsidR="00F7137A" w:rsidRPr="00003035">
        <w:rPr>
          <w:rFonts w:ascii="Times New Roman" w:hAnsi="Times New Roman" w:cs="Times New Roman"/>
          <w:sz w:val="24"/>
          <w:szCs w:val="24"/>
          <w:lang w:val="en-US"/>
        </w:rPr>
        <w:t>find</w:t>
      </w:r>
      <w:r w:rsidR="00857DA5" w:rsidRPr="00003035">
        <w:rPr>
          <w:rFonts w:ascii="Times New Roman" w:hAnsi="Times New Roman" w:cs="Times New Roman"/>
          <w:sz w:val="24"/>
          <w:szCs w:val="24"/>
          <w:lang w:val="en-US"/>
        </w:rPr>
        <w:t xml:space="preserve"> </w:t>
      </w:r>
      <w:r w:rsidR="006973DE" w:rsidRPr="006973DE">
        <w:rPr>
          <w:rFonts w:ascii="Times New Roman" w:hAnsi="Times New Roman" w:cs="Times New Roman"/>
          <w:b/>
          <w:bCs/>
          <w:sz w:val="24"/>
          <w:szCs w:val="24"/>
          <w:lang w:val="en-US"/>
        </w:rPr>
        <w:t>no</w:t>
      </w:r>
      <w:r w:rsidR="00857DA5" w:rsidRPr="00003035">
        <w:rPr>
          <w:rFonts w:ascii="Times New Roman" w:hAnsi="Times New Roman" w:cs="Times New Roman"/>
          <w:sz w:val="24"/>
          <w:szCs w:val="24"/>
          <w:lang w:val="en-US"/>
        </w:rPr>
        <w:t xml:space="preserve"> simultaneous opposite aftereffects</w:t>
      </w:r>
      <w:r w:rsidR="00F7137A" w:rsidRPr="00003035">
        <w:rPr>
          <w:rFonts w:ascii="Times New Roman" w:hAnsi="Times New Roman" w:cs="Times New Roman"/>
          <w:sz w:val="24"/>
          <w:szCs w:val="24"/>
          <w:lang w:val="en-US"/>
        </w:rPr>
        <w:t xml:space="preserve"> for different pseudowords</w:t>
      </w:r>
      <w:r w:rsidR="00857DA5" w:rsidRPr="00003035">
        <w:rPr>
          <w:rFonts w:ascii="Times New Roman" w:hAnsi="Times New Roman" w:cs="Times New Roman"/>
          <w:sz w:val="24"/>
          <w:szCs w:val="24"/>
          <w:lang w:val="en-US"/>
        </w:rPr>
        <w:t xml:space="preserve">, thus </w:t>
      </w:r>
      <w:r w:rsidR="006973DE" w:rsidRPr="006973DE">
        <w:rPr>
          <w:rFonts w:ascii="Times New Roman" w:hAnsi="Times New Roman" w:cs="Times New Roman"/>
          <w:b/>
          <w:bCs/>
          <w:sz w:val="24"/>
          <w:szCs w:val="24"/>
          <w:lang w:val="en-US"/>
        </w:rPr>
        <w:t>no</w:t>
      </w:r>
      <w:r w:rsidR="00857DA5" w:rsidRPr="00003035">
        <w:rPr>
          <w:rFonts w:ascii="Times New Roman" w:hAnsi="Times New Roman" w:cs="Times New Roman"/>
          <w:sz w:val="24"/>
          <w:szCs w:val="24"/>
          <w:lang w:val="en-US"/>
        </w:rPr>
        <w:t xml:space="preserve"> AdaptationCondition x Pseudoword interaction. </w:t>
      </w:r>
      <w:r w:rsidR="00F7137A" w:rsidRPr="00003035">
        <w:rPr>
          <w:rFonts w:ascii="Times New Roman" w:hAnsi="Times New Roman" w:cs="Times New Roman"/>
          <w:sz w:val="24"/>
          <w:szCs w:val="24"/>
          <w:lang w:val="en-US"/>
        </w:rPr>
        <w:t>In other words</w:t>
      </w:r>
      <w:r w:rsidR="00857DA5" w:rsidRPr="00003035">
        <w:rPr>
          <w:rFonts w:ascii="Times New Roman" w:hAnsi="Times New Roman" w:cs="Times New Roman"/>
          <w:sz w:val="24"/>
          <w:szCs w:val="24"/>
          <w:lang w:val="en-US"/>
        </w:rPr>
        <w:t>,</w:t>
      </w:r>
      <w:r w:rsidR="00474FAD" w:rsidRPr="00003035">
        <w:rPr>
          <w:rFonts w:ascii="Times New Roman" w:hAnsi="Times New Roman" w:cs="Times New Roman"/>
          <w:sz w:val="24"/>
          <w:szCs w:val="24"/>
          <w:lang w:val="en-US"/>
        </w:rPr>
        <w:t xml:space="preserve"> target voices of all pseudowords (1,2,3,4) </w:t>
      </w:r>
      <w:r w:rsidRPr="00003035">
        <w:rPr>
          <w:rFonts w:ascii="Times New Roman" w:hAnsi="Times New Roman" w:cs="Times New Roman"/>
          <w:sz w:val="24"/>
          <w:szCs w:val="24"/>
          <w:lang w:val="en-US"/>
        </w:rPr>
        <w:t>should</w:t>
      </w:r>
      <w:r w:rsidR="00847EBF">
        <w:rPr>
          <w:rFonts w:ascii="Times New Roman" w:hAnsi="Times New Roman" w:cs="Times New Roman"/>
          <w:sz w:val="24"/>
          <w:szCs w:val="24"/>
          <w:lang w:val="en-US"/>
        </w:rPr>
        <w:t xml:space="preserve"> have</w:t>
      </w:r>
      <w:r w:rsidR="00474FAD" w:rsidRPr="00003035">
        <w:rPr>
          <w:rFonts w:ascii="Times New Roman" w:hAnsi="Times New Roman" w:cs="Times New Roman"/>
          <w:sz w:val="24"/>
          <w:szCs w:val="24"/>
          <w:lang w:val="en-US"/>
        </w:rPr>
        <w:t xml:space="preserve"> a similar likelihood of being classified as either angry or fearful in the two </w:t>
      </w:r>
      <w:r w:rsidR="00857DA5" w:rsidRPr="00003035">
        <w:rPr>
          <w:rFonts w:ascii="Times New Roman" w:hAnsi="Times New Roman" w:cs="Times New Roman"/>
          <w:sz w:val="24"/>
          <w:szCs w:val="24"/>
          <w:lang w:val="en-US"/>
        </w:rPr>
        <w:t>adaptation condition</w:t>
      </w:r>
      <w:r w:rsidR="00474FAD" w:rsidRPr="00003035">
        <w:rPr>
          <w:rFonts w:ascii="Times New Roman" w:hAnsi="Times New Roman" w:cs="Times New Roman"/>
          <w:sz w:val="24"/>
          <w:szCs w:val="24"/>
          <w:lang w:val="en-US"/>
        </w:rPr>
        <w:t>s</w:t>
      </w:r>
      <w:r w:rsidR="00857DA5" w:rsidRPr="00003035">
        <w:rPr>
          <w:rFonts w:ascii="Times New Roman" w:hAnsi="Times New Roman" w:cs="Times New Roman"/>
          <w:sz w:val="24"/>
          <w:szCs w:val="24"/>
          <w:lang w:val="en-US"/>
        </w:rPr>
        <w:t xml:space="preserve"> (AdaptCond1: angry-</w:t>
      </w:r>
      <w:r w:rsidRPr="00003035">
        <w:rPr>
          <w:rFonts w:ascii="Times New Roman" w:hAnsi="Times New Roman" w:cs="Times New Roman"/>
          <w:sz w:val="24"/>
          <w:szCs w:val="24"/>
          <w:lang w:val="en-US"/>
        </w:rPr>
        <w:t>pseudow</w:t>
      </w:r>
      <w:r w:rsidR="00857DA5" w:rsidRPr="00003035">
        <w:rPr>
          <w:rFonts w:ascii="Times New Roman" w:hAnsi="Times New Roman" w:cs="Times New Roman"/>
          <w:sz w:val="24"/>
          <w:szCs w:val="24"/>
          <w:lang w:val="en-US"/>
        </w:rPr>
        <w:t>ords 1 and 2 and fearful-</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3 and 4,  AdaptCond2</w:t>
      </w:r>
      <w:r w:rsidR="00FE53FC" w:rsidRPr="00003035">
        <w:rPr>
          <w:rFonts w:ascii="Times New Roman" w:hAnsi="Times New Roman" w:cs="Times New Roman"/>
          <w:sz w:val="24"/>
          <w:szCs w:val="24"/>
          <w:lang w:val="en-US"/>
        </w:rPr>
        <w:t>: angry</w:t>
      </w:r>
      <w:r w:rsidR="00857DA5"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3 and 4 and fearful</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1 and 2), because adaptation impressions </w:t>
      </w:r>
      <w:r w:rsidRPr="00003035">
        <w:rPr>
          <w:rFonts w:ascii="Times New Roman" w:hAnsi="Times New Roman" w:cs="Times New Roman"/>
          <w:sz w:val="24"/>
          <w:szCs w:val="24"/>
          <w:lang w:val="en-US"/>
        </w:rPr>
        <w:t xml:space="preserve">should </w:t>
      </w:r>
      <w:r w:rsidR="00857DA5" w:rsidRPr="00003035">
        <w:rPr>
          <w:rFonts w:ascii="Times New Roman" w:hAnsi="Times New Roman" w:cs="Times New Roman"/>
          <w:sz w:val="24"/>
          <w:szCs w:val="24"/>
          <w:lang w:val="en-US"/>
        </w:rPr>
        <w:t xml:space="preserve">cancel each other out across pseudowords. This </w:t>
      </w:r>
      <w:r w:rsidRPr="00003035">
        <w:rPr>
          <w:rFonts w:ascii="Times New Roman" w:hAnsi="Times New Roman" w:cs="Times New Roman"/>
          <w:sz w:val="24"/>
          <w:szCs w:val="24"/>
          <w:lang w:val="en-US"/>
        </w:rPr>
        <w:t>was hypothesized</w:t>
      </w:r>
      <w:r w:rsidR="00857DA5" w:rsidRPr="00003035">
        <w:rPr>
          <w:rFonts w:ascii="Times New Roman" w:hAnsi="Times New Roman" w:cs="Times New Roman"/>
          <w:sz w:val="24"/>
          <w:szCs w:val="24"/>
          <w:lang w:val="en-US"/>
        </w:rPr>
        <w:t xml:space="preserve"> for male and female voices.</w:t>
      </w:r>
      <w:r w:rsidRPr="00003035">
        <w:rPr>
          <w:rFonts w:ascii="Times New Roman" w:hAnsi="Times New Roman" w:cs="Times New Roman"/>
          <w:sz w:val="24"/>
          <w:szCs w:val="24"/>
          <w:lang w:val="en-US"/>
        </w:rPr>
        <w:t xml:space="preserve"> T</w:t>
      </w:r>
      <w:r w:rsidR="007B2FFE" w:rsidRPr="00003035">
        <w:rPr>
          <w:rFonts w:ascii="Times New Roman" w:hAnsi="Times New Roman" w:cs="Times New Roman"/>
          <w:sz w:val="24"/>
          <w:szCs w:val="24"/>
          <w:lang w:val="en-US"/>
        </w:rPr>
        <w:t>his experiment and its hypothesis were preregistered (</w:t>
      </w:r>
      <w:hyperlink r:id="rId22" w:history="1">
        <w:r w:rsidR="007B2FFE" w:rsidRPr="00003035">
          <w:rPr>
            <w:rStyle w:val="Hyperlink"/>
            <w:rFonts w:ascii="Times New Roman" w:hAnsi="Times New Roman" w:cs="Times New Roman"/>
            <w:sz w:val="24"/>
            <w:szCs w:val="24"/>
            <w:lang w:val="en-US"/>
          </w:rPr>
          <w:t xml:space="preserve">10.17605/OSF.IO/3H9WN </w:t>
        </w:r>
      </w:hyperlink>
      <w:r w:rsidR="007B2FFE" w:rsidRPr="00003035">
        <w:rPr>
          <w:rFonts w:ascii="Times New Roman" w:hAnsi="Times New Roman" w:cs="Times New Roman"/>
          <w:sz w:val="24"/>
          <w:szCs w:val="24"/>
          <w:lang w:val="en-US"/>
        </w:rPr>
        <w:t>).</w:t>
      </w:r>
    </w:p>
    <w:p w14:paraId="590ACE88" w14:textId="1C2A364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Method</w:t>
      </w:r>
    </w:p>
    <w:p w14:paraId="3CA7DB05" w14:textId="77777777" w:rsidR="00326D69" w:rsidRPr="00003035" w:rsidRDefault="00326D6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0E8A255D" w14:textId="659E5A29" w:rsidR="00326D69"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6D69" w:rsidRPr="00003035">
        <w:rPr>
          <w:rFonts w:ascii="Times New Roman" w:hAnsi="Times New Roman" w:cs="Times New Roman"/>
          <w:sz w:val="24"/>
          <w:szCs w:val="24"/>
          <w:lang w:val="en-US"/>
        </w:rPr>
        <w:t xml:space="preserve">Data was collected online via Psytoolkit version 3.4.6 </w:t>
      </w:r>
      <w:sdt>
        <w:sdtPr>
          <w:rPr>
            <w:rFonts w:ascii="Times New Roman" w:hAnsi="Times New Roman" w:cs="Times New Roman"/>
            <w:sz w:val="24"/>
            <w:szCs w:val="24"/>
            <w:lang w:val="en-US"/>
          </w:rPr>
          <w:alias w:val="To edit, see citavi.com/edit"/>
          <w:tag w:val="CitaviPlaceholder#95ad3fb5-d0d3-4585-9e74-0eac0b781aea"/>
          <w:id w:val="-999346580"/>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133F6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mZWZiNTllLTEyMWMtNGE0OS04ZGNkLWI3YTM2OWRlNjg1OC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JiMTRiMjQ2NC1hZmE2LTRmZjQtYTM0Ny1hM2NiMzk0YjQxOTM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zk1YWQzZmI1LWQwZDMtNDU4NS05ZTc0LTBlYWMwYjc4MWFlYSIsIlRleHQiOiIoU3RvZXQsIDIwMTA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(Stoet, 2010, 2017)</w:t>
          </w:r>
          <w:r w:rsidR="00133F67" w:rsidRPr="00003035">
            <w:rPr>
              <w:rFonts w:ascii="Times New Roman" w:hAnsi="Times New Roman" w:cs="Times New Roman"/>
              <w:sz w:val="24"/>
              <w:szCs w:val="24"/>
              <w:lang w:val="en-US"/>
            </w:rPr>
            <w:fldChar w:fldCharType="end"/>
          </w:r>
        </w:sdtContent>
      </w:sdt>
      <w:r w:rsidR="00326D69" w:rsidRPr="00003035">
        <w:rPr>
          <w:rFonts w:ascii="Times New Roman" w:hAnsi="Times New Roman" w:cs="Times New Roman"/>
          <w:color w:val="C00000"/>
          <w:sz w:val="24"/>
          <w:szCs w:val="24"/>
          <w:lang w:val="en-US"/>
        </w:rPr>
        <w:t xml:space="preserve"> </w:t>
      </w:r>
      <w:r w:rsidR="00326D69" w:rsidRPr="00003035">
        <w:rPr>
          <w:rFonts w:ascii="Times New Roman" w:hAnsi="Times New Roman" w:cs="Times New Roman"/>
          <w:sz w:val="24"/>
          <w:szCs w:val="24"/>
          <w:lang w:val="en-US"/>
        </w:rPr>
        <w:t xml:space="preserve">in July 2024, with the same technical requirements and the same target sample size as for Experiment 1 and 2. 99 people accessed the study via hyperlink, of which 48 contributed complete data. </w:t>
      </w:r>
      <w:r w:rsidR="00326D69" w:rsidRPr="00003035">
        <w:rPr>
          <w:rFonts w:ascii="Times New Roman" w:hAnsi="Times New Roman" w:cs="Times New Roman"/>
          <w:sz w:val="24"/>
          <w:szCs w:val="24"/>
          <w:lang w:val="en-US"/>
        </w:rPr>
        <w:lastRenderedPageBreak/>
        <w:t xml:space="preserve">Six participants had to be excluded (N = 3 due to 5% trials of omission in the baseline task, N = 3 due to problems with the sound playback). Therefore, the final sample consisted of 42 participants (34 female, </w:t>
      </w:r>
      <w:r w:rsidR="00EE3356" w:rsidRPr="00003035">
        <w:rPr>
          <w:rFonts w:ascii="Times New Roman" w:hAnsi="Times New Roman" w:cs="Times New Roman"/>
          <w:sz w:val="24"/>
          <w:szCs w:val="24"/>
          <w:lang w:val="en-US"/>
        </w:rPr>
        <w:t>7</w:t>
      </w:r>
      <w:r w:rsidR="00326D69" w:rsidRPr="00003035">
        <w:rPr>
          <w:rFonts w:ascii="Times New Roman" w:hAnsi="Times New Roman" w:cs="Times New Roman"/>
          <w:sz w:val="24"/>
          <w:szCs w:val="24"/>
          <w:lang w:val="en-US"/>
        </w:rPr>
        <w:t xml:space="preserve"> male,</w:t>
      </w:r>
      <w:r w:rsidR="00EE3356" w:rsidRPr="00003035">
        <w:rPr>
          <w:rFonts w:ascii="Times New Roman" w:hAnsi="Times New Roman" w:cs="Times New Roman"/>
          <w:sz w:val="24"/>
          <w:szCs w:val="24"/>
          <w:lang w:val="en-US"/>
        </w:rPr>
        <w:t xml:space="preserve"> 1</w:t>
      </w:r>
      <w:r w:rsidR="00326D69" w:rsidRPr="00003035">
        <w:rPr>
          <w:rFonts w:ascii="Times New Roman" w:hAnsi="Times New Roman" w:cs="Times New Roman"/>
          <w:sz w:val="24"/>
          <w:szCs w:val="24"/>
          <w:lang w:val="en-US"/>
        </w:rPr>
        <w:t xml:space="preserve"> diverse, aged 18 to </w:t>
      </w:r>
      <w:r w:rsidR="00EE3356" w:rsidRPr="00003035">
        <w:rPr>
          <w:rFonts w:ascii="Times New Roman" w:hAnsi="Times New Roman" w:cs="Times New Roman"/>
          <w:sz w:val="24"/>
          <w:szCs w:val="24"/>
          <w:lang w:val="en-US"/>
        </w:rPr>
        <w:t>46</w:t>
      </w:r>
      <w:r w:rsidR="00326D69" w:rsidRPr="00003035">
        <w:rPr>
          <w:rFonts w:ascii="Times New Roman" w:hAnsi="Times New Roman" w:cs="Times New Roman"/>
          <w:sz w:val="24"/>
          <w:szCs w:val="24"/>
          <w:lang w:val="en-US"/>
        </w:rPr>
        <w:t xml:space="preserve"> years [M = 2</w:t>
      </w:r>
      <w:r w:rsidR="00EE3356" w:rsidRPr="00003035">
        <w:rPr>
          <w:rFonts w:ascii="Times New Roman" w:hAnsi="Times New Roman" w:cs="Times New Roman"/>
          <w:sz w:val="24"/>
          <w:szCs w:val="24"/>
          <w:lang w:val="en-US"/>
        </w:rPr>
        <w:t>5</w:t>
      </w:r>
      <w:r w:rsidR="00326D69" w:rsidRPr="00003035">
        <w:rPr>
          <w:rFonts w:ascii="Times New Roman" w:hAnsi="Times New Roman" w:cs="Times New Roman"/>
          <w:sz w:val="24"/>
          <w:szCs w:val="24"/>
          <w:lang w:val="en-US"/>
        </w:rPr>
        <w:t>.</w:t>
      </w:r>
      <w:r w:rsidR="00EE3356" w:rsidRPr="00003035">
        <w:rPr>
          <w:rFonts w:ascii="Times New Roman" w:hAnsi="Times New Roman" w:cs="Times New Roman"/>
          <w:sz w:val="24"/>
          <w:szCs w:val="24"/>
          <w:lang w:val="en-US"/>
        </w:rPr>
        <w:t>76</w:t>
      </w:r>
      <w:r w:rsidR="00326D69" w:rsidRPr="00003035">
        <w:rPr>
          <w:rFonts w:ascii="Times New Roman" w:hAnsi="Times New Roman" w:cs="Times New Roman"/>
          <w:sz w:val="24"/>
          <w:szCs w:val="24"/>
          <w:lang w:val="en-US"/>
        </w:rPr>
        <w:t xml:space="preserve">, SD = </w:t>
      </w:r>
      <w:r w:rsidR="00EE3356" w:rsidRPr="00003035">
        <w:rPr>
          <w:rFonts w:ascii="Times New Roman" w:hAnsi="Times New Roman" w:cs="Times New Roman"/>
          <w:sz w:val="24"/>
          <w:szCs w:val="24"/>
          <w:lang w:val="en-US"/>
        </w:rPr>
        <w:t>5</w:t>
      </w:r>
      <w:r w:rsidR="00326D69" w:rsidRPr="00003035">
        <w:rPr>
          <w:rFonts w:ascii="Times New Roman" w:hAnsi="Times New Roman" w:cs="Times New Roman"/>
          <w:sz w:val="24"/>
          <w:szCs w:val="24"/>
          <w:lang w:val="en-US"/>
        </w:rPr>
        <w:t>.</w:t>
      </w:r>
      <w:r w:rsidR="00EE3356" w:rsidRPr="00003035">
        <w:rPr>
          <w:rFonts w:ascii="Times New Roman" w:hAnsi="Times New Roman" w:cs="Times New Roman"/>
          <w:sz w:val="24"/>
          <w:szCs w:val="24"/>
          <w:lang w:val="en-US"/>
        </w:rPr>
        <w:t>47</w:t>
      </w:r>
      <w:r w:rsidR="00326D69" w:rsidRPr="00003035">
        <w:rPr>
          <w:rFonts w:ascii="Times New Roman" w:hAnsi="Times New Roman" w:cs="Times New Roman"/>
          <w:sz w:val="24"/>
          <w:szCs w:val="24"/>
          <w:lang w:val="en-US"/>
        </w:rPr>
        <w:t xml:space="preserve">]). Again, all data was collected pseudonymized and approved by the local ethics committee. </w:t>
      </w:r>
    </w:p>
    <w:p w14:paraId="2064C6EA" w14:textId="77777777" w:rsidR="0032383F" w:rsidRPr="00003035" w:rsidRDefault="0032383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552FB1A9" w14:textId="52A91B75" w:rsidR="0032383F"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Stimuli were identical to Experiment</w:t>
      </w:r>
      <w:r w:rsidR="00B41806">
        <w:rPr>
          <w:rFonts w:ascii="Times New Roman" w:hAnsi="Times New Roman" w:cs="Times New Roman"/>
          <w:sz w:val="24"/>
          <w:szCs w:val="24"/>
          <w:lang w:val="en-US"/>
        </w:rPr>
        <w:t>s</w:t>
      </w:r>
      <w:r w:rsidR="0032383F" w:rsidRPr="00003035">
        <w:rPr>
          <w:rFonts w:ascii="Times New Roman" w:hAnsi="Times New Roman" w:cs="Times New Roman"/>
          <w:sz w:val="24"/>
          <w:szCs w:val="24"/>
          <w:lang w:val="en-US"/>
        </w:rPr>
        <w:t xml:space="preserve"> 1 and 2.  </w:t>
      </w:r>
    </w:p>
    <w:p w14:paraId="3EEDDA97" w14:textId="77777777" w:rsidR="0032383F" w:rsidRPr="00003035" w:rsidRDefault="0032383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296ACE98" w14:textId="581B3689" w:rsidR="0032383F"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 xml:space="preserve">The design was very similar to Experiment 2 and differed only in the adaptation tasks. The baseline task was identical. Again, participants completed the </w:t>
      </w:r>
      <w:r w:rsidR="0032383F" w:rsidRPr="006973DE">
        <w:rPr>
          <w:rFonts w:ascii="Times New Roman" w:hAnsi="Times New Roman" w:cs="Times New Roman"/>
          <w:sz w:val="24"/>
          <w:szCs w:val="24"/>
          <w:lang w:val="en-US"/>
        </w:rPr>
        <w:t>Adaptation i</w:t>
      </w:r>
      <w:r w:rsidR="0032383F" w:rsidRPr="00003035">
        <w:rPr>
          <w:rFonts w:ascii="Times New Roman" w:hAnsi="Times New Roman" w:cs="Times New Roman"/>
          <w:sz w:val="24"/>
          <w:szCs w:val="24"/>
          <w:lang w:val="en-US"/>
        </w:rPr>
        <w:t xml:space="preserve">n four blocks, two for each speaker </w:t>
      </w:r>
      <w:r w:rsidR="00104FF2" w:rsidRPr="00003035">
        <w:rPr>
          <w:rFonts w:ascii="Times New Roman" w:hAnsi="Times New Roman" w:cs="Times New Roman"/>
          <w:sz w:val="24"/>
          <w:szCs w:val="24"/>
          <w:lang w:val="en-US"/>
        </w:rPr>
        <w:t>gender</w:t>
      </w:r>
      <w:r w:rsidR="0032383F" w:rsidRPr="00003035">
        <w:rPr>
          <w:rFonts w:ascii="Times New Roman" w:hAnsi="Times New Roman" w:cs="Times New Roman"/>
          <w:sz w:val="24"/>
          <w:szCs w:val="24"/>
          <w:lang w:val="en-US"/>
        </w:rPr>
        <w:t>. In each block, adaptor emotions were tied to the pseudoword: In the first female block, participants adapted to angry-</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1 and 2 and fearful</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3 and 4. In the other one, the combination was reversed: angry-</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3 and 4 and fearful-</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1 and 2 (</w:t>
      </w:r>
      <w:r w:rsidR="0032383F" w:rsidRPr="00003035">
        <w:rPr>
          <w:rFonts w:ascii="Times New Roman" w:hAnsi="Times New Roman" w:cs="Times New Roman"/>
          <w:b/>
          <w:bCs/>
          <w:sz w:val="24"/>
          <w:szCs w:val="24"/>
          <w:lang w:val="en-US"/>
        </w:rPr>
        <w:t>Figure 3B</w:t>
      </w:r>
      <w:r w:rsidR="0032383F" w:rsidRPr="00003035">
        <w:rPr>
          <w:rFonts w:ascii="Times New Roman" w:hAnsi="Times New Roman" w:cs="Times New Roman"/>
          <w:sz w:val="24"/>
          <w:szCs w:val="24"/>
          <w:lang w:val="en-US"/>
        </w:rPr>
        <w:t>). Likewise, for the two male blocks. In all other aspects, the trial procedure was identical to Experiment 2. Following the same logic, the top-up adaptors during the response phase now depicted two different pseudowords, one angry and one fearful, matching the respective adaptation conditions.</w:t>
      </w:r>
    </w:p>
    <w:p w14:paraId="47078A7A" w14:textId="77777777" w:rsidR="0032383F" w:rsidRPr="00003035" w:rsidRDefault="0032383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Data analysis</w:t>
      </w:r>
    </w:p>
    <w:p w14:paraId="2D936FF7" w14:textId="0780911E" w:rsidR="000E7B31"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 xml:space="preserve">Software and R-packages for </w:t>
      </w:r>
      <w:r w:rsidR="000E7B31" w:rsidRPr="00003035">
        <w:rPr>
          <w:rFonts w:ascii="Times New Roman" w:hAnsi="Times New Roman" w:cs="Times New Roman"/>
          <w:sz w:val="24"/>
          <w:szCs w:val="24"/>
          <w:lang w:val="en-US"/>
        </w:rPr>
        <w:t xml:space="preserve">the first part of the </w:t>
      </w:r>
      <w:r w:rsidR="0032383F" w:rsidRPr="00003035">
        <w:rPr>
          <w:rFonts w:ascii="Times New Roman" w:hAnsi="Times New Roman" w:cs="Times New Roman"/>
          <w:sz w:val="24"/>
          <w:szCs w:val="24"/>
          <w:lang w:val="en-US"/>
        </w:rPr>
        <w:t xml:space="preserve">data analyses were similar to Experiment 2. Errors of omission (&lt;3%) were excluded from the data. </w:t>
      </w:r>
      <w:r w:rsidR="000E7B31" w:rsidRPr="00003035">
        <w:rPr>
          <w:rFonts w:ascii="Times New Roman" w:hAnsi="Times New Roman" w:cs="Times New Roman"/>
          <w:sz w:val="24"/>
          <w:szCs w:val="24"/>
          <w:lang w:val="en-US"/>
        </w:rPr>
        <w:t>Then</w:t>
      </w:r>
      <w:r w:rsidR="0032383F" w:rsidRPr="00003035">
        <w:rPr>
          <w:rFonts w:ascii="Times New Roman" w:hAnsi="Times New Roman" w:cs="Times New Roman"/>
          <w:sz w:val="24"/>
          <w:szCs w:val="24"/>
          <w:lang w:val="en-US"/>
        </w:rPr>
        <w:t xml:space="preserve">, responses in each trial were modeled with a multilevel logistic regression. </w:t>
      </w:r>
    </w:p>
    <w:p w14:paraId="192CEA74" w14:textId="4CC230CE" w:rsidR="00267754" w:rsidRPr="00003035" w:rsidRDefault="000E7B31"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w:t>
      </w:r>
      <w:r w:rsidR="0032383F" w:rsidRPr="00003035">
        <w:rPr>
          <w:rFonts w:ascii="Times New Roman" w:hAnsi="Times New Roman" w:cs="Times New Roman"/>
          <w:sz w:val="24"/>
          <w:szCs w:val="24"/>
          <w:lang w:val="en-US"/>
        </w:rPr>
        <w:t xml:space="preserve">redictor variables were the target morph level (tML, 20-80%, z-standardized for model estimation), the </w:t>
      </w:r>
      <w:r w:rsidRPr="00003035">
        <w:rPr>
          <w:rFonts w:ascii="Times New Roman" w:hAnsi="Times New Roman" w:cs="Times New Roman"/>
          <w:sz w:val="24"/>
          <w:szCs w:val="24"/>
          <w:lang w:val="en-US"/>
        </w:rPr>
        <w:t>pseudoword</w:t>
      </w:r>
      <w:r w:rsidR="0032383F"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1: </w:t>
      </w:r>
      <w:r w:rsidR="00C5788B" w:rsidRPr="00003035">
        <w:rPr>
          <w:rFonts w:ascii="Times New Roman" w:hAnsi="Times New Roman" w:cs="Times New Roman"/>
          <w:sz w:val="24"/>
          <w:szCs w:val="24"/>
          <w:lang w:val="en-US"/>
        </w:rPr>
        <w:t>/belam/</w:t>
      </w:r>
      <w:r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2:</w:t>
      </w:r>
      <w:r w:rsidR="00C5788B" w:rsidRPr="00003035">
        <w:rPr>
          <w:rFonts w:ascii="Times New Roman" w:hAnsi="Times New Roman" w:cs="Times New Roman"/>
          <w:sz w:val="24"/>
          <w:szCs w:val="24"/>
          <w:lang w:val="en-US"/>
        </w:rPr>
        <w:t xml:space="preserve"> /molen/</w:t>
      </w:r>
      <w:r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3: </w:t>
      </w:r>
      <w:r w:rsidR="00C5788B" w:rsidRPr="00003035">
        <w:rPr>
          <w:rFonts w:ascii="Times New Roman" w:hAnsi="Times New Roman" w:cs="Times New Roman"/>
          <w:sz w:val="24"/>
          <w:szCs w:val="24"/>
          <w:lang w:val="en-US"/>
        </w:rPr>
        <w:t>/namil/</w:t>
      </w:r>
      <w:r w:rsidRPr="00003035">
        <w:rPr>
          <w:rFonts w:ascii="Times New Roman" w:hAnsi="Times New Roman" w:cs="Times New Roman"/>
          <w:sz w:val="24"/>
          <w:szCs w:val="24"/>
          <w:lang w:val="en-US"/>
        </w:rPr>
        <w:t xml:space="preserve"> and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 4: </w:t>
      </w:r>
      <w:r w:rsidR="00C5788B" w:rsidRPr="00003035">
        <w:rPr>
          <w:rFonts w:ascii="Times New Roman" w:hAnsi="Times New Roman" w:cs="Times New Roman"/>
          <w:sz w:val="24"/>
          <w:szCs w:val="24"/>
          <w:lang w:val="en-US"/>
        </w:rPr>
        <w:t>/loman/</w:t>
      </w:r>
      <w:r w:rsidR="0032383F"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and the adaptation condition (AdaptCond1: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01/02-angry and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03/04-fearful; </w:t>
      </w:r>
      <w:r w:rsidRPr="00003035">
        <w:rPr>
          <w:rFonts w:ascii="Times New Roman" w:hAnsi="Times New Roman" w:cs="Times New Roman"/>
          <w:sz w:val="24"/>
          <w:szCs w:val="24"/>
          <w:lang w:val="en-US"/>
        </w:rPr>
        <w:lastRenderedPageBreak/>
        <w:t xml:space="preserve">AdaptCond2: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03/04-angry and </w:t>
      </w:r>
      <w:r w:rsidR="00847E37"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 01/02-fearful). Random effects were estimated for each speaker identity (SpID) and participant.</w:t>
      </w:r>
      <w:r w:rsidR="00267754" w:rsidRPr="00003035">
        <w:rPr>
          <w:rFonts w:ascii="Times New Roman" w:hAnsi="Times New Roman" w:cs="Times New Roman"/>
          <w:sz w:val="24"/>
          <w:szCs w:val="24"/>
          <w:lang w:val="en-US"/>
        </w:rPr>
        <w:t xml:space="preserve"> Thus, t</w:t>
      </w:r>
      <w:r w:rsidR="00E3398E" w:rsidRPr="00003035">
        <w:rPr>
          <w:rFonts w:ascii="Times New Roman" w:hAnsi="Times New Roman" w:cs="Times New Roman"/>
          <w:sz w:val="24"/>
          <w:szCs w:val="24"/>
          <w:lang w:val="en-US"/>
        </w:rPr>
        <w:t>he</w:t>
      </w:r>
      <w:r w:rsidR="00267754" w:rsidRPr="00003035">
        <w:rPr>
          <w:rFonts w:ascii="Times New Roman" w:hAnsi="Times New Roman" w:cs="Times New Roman"/>
          <w:sz w:val="24"/>
          <w:szCs w:val="24"/>
          <w:lang w:val="en-US"/>
        </w:rPr>
        <w:t xml:space="preserve"> following model</w:t>
      </w:r>
      <w:r w:rsidR="005E58CD" w:rsidRPr="00003035">
        <w:rPr>
          <w:rFonts w:ascii="Times New Roman" w:hAnsi="Times New Roman" w:cs="Times New Roman"/>
          <w:sz w:val="24"/>
          <w:szCs w:val="24"/>
          <w:lang w:val="en-US"/>
        </w:rPr>
        <w:t xml:space="preserve"> was estimated</w:t>
      </w:r>
      <w:r w:rsidR="00267754" w:rsidRPr="00003035">
        <w:rPr>
          <w:rFonts w:ascii="Times New Roman" w:hAnsi="Times New Roman" w:cs="Times New Roman"/>
          <w:sz w:val="24"/>
          <w:szCs w:val="24"/>
          <w:lang w:val="en-US"/>
        </w:rPr>
        <w:t xml:space="preserve">: </w:t>
      </w:r>
    </w:p>
    <w:p w14:paraId="36DB22A9" w14:textId="5A374110" w:rsidR="005D390F" w:rsidRPr="00003035" w:rsidRDefault="00267754"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xml:space="preserve"> ~ tML * Pseudoword  * AdaptCond + (1 | SpID) + (1 | Participant)</w:t>
      </w:r>
    </w:p>
    <w:p w14:paraId="297E1B35" w14:textId="651A910D" w:rsidR="002824CA" w:rsidRPr="00003035" w:rsidRDefault="005D390F"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As preregistered, t</w:t>
      </w:r>
      <w:r w:rsidR="002824CA" w:rsidRPr="00003035">
        <w:rPr>
          <w:rFonts w:ascii="Times New Roman" w:hAnsi="Times New Roman" w:cs="Times New Roman"/>
          <w:sz w:val="24"/>
          <w:szCs w:val="24"/>
          <w:lang w:val="en-US"/>
        </w:rPr>
        <w:t xml:space="preserve">his classical frequentist approach was complemented with a Bayesian analysis, which – in contrast to null hypothesis significance testing - allows a quantification of evidence for null findings </w:t>
      </w:r>
      <w:sdt>
        <w:sdtPr>
          <w:rPr>
            <w:rFonts w:ascii="Times New Roman" w:hAnsi="Times New Roman" w:cs="Times New Roman"/>
            <w:sz w:val="24"/>
            <w:szCs w:val="24"/>
            <w:lang w:val="en-US"/>
          </w:rPr>
          <w:alias w:val="To edit, see citavi.com/edit"/>
          <w:tag w:val="CitaviPlaceholder#64973329-24cc-40a4-9878-a64ea96d7b70"/>
          <w:id w:val="759946518"/>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hODNmNjUyLWRjNzItNDFhNy04YjE2LTAxODlhYzcwZDIwNSIsIlJhbmdlTGVuZ3RoIjoyNSwiUmVmZXJlbmNlSWQiOiI5YjBmMTdiMC00YTAwLTRhMDUtYjMxZS1jMTI3NzViNjBlY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zMzQ1OTkwMyIsIlVyaVN0cmluZyI6Imh0dHA6Ly93d3cubmNiaS5ubG0ubmloLmdvdi9wdWJtZWQvMzM0NTk5MD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OFQxMTowMDoxOCIsIk1vZGlmaWVkQnkiOiJfQ2hyaXN0aW5lIE51c3NiYXVtIiwiSWQiOiI4ZjU0MDVlZS04NmFiLTQ0MTAtOTZmNi0yMzQwMTE4MTg4YjUiLCJNb2RpZmllZE9uIjoiMjAyNS0wMS0wOFQxMTowMDoxOC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DcvczEwNDg0LTAyMC0wOTUwMi15IiwiVXJpU3RyaW5nIjoiaHR0cHM6Ly9kb2kub3JnLzEwLjEwMDcvczEwNDg0LTAyMC0wOTUwMi15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}</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(Rosenfeld &amp; Olson, 2021)</w:t>
          </w:r>
          <w:r w:rsidR="00133F67" w:rsidRPr="00003035">
            <w:rPr>
              <w:rFonts w:ascii="Times New Roman" w:hAnsi="Times New Roman" w:cs="Times New Roman"/>
              <w:sz w:val="24"/>
              <w:szCs w:val="24"/>
              <w:lang w:val="en-US"/>
            </w:rPr>
            <w:fldChar w:fldCharType="end"/>
          </w:r>
        </w:sdtContent>
      </w:sdt>
      <w:r w:rsidR="002824CA" w:rsidRPr="00003035">
        <w:rPr>
          <w:rFonts w:ascii="Times New Roman" w:hAnsi="Times New Roman" w:cs="Times New Roman"/>
          <w:sz w:val="24"/>
          <w:szCs w:val="24"/>
          <w:lang w:val="en-US"/>
        </w:rPr>
        <w:t>.  The Bayes factor (BF10) is reported as an indicator for the likelihood of the null and alternative hypothesis given the observed data.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&gt; 1 indicates larger evidence for the alternative hypothesis,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&lt; 1 indicate</w:t>
      </w:r>
      <w:r w:rsidRPr="00003035">
        <w:rPr>
          <w:rFonts w:ascii="Times New Roman" w:hAnsi="Times New Roman" w:cs="Times New Roman"/>
          <w:sz w:val="24"/>
          <w:szCs w:val="24"/>
          <w:lang w:val="en-US"/>
        </w:rPr>
        <w:t>s</w:t>
      </w:r>
      <w:r w:rsidR="002824CA" w:rsidRPr="00003035">
        <w:rPr>
          <w:rFonts w:ascii="Times New Roman" w:hAnsi="Times New Roman" w:cs="Times New Roman"/>
          <w:sz w:val="24"/>
          <w:szCs w:val="24"/>
          <w:lang w:val="en-US"/>
        </w:rPr>
        <w:t xml:space="preserve"> larger evidence for the null hypothesis. For example, a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 means that the alternative hypothesis is three times more likely than the null hypothesis, whereas the reciprocal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.33 means that the null hypothesis is three times more likely than the alternative. Following the guidelines by</w:t>
      </w:r>
      <w:r w:rsidR="00133F6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d928355-e755-44eb-8b53-cbeacd6aec3f"/>
          <w:id w:val="-1810629536"/>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jNTQ0NWQ0LTIzODAtNDI2Ni1iNTI5LWQ2NDFjMTkyNDc5OCIsIkVudHJpZXMiOlt7IiRpZCI6IjIiLCIkdHlwZSI6IlN3aXNzQWNhZGVtaWMuQ2l0YXZpLkNpdGF0aW9ucy5Xb3JkUGxhY2Vob2xkZXJFbnRyeSwgU3dpc3NBY2FkZW1pYy5DaXRhdmkiLCJJZCI6IjAwMjY0M2RhLWMyZjEtNDg4Yy1iY2EwLTBmZTBmZDEyMzY1YSIsIlJhbmdlTGVuZ3RoIjoxNiwiUmVmZXJlbmNlSWQiOiJlNzI2MTFmZS04NTVkLTQ3NzItOTA1My03ZmY0MjRjMWIyZWQ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Nzc3MS8xOTMyLTYyNDYuMTE2NyIsIlVyaVN0cmluZyI6Imh0dHBzOi8vZG9pLm9yZy8xMC43NzcxLzE5MzItNjI0Ni4xMTY3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}</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Jarosz and Wiley</w:t>
          </w:r>
          <w:r w:rsidR="00133F67" w:rsidRPr="00003035">
            <w:rPr>
              <w:rFonts w:ascii="Times New Roman" w:hAnsi="Times New Roman" w:cs="Times New Roman"/>
              <w:sz w:val="24"/>
              <w:szCs w:val="24"/>
              <w:lang w:val="en-US"/>
            </w:rPr>
            <w:fldChar w:fldCharType="end"/>
          </w:r>
        </w:sdtContent>
      </w:sdt>
      <w:r w:rsidR="00133F6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c5445d4-2380-4266-b529-d641c1924798"/>
          <w:id w:val="-1724817443"/>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NkOTI4MzU1LWU3NTUtNDRlYi04YjUzLWNiZWFjZDZhZWMzZiIsIkVudHJpZXMiOlt7IiRpZCI6IjIiLCIkdHlwZSI6IlN3aXNzQWNhZGVtaWMuQ2l0YXZpLkNpdGF0aW9ucy5Xb3JkUGxhY2Vob2xkZXJFbnRyeSwgU3dpc3NBY2FkZW1pYy5DaXRhdmkiLCJJZCI6IjIwMmY1ZWFhLTc5NDItNGJhNC04OGY1LWM4NmI2NmViZjg2MSIsIlJhbmdlTGVuZ3RoIjo2LCJSZWZlcmVuY2VJZCI6ImU3MjYxMWZlLTg1NWQtNDc3Mi05MDUzLTdmZjQyNGMxYjJlZ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c3NzEvMTkzMi02MjQ2LjExNjciLCJVcmlTdHJpbmciOiJodHRwczovL2RvaS5vcmcvMTAuNzc3MS8xOTMyLTYyNDYuMTE2N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}</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(2014)</w:t>
          </w:r>
          <w:r w:rsidR="00133F67" w:rsidRPr="00003035">
            <w:rPr>
              <w:rFonts w:ascii="Times New Roman" w:hAnsi="Times New Roman" w:cs="Times New Roman"/>
              <w:sz w:val="24"/>
              <w:szCs w:val="24"/>
              <w:lang w:val="en-US"/>
            </w:rPr>
            <w:fldChar w:fldCharType="end"/>
          </w:r>
        </w:sdtContent>
      </w:sdt>
      <w:r w:rsidR="002824CA" w:rsidRPr="00003035">
        <w:rPr>
          <w:rFonts w:ascii="Times New Roman" w:hAnsi="Times New Roman" w:cs="Times New Roman"/>
          <w:sz w:val="24"/>
          <w:szCs w:val="24"/>
          <w:lang w:val="en-US"/>
        </w:rPr>
        <w:t>, values of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1-3 (1-.33) </w:t>
      </w:r>
      <w:r w:rsidR="005E58CD" w:rsidRPr="00003035">
        <w:rPr>
          <w:rFonts w:ascii="Times New Roman" w:hAnsi="Times New Roman" w:cs="Times New Roman"/>
          <w:sz w:val="24"/>
          <w:szCs w:val="24"/>
          <w:lang w:val="en-US"/>
        </w:rPr>
        <w:t xml:space="preserve">are considered </w:t>
      </w:r>
      <w:r w:rsidR="002824CA" w:rsidRPr="00003035">
        <w:rPr>
          <w:rFonts w:ascii="Times New Roman" w:hAnsi="Times New Roman" w:cs="Times New Roman"/>
          <w:sz w:val="24"/>
          <w:szCs w:val="24"/>
          <w:lang w:val="en-US"/>
        </w:rPr>
        <w:t>as anecdotal,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3-10 (.33-.10) as moderate,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10-30 (.10-.03) as strong,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30-100 (.03-.01) as very strong and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&gt; 100 (&lt; .01) as decisive evidence for the alternative hypothesis and the reciprocal values in parentheses as respective evidence for the null hypothesis.</w:t>
      </w:r>
      <w:r w:rsidR="005E58CD" w:rsidRPr="00003035">
        <w:rPr>
          <w:rFonts w:ascii="Times New Roman" w:hAnsi="Times New Roman" w:cs="Times New Roman"/>
          <w:sz w:val="24"/>
          <w:szCs w:val="24"/>
          <w:lang w:val="en-US"/>
        </w:rPr>
        <w:t xml:space="preserve"> Bayesian analysis was conducted with the “brms”-package in R </w:t>
      </w:r>
      <w:sdt>
        <w:sdtPr>
          <w:rPr>
            <w:rFonts w:ascii="Times New Roman" w:hAnsi="Times New Roman" w:cs="Times New Roman"/>
            <w:sz w:val="24"/>
            <w:szCs w:val="24"/>
            <w:lang w:val="en-US"/>
          </w:rPr>
          <w:alias w:val="To edit, see citavi.com/edit"/>
          <w:tag w:val="CitaviPlaceholder#8568e401-1715-47f5-a9e4-4062d49b396f"/>
          <w:id w:val="148650184"/>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WQwZWU3LTQxYmEtNGQ0ZC04MmZmLWUyMDU4NTgzZjZjZCIsIlJhbmdlTGVuZ3RoIjoxNCwiUmVmZXJlbmNlSWQiOiJhZTEwMmU3Yy00NjYwLTQ2ZmUtYTlmMy1hNjM3NzA2ZWVjMj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Tg2MzcvanNzLnYwODAuaTAxIiwiVXJpU3RyaW5nIjoiaHR0cHM6Ly9kb2kub3JnLzEwLjE4NjM3L2pzcy52MDgwLmkwMS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jM2NTY4MzM0IiwiVXJpU3RyaW5nIjoiaHR0cDovL3d3dy5uY2JpLm5sbS5uaWguZ292L3B1Ym1lZC8zNjU2ODMzNC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(Bürkner, 2017; Carpenter et al., 2017)</w:t>
          </w:r>
          <w:r w:rsidR="00133F67" w:rsidRPr="00003035">
            <w:rPr>
              <w:rFonts w:ascii="Times New Roman" w:hAnsi="Times New Roman" w:cs="Times New Roman"/>
              <w:sz w:val="24"/>
              <w:szCs w:val="24"/>
              <w:lang w:val="en-US"/>
            </w:rPr>
            <w:fldChar w:fldCharType="end"/>
          </w:r>
        </w:sdtContent>
      </w:sdt>
      <w:r w:rsidR="005E58CD" w:rsidRPr="00003035">
        <w:rPr>
          <w:rFonts w:ascii="Times New Roman" w:hAnsi="Times New Roman" w:cs="Times New Roman"/>
          <w:sz w:val="24"/>
          <w:szCs w:val="24"/>
          <w:lang w:val="en-US"/>
        </w:rPr>
        <w:t xml:space="preserve">. The </w:t>
      </w:r>
      <w:r w:rsidR="005E58CD" w:rsidRPr="00003035">
        <w:rPr>
          <w:rFonts w:ascii="Times New Roman" w:hAnsi="Times New Roman" w:cs="Times New Roman"/>
          <w:i/>
          <w:iCs/>
          <w:sz w:val="24"/>
          <w:szCs w:val="24"/>
          <w:lang w:val="en-US"/>
        </w:rPr>
        <w:t>default_prior</w:t>
      </w:r>
      <w:r w:rsidR="005E58CD" w:rsidRPr="00003035">
        <w:rPr>
          <w:rFonts w:ascii="Times New Roman" w:hAnsi="Times New Roman" w:cs="Times New Roman"/>
          <w:sz w:val="24"/>
          <w:szCs w:val="24"/>
          <w:lang w:val="en-US"/>
        </w:rPr>
        <w:t>-command was used to identify appropriate default priors for each model. The Bayes Factor was estimated by comparing two model</w:t>
      </w:r>
      <w:r w:rsidRPr="00003035">
        <w:rPr>
          <w:rFonts w:ascii="Times New Roman" w:hAnsi="Times New Roman" w:cs="Times New Roman"/>
          <w:sz w:val="24"/>
          <w:szCs w:val="24"/>
          <w:lang w:val="en-US"/>
        </w:rPr>
        <w:t>s</w:t>
      </w:r>
      <w:r w:rsidR="005E58CD" w:rsidRPr="00003035">
        <w:rPr>
          <w:rFonts w:ascii="Times New Roman" w:hAnsi="Times New Roman" w:cs="Times New Roman"/>
          <w:sz w:val="24"/>
          <w:szCs w:val="24"/>
          <w:lang w:val="en-US"/>
        </w:rPr>
        <w:t xml:space="preserve"> with and without the </w:t>
      </w:r>
      <w:r w:rsidRPr="00003035">
        <w:rPr>
          <w:rFonts w:ascii="Times New Roman" w:hAnsi="Times New Roman" w:cs="Times New Roman"/>
          <w:sz w:val="24"/>
          <w:szCs w:val="24"/>
          <w:lang w:val="en-US"/>
        </w:rPr>
        <w:t xml:space="preserve">interaction </w:t>
      </w:r>
      <w:r w:rsidR="005E58CD" w:rsidRPr="00003035">
        <w:rPr>
          <w:rFonts w:ascii="Times New Roman" w:hAnsi="Times New Roman" w:cs="Times New Roman"/>
          <w:sz w:val="24"/>
          <w:szCs w:val="24"/>
          <w:lang w:val="en-US"/>
        </w:rPr>
        <w:t>PW x AdaptCond. All further specifications can be found in</w:t>
      </w:r>
      <w:r w:rsidRPr="00003035">
        <w:rPr>
          <w:rFonts w:ascii="Times New Roman" w:hAnsi="Times New Roman" w:cs="Times New Roman"/>
          <w:sz w:val="24"/>
          <w:szCs w:val="24"/>
          <w:lang w:val="en-US"/>
        </w:rPr>
        <w:t xml:space="preserve"> the</w:t>
      </w:r>
      <w:r w:rsidR="005E58CD" w:rsidRPr="00003035">
        <w:rPr>
          <w:rFonts w:ascii="Times New Roman" w:hAnsi="Times New Roman" w:cs="Times New Roman"/>
          <w:sz w:val="24"/>
          <w:szCs w:val="24"/>
          <w:lang w:val="en-US"/>
        </w:rPr>
        <w:t xml:space="preserve"> analys</w:t>
      </w:r>
      <w:r w:rsidR="006973DE">
        <w:rPr>
          <w:rFonts w:ascii="Times New Roman" w:hAnsi="Times New Roman" w:cs="Times New Roman"/>
          <w:sz w:val="24"/>
          <w:szCs w:val="24"/>
          <w:lang w:val="en-US"/>
        </w:rPr>
        <w:t>i</w:t>
      </w:r>
      <w:r w:rsidR="005E58CD" w:rsidRPr="00003035">
        <w:rPr>
          <w:rFonts w:ascii="Times New Roman" w:hAnsi="Times New Roman" w:cs="Times New Roman"/>
          <w:sz w:val="24"/>
          <w:szCs w:val="24"/>
          <w:lang w:val="en-US"/>
        </w:rPr>
        <w:t xml:space="preserve">s scripts on </w:t>
      </w:r>
      <w:hyperlink r:id="rId23" w:history="1">
        <w:r w:rsidR="005E58CD" w:rsidRPr="00003035">
          <w:rPr>
            <w:rStyle w:val="Hyperlink"/>
            <w:rFonts w:ascii="Times New Roman" w:hAnsi="Times New Roman" w:cs="Times New Roman"/>
            <w:sz w:val="24"/>
            <w:szCs w:val="24"/>
            <w:lang w:val="en-US"/>
          </w:rPr>
          <w:t>OSF</w:t>
        </w:r>
      </w:hyperlink>
      <w:r w:rsidR="005E58CD" w:rsidRPr="00003035">
        <w:rPr>
          <w:rFonts w:ascii="Times New Roman" w:hAnsi="Times New Roman" w:cs="Times New Roman"/>
          <w:sz w:val="24"/>
          <w:szCs w:val="24"/>
          <w:lang w:val="en-US"/>
        </w:rPr>
        <w:t xml:space="preserve">. </w:t>
      </w:r>
    </w:p>
    <w:p w14:paraId="3C2AC7A5" w14:textId="4471CF4E" w:rsidR="00600E95" w:rsidRPr="00003035" w:rsidRDefault="005D390F"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2824CA" w:rsidRPr="00003035">
        <w:rPr>
          <w:rFonts w:ascii="Times New Roman" w:hAnsi="Times New Roman" w:cs="Times New Roman"/>
          <w:sz w:val="24"/>
          <w:szCs w:val="24"/>
          <w:lang w:val="en-US"/>
        </w:rPr>
        <w:t>Fi</w:t>
      </w:r>
      <w:r w:rsidR="00600E95" w:rsidRPr="00003035">
        <w:rPr>
          <w:rFonts w:ascii="Times New Roman" w:hAnsi="Times New Roman" w:cs="Times New Roman"/>
          <w:sz w:val="24"/>
          <w:szCs w:val="24"/>
          <w:lang w:val="en-US"/>
        </w:rPr>
        <w:t xml:space="preserve">nally, </w:t>
      </w:r>
      <w:r w:rsidR="002824CA" w:rsidRPr="00003035">
        <w:rPr>
          <w:rFonts w:ascii="Times New Roman" w:hAnsi="Times New Roman" w:cs="Times New Roman"/>
          <w:sz w:val="24"/>
          <w:szCs w:val="24"/>
          <w:lang w:val="en-US"/>
        </w:rPr>
        <w:t>to keep the analysis pipeline parallel to Exp 1 and 2,</w:t>
      </w:r>
      <w:r w:rsidR="00600E95"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I</w:t>
      </w:r>
      <w:r w:rsidR="00600E95" w:rsidRPr="00003035">
        <w:rPr>
          <w:rFonts w:ascii="Times New Roman" w:hAnsi="Times New Roman" w:cs="Times New Roman"/>
          <w:sz w:val="24"/>
          <w:szCs w:val="24"/>
          <w:lang w:val="en-US"/>
        </w:rPr>
        <w:t xml:space="preserve"> zoomed into the AdaptConditions, by averaging across tMl and Sp</w:t>
      </w:r>
      <w:r w:rsidR="00104FF2" w:rsidRPr="00003035">
        <w:rPr>
          <w:rFonts w:ascii="Times New Roman" w:hAnsi="Times New Roman" w:cs="Times New Roman"/>
          <w:sz w:val="24"/>
          <w:szCs w:val="24"/>
          <w:lang w:val="en-US"/>
        </w:rPr>
        <w:t>Gender</w:t>
      </w:r>
      <w:r w:rsidR="00E35557" w:rsidRPr="00003035">
        <w:rPr>
          <w:rFonts w:ascii="Times New Roman" w:hAnsi="Times New Roman" w:cs="Times New Roman"/>
          <w:sz w:val="24"/>
          <w:szCs w:val="24"/>
          <w:lang w:val="en-US"/>
        </w:rPr>
        <w:t>,</w:t>
      </w:r>
      <w:r w:rsidR="00600E95" w:rsidRPr="00003035">
        <w:rPr>
          <w:rFonts w:ascii="Times New Roman" w:hAnsi="Times New Roman" w:cs="Times New Roman"/>
          <w:sz w:val="24"/>
          <w:szCs w:val="24"/>
          <w:lang w:val="en-US"/>
        </w:rPr>
        <w:t xml:space="preserve"> and</w:t>
      </w:r>
      <w:r w:rsidR="00E35557" w:rsidRPr="00003035">
        <w:rPr>
          <w:rFonts w:ascii="Times New Roman" w:hAnsi="Times New Roman" w:cs="Times New Roman"/>
          <w:sz w:val="24"/>
          <w:szCs w:val="24"/>
          <w:lang w:val="en-US"/>
        </w:rPr>
        <w:t xml:space="preserve"> </w:t>
      </w:r>
      <w:r w:rsidR="00600E95" w:rsidRPr="00003035">
        <w:rPr>
          <w:rFonts w:ascii="Times New Roman" w:hAnsi="Times New Roman" w:cs="Times New Roman"/>
          <w:sz w:val="24"/>
          <w:szCs w:val="24"/>
          <w:lang w:val="en-US"/>
        </w:rPr>
        <w:t xml:space="preserve">comparing them </w:t>
      </w:r>
      <w:r w:rsidR="0089022C" w:rsidRPr="00003035">
        <w:rPr>
          <w:rFonts w:ascii="Times New Roman" w:hAnsi="Times New Roman" w:cs="Times New Roman"/>
          <w:sz w:val="24"/>
          <w:szCs w:val="24"/>
          <w:lang w:val="en-US"/>
        </w:rPr>
        <w:t>via</w:t>
      </w:r>
      <w:r w:rsidR="00E35557" w:rsidRPr="00003035">
        <w:rPr>
          <w:rFonts w:ascii="Times New Roman" w:hAnsi="Times New Roman" w:cs="Times New Roman"/>
          <w:sz w:val="24"/>
          <w:szCs w:val="24"/>
          <w:lang w:val="en-US"/>
        </w:rPr>
        <w:t xml:space="preserve"> paired t-tests</w:t>
      </w:r>
      <w:r w:rsidR="0089022C" w:rsidRPr="00003035">
        <w:rPr>
          <w:rFonts w:ascii="Times New Roman" w:hAnsi="Times New Roman" w:cs="Times New Roman"/>
          <w:sz w:val="24"/>
          <w:szCs w:val="24"/>
          <w:lang w:val="en-US"/>
        </w:rPr>
        <w:t xml:space="preserve"> to the Baseline Condition</w:t>
      </w:r>
      <w:r w:rsidR="00E35557" w:rsidRPr="00003035">
        <w:rPr>
          <w:rFonts w:ascii="Times New Roman" w:hAnsi="Times New Roman" w:cs="Times New Roman"/>
          <w:sz w:val="24"/>
          <w:szCs w:val="24"/>
          <w:lang w:val="en-US"/>
        </w:rPr>
        <w:t xml:space="preserve">. </w:t>
      </w:r>
    </w:p>
    <w:p w14:paraId="2DAEA7B6" w14:textId="77777777" w:rsidR="0032383F" w:rsidRPr="00003035" w:rsidRDefault="0032383F" w:rsidP="00003035">
      <w:pPr>
        <w:spacing w:line="480" w:lineRule="auto"/>
        <w:rPr>
          <w:rFonts w:ascii="Times New Roman" w:hAnsi="Times New Roman" w:cs="Times New Roman"/>
          <w:sz w:val="24"/>
          <w:szCs w:val="24"/>
          <w:lang w:val="en-US"/>
        </w:rPr>
      </w:pPr>
    </w:p>
    <w:p w14:paraId="7EE05CFD"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lastRenderedPageBreak/>
        <w:t>Results</w:t>
      </w:r>
    </w:p>
    <w:p w14:paraId="335CAE5E" w14:textId="71837895" w:rsidR="00FC7467" w:rsidRPr="00003035" w:rsidRDefault="00EA2444"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FE53FC" w:rsidRPr="00003035">
        <w:rPr>
          <w:rFonts w:ascii="Times New Roman" w:hAnsi="Times New Roman" w:cs="Times New Roman"/>
          <w:sz w:val="24"/>
          <w:szCs w:val="24"/>
          <w:lang w:val="en-US"/>
        </w:rPr>
        <w:t xml:space="preserve">A summary of model parameters and estimates of the multilevel logistic regression can be found in </w:t>
      </w:r>
      <w:r w:rsidR="00FE53FC" w:rsidRPr="00003035">
        <w:rPr>
          <w:rFonts w:ascii="Times New Roman" w:hAnsi="Times New Roman" w:cs="Times New Roman"/>
          <w:b/>
          <w:bCs/>
          <w:sz w:val="24"/>
          <w:szCs w:val="24"/>
          <w:lang w:val="en-US"/>
        </w:rPr>
        <w:t>Table 3</w:t>
      </w:r>
      <w:r w:rsidR="00FE53FC" w:rsidRPr="00003035">
        <w:rPr>
          <w:rFonts w:ascii="Times New Roman" w:hAnsi="Times New Roman" w:cs="Times New Roman"/>
          <w:sz w:val="24"/>
          <w:szCs w:val="24"/>
          <w:lang w:val="en-US"/>
        </w:rPr>
        <w:t xml:space="preserve">. Again, the main effect of </w:t>
      </w:r>
      <w:r w:rsidR="00FE53FC" w:rsidRPr="00003035">
        <w:rPr>
          <w:rFonts w:ascii="Times New Roman" w:hAnsi="Times New Roman" w:cs="Times New Roman"/>
          <w:b/>
          <w:bCs/>
          <w:sz w:val="24"/>
          <w:szCs w:val="24"/>
          <w:lang w:val="en-US"/>
        </w:rPr>
        <w:t>tML</w:t>
      </w:r>
      <w:r w:rsidR="00FE53FC" w:rsidRPr="00003035">
        <w:rPr>
          <w:rFonts w:ascii="Times New Roman" w:hAnsi="Times New Roman" w:cs="Times New Roman"/>
          <w:sz w:val="24"/>
          <w:szCs w:val="24"/>
          <w:lang w:val="en-US"/>
        </w:rPr>
        <w:t xml:space="preserve"> indicates that the proportion of angry responses increased with an increased percentage of </w:t>
      </w:r>
      <w:r w:rsidRPr="00003035">
        <w:rPr>
          <w:rFonts w:ascii="Times New Roman" w:hAnsi="Times New Roman" w:cs="Times New Roman"/>
          <w:sz w:val="24"/>
          <w:szCs w:val="24"/>
          <w:lang w:val="en-US"/>
        </w:rPr>
        <w:t xml:space="preserve">acoustic </w:t>
      </w:r>
      <w:r w:rsidR="00FE53FC" w:rsidRPr="00003035">
        <w:rPr>
          <w:rFonts w:ascii="Times New Roman" w:hAnsi="Times New Roman" w:cs="Times New Roman"/>
          <w:sz w:val="24"/>
          <w:szCs w:val="24"/>
          <w:lang w:val="en-US"/>
        </w:rPr>
        <w:t xml:space="preserve">“angriness” in the voice. The main effect of </w:t>
      </w:r>
      <w:r w:rsidR="00FE53FC" w:rsidRPr="00003035">
        <w:rPr>
          <w:rFonts w:ascii="Times New Roman" w:hAnsi="Times New Roman" w:cs="Times New Roman"/>
          <w:b/>
          <w:bCs/>
          <w:sz w:val="24"/>
          <w:szCs w:val="24"/>
          <w:lang w:val="en-US"/>
        </w:rPr>
        <w:t>PW</w:t>
      </w:r>
      <w:r w:rsidR="00FE53FC" w:rsidRPr="00003035">
        <w:rPr>
          <w:rFonts w:ascii="Times New Roman" w:hAnsi="Times New Roman" w:cs="Times New Roman"/>
          <w:sz w:val="24"/>
          <w:szCs w:val="24"/>
          <w:lang w:val="en-US"/>
        </w:rPr>
        <w:t xml:space="preserve"> indicated that some pseudowords were more often classified as angry, especially PW1</w:t>
      </w:r>
      <w:r w:rsidR="008E5BC8" w:rsidRPr="00003035">
        <w:rPr>
          <w:rFonts w:ascii="Times New Roman" w:hAnsi="Times New Roman" w:cs="Times New Roman"/>
          <w:sz w:val="24"/>
          <w:szCs w:val="24"/>
          <w:lang w:val="en-US"/>
        </w:rPr>
        <w:t xml:space="preserve"> (see </w:t>
      </w:r>
      <w:r w:rsidR="008E5BC8" w:rsidRPr="00003035">
        <w:rPr>
          <w:rFonts w:ascii="Times New Roman" w:hAnsi="Times New Roman" w:cs="Times New Roman"/>
          <w:b/>
          <w:bCs/>
          <w:sz w:val="24"/>
          <w:szCs w:val="24"/>
          <w:lang w:val="en-US"/>
        </w:rPr>
        <w:t>Figure 5</w:t>
      </w:r>
      <w:r w:rsidR="008E5BC8" w:rsidRPr="00003035">
        <w:rPr>
          <w:rFonts w:ascii="Times New Roman" w:hAnsi="Times New Roman" w:cs="Times New Roman"/>
          <w:sz w:val="24"/>
          <w:szCs w:val="24"/>
          <w:lang w:val="en-US"/>
        </w:rPr>
        <w:t>)</w:t>
      </w:r>
      <w:r w:rsidR="00FE53FC" w:rsidRPr="00003035">
        <w:rPr>
          <w:rFonts w:ascii="Times New Roman" w:hAnsi="Times New Roman" w:cs="Times New Roman"/>
          <w:sz w:val="24"/>
          <w:szCs w:val="24"/>
          <w:lang w:val="en-US"/>
        </w:rPr>
        <w:t xml:space="preserve">. Similarly, the main effect of </w:t>
      </w:r>
      <w:r w:rsidR="00FE53FC" w:rsidRPr="00003035">
        <w:rPr>
          <w:rFonts w:ascii="Times New Roman" w:hAnsi="Times New Roman" w:cs="Times New Roman"/>
          <w:b/>
          <w:bCs/>
          <w:sz w:val="24"/>
          <w:szCs w:val="24"/>
          <w:lang w:val="en-US"/>
        </w:rPr>
        <w:t>AdaptCond</w:t>
      </w:r>
      <w:r w:rsidR="00FE53FC" w:rsidRPr="00003035">
        <w:rPr>
          <w:rFonts w:ascii="Times New Roman" w:hAnsi="Times New Roman" w:cs="Times New Roman"/>
          <w:sz w:val="24"/>
          <w:szCs w:val="24"/>
          <w:lang w:val="en-US"/>
        </w:rPr>
        <w:t xml:space="preserve"> indicated that in AdaptCond1 (angry-PW1|2 and fearful-PW3|4), all targets were more often classified as angry compared to AdaptCond2 (angry-PW3|4 and fearful-PW1|2). Crucially, and in line with the null hypothesis, there was </w:t>
      </w:r>
      <w:r w:rsidR="006973DE">
        <w:rPr>
          <w:rFonts w:ascii="Times New Roman" w:hAnsi="Times New Roman" w:cs="Times New Roman"/>
          <w:b/>
          <w:bCs/>
          <w:sz w:val="24"/>
          <w:szCs w:val="24"/>
          <w:lang w:val="en-US"/>
        </w:rPr>
        <w:t>no</w:t>
      </w:r>
      <w:r w:rsidR="00FE53FC" w:rsidRPr="00003035">
        <w:rPr>
          <w:rFonts w:ascii="Times New Roman" w:hAnsi="Times New Roman" w:cs="Times New Roman"/>
          <w:b/>
          <w:bCs/>
          <w:sz w:val="24"/>
          <w:szCs w:val="24"/>
          <w:lang w:val="en-US"/>
        </w:rPr>
        <w:t xml:space="preserve"> interaction of PW x AdaptCond</w:t>
      </w:r>
      <w:r w:rsidR="00FE53FC" w:rsidRPr="00003035">
        <w:rPr>
          <w:rFonts w:ascii="Times New Roman" w:hAnsi="Times New Roman" w:cs="Times New Roman"/>
          <w:sz w:val="24"/>
          <w:szCs w:val="24"/>
          <w:lang w:val="en-US"/>
        </w:rPr>
        <w:t xml:space="preserve"> (</w:t>
      </w:r>
      <w:r w:rsidR="00FE53FC" w:rsidRPr="00003035">
        <w:rPr>
          <w:rFonts w:ascii="Times New Roman" w:hAnsi="Times New Roman" w:cs="Times New Roman"/>
          <w:i/>
          <w:iCs/>
          <w:sz w:val="24"/>
          <w:szCs w:val="24"/>
          <w:lang w:val="en-US"/>
        </w:rPr>
        <w:t>p</w:t>
      </w:r>
      <w:r w:rsidR="00FE53FC" w:rsidRPr="00003035">
        <w:rPr>
          <w:rFonts w:ascii="Times New Roman" w:hAnsi="Times New Roman" w:cs="Times New Roman"/>
          <w:sz w:val="24"/>
          <w:szCs w:val="24"/>
          <w:lang w:val="en-US"/>
        </w:rPr>
        <w:t xml:space="preserve"> = .</w:t>
      </w:r>
      <w:r w:rsidRPr="00003035">
        <w:rPr>
          <w:rFonts w:ascii="Times New Roman" w:hAnsi="Times New Roman" w:cs="Times New Roman"/>
          <w:sz w:val="24"/>
          <w:szCs w:val="24"/>
          <w:lang w:val="en-US"/>
        </w:rPr>
        <w:t>866</w:t>
      </w:r>
      <w:r w:rsidR="00FE53FC" w:rsidRPr="00003035">
        <w:rPr>
          <w:rFonts w:ascii="Times New Roman" w:hAnsi="Times New Roman" w:cs="Times New Roman"/>
          <w:sz w:val="24"/>
          <w:szCs w:val="24"/>
          <w:lang w:val="en-US"/>
        </w:rPr>
        <w:t>).</w:t>
      </w:r>
      <w:r w:rsidR="0089022C" w:rsidRPr="00003035">
        <w:rPr>
          <w:rFonts w:ascii="Times New Roman" w:hAnsi="Times New Roman" w:cs="Times New Roman"/>
          <w:sz w:val="24"/>
          <w:szCs w:val="24"/>
          <w:lang w:val="en-US"/>
        </w:rPr>
        <w:t xml:space="preserve"> The Bayes factor BF</w:t>
      </w:r>
      <w:r w:rsidR="0089022C" w:rsidRPr="00003035">
        <w:rPr>
          <w:rFonts w:ascii="Times New Roman" w:hAnsi="Times New Roman" w:cs="Times New Roman"/>
          <w:sz w:val="24"/>
          <w:szCs w:val="24"/>
          <w:vertAlign w:val="subscript"/>
          <w:lang w:val="en-US"/>
        </w:rPr>
        <w:t>10</w:t>
      </w:r>
      <w:r w:rsidR="0089022C" w:rsidRPr="00003035">
        <w:rPr>
          <w:rFonts w:ascii="Times New Roman" w:hAnsi="Times New Roman" w:cs="Times New Roman"/>
          <w:sz w:val="24"/>
          <w:szCs w:val="24"/>
          <w:lang w:val="en-US"/>
        </w:rPr>
        <w:t xml:space="preserve"> = 0.0</w:t>
      </w:r>
      <w:r w:rsidR="00C07804" w:rsidRPr="00003035">
        <w:rPr>
          <w:rFonts w:ascii="Times New Roman" w:hAnsi="Times New Roman" w:cs="Times New Roman"/>
          <w:sz w:val="24"/>
          <w:szCs w:val="24"/>
          <w:lang w:val="en-US"/>
        </w:rPr>
        <w:t>7</w:t>
      </w:r>
      <w:r w:rsidR="0089022C" w:rsidRPr="00003035">
        <w:rPr>
          <w:rFonts w:ascii="Times New Roman" w:hAnsi="Times New Roman" w:cs="Times New Roman"/>
          <w:sz w:val="24"/>
          <w:szCs w:val="24"/>
          <w:lang w:val="en-US"/>
        </w:rPr>
        <w:t xml:space="preserve"> also indicated strong evidence for the null hypothesis. </w:t>
      </w:r>
      <w:r w:rsidR="00FE53FC" w:rsidRPr="00003035">
        <w:rPr>
          <w:rFonts w:ascii="Times New Roman" w:hAnsi="Times New Roman" w:cs="Times New Roman"/>
          <w:sz w:val="24"/>
          <w:szCs w:val="24"/>
          <w:lang w:val="en-US"/>
        </w:rPr>
        <w:t>Thus, the</w:t>
      </w:r>
      <w:r w:rsidR="0089022C" w:rsidRPr="00003035">
        <w:rPr>
          <w:rFonts w:ascii="Times New Roman" w:hAnsi="Times New Roman" w:cs="Times New Roman"/>
          <w:sz w:val="24"/>
          <w:szCs w:val="24"/>
          <w:lang w:val="en-US"/>
        </w:rPr>
        <w:t xml:space="preserve"> mean</w:t>
      </w:r>
      <w:r w:rsidR="00FE53FC" w:rsidRPr="00003035">
        <w:rPr>
          <w:rFonts w:ascii="Times New Roman" w:hAnsi="Times New Roman" w:cs="Times New Roman"/>
          <w:sz w:val="24"/>
          <w:szCs w:val="24"/>
          <w:lang w:val="en-US"/>
        </w:rPr>
        <w:t xml:space="preserve"> classification of the pseudowords was not different</w:t>
      </w:r>
      <w:r w:rsidR="00034375">
        <w:rPr>
          <w:rFonts w:ascii="Times New Roman" w:hAnsi="Times New Roman" w:cs="Times New Roman"/>
          <w:sz w:val="24"/>
          <w:szCs w:val="24"/>
          <w:lang w:val="en-US"/>
        </w:rPr>
        <w:t>ially</w:t>
      </w:r>
      <w:r w:rsidR="00FE53FC" w:rsidRPr="00003035">
        <w:rPr>
          <w:rFonts w:ascii="Times New Roman" w:hAnsi="Times New Roman" w:cs="Times New Roman"/>
          <w:sz w:val="24"/>
          <w:szCs w:val="24"/>
          <w:lang w:val="en-US"/>
        </w:rPr>
        <w:t xml:space="preserve"> affected by the different Adaptation Conditions. </w:t>
      </w:r>
      <w:r w:rsidR="00C976CF" w:rsidRPr="00003035">
        <w:rPr>
          <w:rFonts w:ascii="Times New Roman" w:hAnsi="Times New Roman" w:cs="Times New Roman"/>
          <w:sz w:val="24"/>
          <w:szCs w:val="24"/>
          <w:lang w:val="en-US"/>
        </w:rPr>
        <w:t>Please not</w:t>
      </w:r>
      <w:r w:rsidR="0089022C" w:rsidRPr="00003035">
        <w:rPr>
          <w:rFonts w:ascii="Times New Roman" w:hAnsi="Times New Roman" w:cs="Times New Roman"/>
          <w:sz w:val="24"/>
          <w:szCs w:val="24"/>
          <w:lang w:val="en-US"/>
        </w:rPr>
        <w:t>e</w:t>
      </w:r>
      <w:r w:rsidR="00C976CF" w:rsidRPr="00003035">
        <w:rPr>
          <w:rFonts w:ascii="Times New Roman" w:hAnsi="Times New Roman" w:cs="Times New Roman"/>
          <w:sz w:val="24"/>
          <w:szCs w:val="24"/>
          <w:lang w:val="en-US"/>
        </w:rPr>
        <w:t xml:space="preserve"> that the</w:t>
      </w:r>
      <w:r w:rsidR="0089022C" w:rsidRPr="00003035">
        <w:rPr>
          <w:rFonts w:ascii="Times New Roman" w:hAnsi="Times New Roman" w:cs="Times New Roman"/>
          <w:sz w:val="24"/>
          <w:szCs w:val="24"/>
          <w:lang w:val="en-US"/>
        </w:rPr>
        <w:t xml:space="preserve"> three-way interaction suggests that the slope of the function differed </w:t>
      </w:r>
      <w:r w:rsidRPr="00003035">
        <w:rPr>
          <w:rFonts w:ascii="Times New Roman" w:hAnsi="Times New Roman" w:cs="Times New Roman"/>
          <w:sz w:val="24"/>
          <w:szCs w:val="24"/>
          <w:lang w:val="en-US"/>
        </w:rPr>
        <w:t>slightly</w:t>
      </w:r>
      <w:r w:rsidR="0089022C" w:rsidRPr="00003035">
        <w:rPr>
          <w:rFonts w:ascii="Times New Roman" w:hAnsi="Times New Roman" w:cs="Times New Roman"/>
          <w:sz w:val="24"/>
          <w:szCs w:val="24"/>
          <w:lang w:val="en-US"/>
        </w:rPr>
        <w:t xml:space="preserve"> as</w:t>
      </w:r>
      <w:r w:rsidR="00C976CF" w:rsidRPr="00003035">
        <w:rPr>
          <w:rFonts w:ascii="Times New Roman" w:hAnsi="Times New Roman" w:cs="Times New Roman"/>
          <w:sz w:val="24"/>
          <w:szCs w:val="24"/>
          <w:lang w:val="en-US"/>
        </w:rPr>
        <w:t xml:space="preserve"> a function of Sp</w:t>
      </w:r>
      <w:r w:rsidR="00104FF2" w:rsidRPr="00003035">
        <w:rPr>
          <w:rFonts w:ascii="Times New Roman" w:hAnsi="Times New Roman" w:cs="Times New Roman"/>
          <w:sz w:val="24"/>
          <w:szCs w:val="24"/>
          <w:lang w:val="en-US"/>
        </w:rPr>
        <w:t>Gender</w:t>
      </w:r>
      <w:r w:rsidR="00C976CF" w:rsidRPr="00003035">
        <w:rPr>
          <w:rFonts w:ascii="Times New Roman" w:hAnsi="Times New Roman" w:cs="Times New Roman"/>
          <w:sz w:val="24"/>
          <w:szCs w:val="24"/>
          <w:lang w:val="en-US"/>
        </w:rPr>
        <w:t>, PW and AdaptCond.</w:t>
      </w:r>
      <w:r w:rsidR="00133F67"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E</w:t>
      </w:r>
      <w:r w:rsidR="00133F67" w:rsidRPr="00003035">
        <w:rPr>
          <w:rFonts w:ascii="Times New Roman" w:hAnsi="Times New Roman" w:cs="Times New Roman"/>
          <w:sz w:val="24"/>
          <w:szCs w:val="24"/>
          <w:lang w:val="en-US"/>
        </w:rPr>
        <w:t xml:space="preserve">xploratory analysis for male and female speakers separately yielded essentially the same patterns (details on </w:t>
      </w:r>
      <w:hyperlink r:id="rId24" w:history="1">
        <w:r w:rsidR="00133F67" w:rsidRPr="00003035">
          <w:rPr>
            <w:rStyle w:val="Hyperlink"/>
            <w:rFonts w:ascii="Times New Roman" w:hAnsi="Times New Roman" w:cs="Times New Roman"/>
            <w:sz w:val="24"/>
            <w:szCs w:val="24"/>
            <w:lang w:val="en-US"/>
          </w:rPr>
          <w:t>OSF</w:t>
        </w:r>
      </w:hyperlink>
      <w:r w:rsidR="00893057" w:rsidRPr="00003035">
        <w:rPr>
          <w:rFonts w:ascii="Times New Roman" w:hAnsi="Times New Roman" w:cs="Times New Roman"/>
          <w:sz w:val="24"/>
          <w:szCs w:val="24"/>
          <w:lang w:val="en-US"/>
        </w:rPr>
        <w:t>, Supplemental Table S5</w:t>
      </w:r>
      <w:r w:rsidR="00133F67" w:rsidRPr="00003035">
        <w:rPr>
          <w:rFonts w:ascii="Times New Roman" w:hAnsi="Times New Roman" w:cs="Times New Roman"/>
          <w:sz w:val="24"/>
          <w:szCs w:val="24"/>
          <w:lang w:val="en-US"/>
        </w:rPr>
        <w:t>).</w:t>
      </w:r>
    </w:p>
    <w:p w14:paraId="0E083AE6" w14:textId="77777777" w:rsidR="00FE53FC" w:rsidRPr="00B81AC4" w:rsidRDefault="00FE53FC" w:rsidP="00FE53FC">
      <w:pPr>
        <w:rPr>
          <w:rFonts w:ascii="Times New Roman" w:hAnsi="Times New Roman" w:cs="Times New Roman"/>
          <w:lang w:val="en-US"/>
        </w:rPr>
      </w:pPr>
    </w:p>
    <w:p w14:paraId="6D250731" w14:textId="4D2FB56B" w:rsidR="00FC7467" w:rsidRPr="00003035" w:rsidRDefault="00FC7467" w:rsidP="00FC7467">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Table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Table \* ARABIC </w:instrText>
      </w:r>
      <w:r w:rsidRPr="00003035">
        <w:rPr>
          <w:rFonts w:ascii="Times New Roman" w:hAnsi="Times New Roman" w:cs="Times New Roman"/>
          <w:b/>
          <w:bCs/>
          <w:i w:val="0"/>
          <w:iCs w:val="0"/>
          <w:color w:val="auto"/>
          <w:sz w:val="24"/>
          <w:szCs w:val="24"/>
        </w:rPr>
        <w:fldChar w:fldCharType="separate"/>
      </w:r>
      <w:r w:rsidRPr="00003035">
        <w:rPr>
          <w:rFonts w:ascii="Times New Roman" w:hAnsi="Times New Roman" w:cs="Times New Roman"/>
          <w:b/>
          <w:bCs/>
          <w:i w:val="0"/>
          <w:iCs w:val="0"/>
          <w:noProof/>
          <w:color w:val="auto"/>
          <w:sz w:val="24"/>
          <w:szCs w:val="24"/>
          <w:lang w:val="en-US"/>
        </w:rPr>
        <w:t>3</w:t>
      </w:r>
      <w:r w:rsidRPr="00003035">
        <w:rPr>
          <w:rFonts w:ascii="Times New Roman" w:hAnsi="Times New Roman" w:cs="Times New Roman"/>
          <w:b/>
          <w:bCs/>
          <w:i w:val="0"/>
          <w:iCs w:val="0"/>
          <w:color w:val="auto"/>
          <w:sz w:val="24"/>
          <w:szCs w:val="24"/>
        </w:rPr>
        <w:fldChar w:fldCharType="end"/>
      </w:r>
    </w:p>
    <w:p w14:paraId="0BF8015F" w14:textId="1A3E5E13" w:rsidR="00FC7467" w:rsidRPr="00003035" w:rsidRDefault="00FC7467" w:rsidP="00FC7467">
      <w:pPr>
        <w:rPr>
          <w:rFonts w:ascii="Times New Roman" w:hAnsi="Times New Roman" w:cs="Times New Roman"/>
          <w:sz w:val="24"/>
          <w:szCs w:val="24"/>
          <w:lang w:val="en-US"/>
        </w:rPr>
      </w:pPr>
      <w:r w:rsidRPr="00003035">
        <w:rPr>
          <w:rFonts w:ascii="Times New Roman" w:hAnsi="Times New Roman" w:cs="Times New Roman"/>
          <w:bCs/>
          <w:i/>
          <w:iCs/>
          <w:sz w:val="24"/>
          <w:szCs w:val="24"/>
          <w:lang w:val="en-US"/>
        </w:rPr>
        <w:t>Summary of Multilevel Logistic Regression for Experiment 3</w:t>
      </w:r>
    </w:p>
    <w:tbl>
      <w:tblPr>
        <w:tblW w:w="10223" w:type="dxa"/>
        <w:tblInd w:w="-142" w:type="dxa"/>
        <w:tblLook w:val="04A0" w:firstRow="1" w:lastRow="0" w:firstColumn="1" w:lastColumn="0" w:noHBand="0" w:noVBand="1"/>
      </w:tblPr>
      <w:tblGrid>
        <w:gridCol w:w="2225"/>
        <w:gridCol w:w="833"/>
        <w:gridCol w:w="727"/>
        <w:gridCol w:w="266"/>
        <w:gridCol w:w="2905"/>
        <w:gridCol w:w="993"/>
        <w:gridCol w:w="601"/>
        <w:gridCol w:w="884"/>
        <w:gridCol w:w="837"/>
      </w:tblGrid>
      <w:tr w:rsidR="00D862ED" w:rsidRPr="00B81AC4" w14:paraId="0260C889" w14:textId="77777777" w:rsidTr="00D862ED">
        <w:trPr>
          <w:trHeight w:val="300"/>
        </w:trPr>
        <w:tc>
          <w:tcPr>
            <w:tcW w:w="10223" w:type="dxa"/>
            <w:gridSpan w:val="9"/>
            <w:tcBorders>
              <w:top w:val="single" w:sz="4" w:space="0" w:color="auto"/>
              <w:left w:val="nil"/>
              <w:bottom w:val="single" w:sz="4" w:space="0" w:color="auto"/>
              <w:right w:val="nil"/>
            </w:tcBorders>
            <w:shd w:val="clear" w:color="000000" w:fill="D9D9D9"/>
            <w:noWrap/>
            <w:vAlign w:val="bottom"/>
            <w:hideMark/>
          </w:tcPr>
          <w:p w14:paraId="5D723B7B"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3</w:t>
            </w:r>
          </w:p>
        </w:tc>
      </w:tr>
      <w:tr w:rsidR="00D862ED" w:rsidRPr="00275FE6" w14:paraId="698EB63F" w14:textId="77777777" w:rsidTr="00D862ED">
        <w:trPr>
          <w:trHeight w:val="300"/>
        </w:trPr>
        <w:tc>
          <w:tcPr>
            <w:tcW w:w="2225" w:type="dxa"/>
            <w:tcBorders>
              <w:top w:val="nil"/>
              <w:left w:val="nil"/>
              <w:bottom w:val="nil"/>
              <w:right w:val="nil"/>
            </w:tcBorders>
            <w:noWrap/>
            <w:vAlign w:val="bottom"/>
            <w:hideMark/>
          </w:tcPr>
          <w:p w14:paraId="55F9E3FE" w14:textId="77777777" w:rsidR="00D862ED" w:rsidRPr="00B81AC4" w:rsidRDefault="00D862ED" w:rsidP="00D862ED">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98" w:type="dxa"/>
            <w:gridSpan w:val="8"/>
            <w:tcBorders>
              <w:top w:val="single" w:sz="4" w:space="0" w:color="auto"/>
              <w:left w:val="nil"/>
              <w:bottom w:val="nil"/>
              <w:right w:val="nil"/>
            </w:tcBorders>
            <w:noWrap/>
            <w:vAlign w:val="bottom"/>
            <w:hideMark/>
          </w:tcPr>
          <w:p w14:paraId="6EAC7844" w14:textId="77777777" w:rsidR="00D862ED" w:rsidRPr="00B81AC4" w:rsidRDefault="00D862ED" w:rsidP="00D862ED">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Pseudoword * AdaptCond + (1|SpID) + (1 | Participant)</w:t>
            </w:r>
          </w:p>
        </w:tc>
      </w:tr>
      <w:tr w:rsidR="00D862ED" w:rsidRPr="00B81AC4" w14:paraId="796DF069" w14:textId="77777777" w:rsidTr="00D862ED">
        <w:trPr>
          <w:trHeight w:val="300"/>
        </w:trPr>
        <w:tc>
          <w:tcPr>
            <w:tcW w:w="2225" w:type="dxa"/>
            <w:tcBorders>
              <w:top w:val="single" w:sz="4" w:space="0" w:color="auto"/>
              <w:left w:val="nil"/>
              <w:bottom w:val="single" w:sz="4" w:space="0" w:color="auto"/>
              <w:right w:val="nil"/>
            </w:tcBorders>
            <w:shd w:val="clear" w:color="000000" w:fill="F2F2F2"/>
            <w:noWrap/>
            <w:vAlign w:val="bottom"/>
            <w:hideMark/>
          </w:tcPr>
          <w:p w14:paraId="22F27E4F"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833" w:type="dxa"/>
            <w:tcBorders>
              <w:top w:val="single" w:sz="4" w:space="0" w:color="auto"/>
              <w:left w:val="nil"/>
              <w:bottom w:val="single" w:sz="4" w:space="0" w:color="auto"/>
              <w:right w:val="nil"/>
            </w:tcBorders>
            <w:shd w:val="clear" w:color="000000" w:fill="F2F2F2"/>
            <w:noWrap/>
            <w:vAlign w:val="bottom"/>
            <w:hideMark/>
          </w:tcPr>
          <w:p w14:paraId="4BE453F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21" w:type="dxa"/>
            <w:tcBorders>
              <w:top w:val="single" w:sz="4" w:space="0" w:color="auto"/>
              <w:left w:val="nil"/>
              <w:bottom w:val="single" w:sz="4" w:space="0" w:color="auto"/>
              <w:right w:val="nil"/>
            </w:tcBorders>
            <w:shd w:val="clear" w:color="000000" w:fill="F2F2F2"/>
            <w:noWrap/>
            <w:vAlign w:val="bottom"/>
            <w:hideMark/>
          </w:tcPr>
          <w:p w14:paraId="1177396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2" w:type="dxa"/>
            <w:tcBorders>
              <w:top w:val="nil"/>
              <w:left w:val="nil"/>
              <w:bottom w:val="nil"/>
              <w:right w:val="nil"/>
            </w:tcBorders>
            <w:noWrap/>
            <w:vAlign w:val="bottom"/>
            <w:hideMark/>
          </w:tcPr>
          <w:p w14:paraId="25E2D1A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05" w:type="dxa"/>
            <w:tcBorders>
              <w:top w:val="single" w:sz="4" w:space="0" w:color="auto"/>
              <w:left w:val="nil"/>
              <w:bottom w:val="single" w:sz="4" w:space="0" w:color="auto"/>
              <w:right w:val="nil"/>
            </w:tcBorders>
            <w:shd w:val="clear" w:color="000000" w:fill="F2F2F2"/>
            <w:noWrap/>
            <w:vAlign w:val="bottom"/>
            <w:hideMark/>
          </w:tcPr>
          <w:p w14:paraId="0990EED3"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93" w:type="dxa"/>
            <w:tcBorders>
              <w:top w:val="single" w:sz="4" w:space="0" w:color="auto"/>
              <w:left w:val="nil"/>
              <w:bottom w:val="single" w:sz="4" w:space="0" w:color="auto"/>
              <w:right w:val="nil"/>
            </w:tcBorders>
            <w:shd w:val="clear" w:color="000000" w:fill="F2F2F2"/>
            <w:noWrap/>
            <w:vAlign w:val="bottom"/>
            <w:hideMark/>
          </w:tcPr>
          <w:p w14:paraId="1826C64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567" w:type="dxa"/>
            <w:tcBorders>
              <w:top w:val="single" w:sz="4" w:space="0" w:color="auto"/>
              <w:left w:val="nil"/>
              <w:bottom w:val="single" w:sz="4" w:space="0" w:color="auto"/>
              <w:right w:val="nil"/>
            </w:tcBorders>
            <w:shd w:val="clear" w:color="000000" w:fill="F2F2F2"/>
            <w:noWrap/>
            <w:vAlign w:val="bottom"/>
            <w:hideMark/>
          </w:tcPr>
          <w:p w14:paraId="22908EE5"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884" w:type="dxa"/>
            <w:tcBorders>
              <w:top w:val="single" w:sz="4" w:space="0" w:color="auto"/>
              <w:left w:val="nil"/>
              <w:bottom w:val="single" w:sz="4" w:space="0" w:color="auto"/>
              <w:right w:val="nil"/>
            </w:tcBorders>
            <w:shd w:val="clear" w:color="000000" w:fill="F2F2F2"/>
            <w:noWrap/>
            <w:vAlign w:val="bottom"/>
            <w:hideMark/>
          </w:tcPr>
          <w:p w14:paraId="1EC6B485"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833" w:type="dxa"/>
            <w:tcBorders>
              <w:top w:val="single" w:sz="4" w:space="0" w:color="auto"/>
              <w:left w:val="nil"/>
              <w:bottom w:val="single" w:sz="4" w:space="0" w:color="auto"/>
              <w:right w:val="nil"/>
            </w:tcBorders>
            <w:shd w:val="clear" w:color="000000" w:fill="F2F2F2"/>
            <w:noWrap/>
            <w:vAlign w:val="bottom"/>
            <w:hideMark/>
          </w:tcPr>
          <w:p w14:paraId="4808172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D862ED" w:rsidRPr="00B81AC4" w14:paraId="384830B4" w14:textId="77777777" w:rsidTr="00D862ED">
        <w:trPr>
          <w:trHeight w:val="300"/>
        </w:trPr>
        <w:tc>
          <w:tcPr>
            <w:tcW w:w="2225" w:type="dxa"/>
            <w:tcBorders>
              <w:top w:val="nil"/>
              <w:left w:val="nil"/>
              <w:bottom w:val="nil"/>
              <w:right w:val="nil"/>
            </w:tcBorders>
            <w:noWrap/>
            <w:vAlign w:val="bottom"/>
            <w:hideMark/>
          </w:tcPr>
          <w:p w14:paraId="09ACEEE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833" w:type="dxa"/>
            <w:tcBorders>
              <w:top w:val="nil"/>
              <w:left w:val="nil"/>
              <w:bottom w:val="nil"/>
              <w:right w:val="nil"/>
            </w:tcBorders>
            <w:noWrap/>
            <w:vAlign w:val="bottom"/>
            <w:hideMark/>
          </w:tcPr>
          <w:p w14:paraId="4A559FAE"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4111.7</w:t>
            </w:r>
          </w:p>
        </w:tc>
        <w:tc>
          <w:tcPr>
            <w:tcW w:w="721" w:type="dxa"/>
            <w:tcBorders>
              <w:top w:val="nil"/>
              <w:left w:val="nil"/>
              <w:bottom w:val="nil"/>
              <w:right w:val="nil"/>
            </w:tcBorders>
            <w:noWrap/>
            <w:vAlign w:val="bottom"/>
            <w:hideMark/>
          </w:tcPr>
          <w:p w14:paraId="51DBC3E8"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2" w:type="dxa"/>
            <w:tcBorders>
              <w:top w:val="nil"/>
              <w:left w:val="nil"/>
              <w:bottom w:val="nil"/>
              <w:right w:val="nil"/>
            </w:tcBorders>
            <w:noWrap/>
            <w:vAlign w:val="bottom"/>
            <w:hideMark/>
          </w:tcPr>
          <w:p w14:paraId="76F7721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2905" w:type="dxa"/>
            <w:tcBorders>
              <w:top w:val="nil"/>
              <w:left w:val="nil"/>
              <w:bottom w:val="nil"/>
              <w:right w:val="nil"/>
            </w:tcBorders>
            <w:noWrap/>
            <w:vAlign w:val="bottom"/>
            <w:hideMark/>
          </w:tcPr>
          <w:p w14:paraId="0DE1FD1C"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(Intercept)</w:t>
            </w:r>
          </w:p>
        </w:tc>
        <w:tc>
          <w:tcPr>
            <w:tcW w:w="993" w:type="dxa"/>
            <w:tcBorders>
              <w:top w:val="nil"/>
              <w:left w:val="nil"/>
              <w:bottom w:val="nil"/>
              <w:right w:val="nil"/>
            </w:tcBorders>
            <w:noWrap/>
            <w:vAlign w:val="bottom"/>
            <w:hideMark/>
          </w:tcPr>
          <w:p w14:paraId="31B7D9BD"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0.32</w:t>
            </w:r>
          </w:p>
        </w:tc>
        <w:tc>
          <w:tcPr>
            <w:tcW w:w="567" w:type="dxa"/>
            <w:tcBorders>
              <w:top w:val="nil"/>
              <w:left w:val="nil"/>
              <w:bottom w:val="nil"/>
              <w:right w:val="nil"/>
            </w:tcBorders>
            <w:noWrap/>
            <w:vAlign w:val="bottom"/>
            <w:hideMark/>
          </w:tcPr>
          <w:p w14:paraId="7528F4D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w:t>
            </w:r>
          </w:p>
        </w:tc>
        <w:tc>
          <w:tcPr>
            <w:tcW w:w="884" w:type="dxa"/>
            <w:tcBorders>
              <w:top w:val="nil"/>
              <w:left w:val="nil"/>
              <w:bottom w:val="nil"/>
              <w:right w:val="nil"/>
            </w:tcBorders>
            <w:noWrap/>
            <w:vAlign w:val="bottom"/>
            <w:hideMark/>
          </w:tcPr>
          <w:p w14:paraId="3F45930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1.01</w:t>
            </w:r>
          </w:p>
        </w:tc>
        <w:tc>
          <w:tcPr>
            <w:tcW w:w="833" w:type="dxa"/>
            <w:tcBorders>
              <w:top w:val="nil"/>
              <w:left w:val="nil"/>
              <w:bottom w:val="nil"/>
              <w:right w:val="nil"/>
            </w:tcBorders>
            <w:noWrap/>
            <w:vAlign w:val="bottom"/>
            <w:hideMark/>
          </w:tcPr>
          <w:p w14:paraId="6B2652ED" w14:textId="77777777" w:rsidR="00D862ED" w:rsidRPr="006973DE" w:rsidRDefault="00D862ED" w:rsidP="00D862ED">
            <w:pPr>
              <w:suppressAutoHyphens w:val="0"/>
              <w:spacing w:after="0" w:line="240" w:lineRule="auto"/>
              <w:jc w:val="center"/>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0.311</w:t>
            </w:r>
          </w:p>
        </w:tc>
      </w:tr>
      <w:tr w:rsidR="00D862ED" w:rsidRPr="00B81AC4" w14:paraId="211C29FF" w14:textId="77777777" w:rsidTr="00D862ED">
        <w:trPr>
          <w:trHeight w:val="300"/>
        </w:trPr>
        <w:tc>
          <w:tcPr>
            <w:tcW w:w="2225" w:type="dxa"/>
            <w:tcBorders>
              <w:top w:val="nil"/>
              <w:left w:val="nil"/>
              <w:bottom w:val="nil"/>
              <w:right w:val="nil"/>
            </w:tcBorders>
            <w:noWrap/>
            <w:vAlign w:val="bottom"/>
            <w:hideMark/>
          </w:tcPr>
          <w:p w14:paraId="448144BA"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Pseudoword (PW)</w:t>
            </w:r>
          </w:p>
        </w:tc>
        <w:tc>
          <w:tcPr>
            <w:tcW w:w="833" w:type="dxa"/>
            <w:tcBorders>
              <w:top w:val="nil"/>
              <w:left w:val="nil"/>
              <w:bottom w:val="nil"/>
              <w:right w:val="nil"/>
            </w:tcBorders>
            <w:noWrap/>
            <w:vAlign w:val="bottom"/>
            <w:hideMark/>
          </w:tcPr>
          <w:p w14:paraId="2E367D85"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452.31</w:t>
            </w:r>
          </w:p>
        </w:tc>
        <w:tc>
          <w:tcPr>
            <w:tcW w:w="721" w:type="dxa"/>
            <w:tcBorders>
              <w:top w:val="nil"/>
              <w:left w:val="nil"/>
              <w:bottom w:val="nil"/>
              <w:right w:val="nil"/>
            </w:tcBorders>
            <w:noWrap/>
            <w:vAlign w:val="bottom"/>
            <w:hideMark/>
          </w:tcPr>
          <w:p w14:paraId="7B7A2B0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2" w:type="dxa"/>
            <w:tcBorders>
              <w:top w:val="nil"/>
              <w:left w:val="nil"/>
              <w:bottom w:val="nil"/>
              <w:right w:val="nil"/>
            </w:tcBorders>
            <w:noWrap/>
            <w:vAlign w:val="bottom"/>
            <w:hideMark/>
          </w:tcPr>
          <w:p w14:paraId="18D0E7C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2905" w:type="dxa"/>
            <w:tcBorders>
              <w:top w:val="nil"/>
              <w:left w:val="nil"/>
              <w:bottom w:val="nil"/>
              <w:right w:val="nil"/>
            </w:tcBorders>
            <w:noWrap/>
            <w:vAlign w:val="bottom"/>
            <w:hideMark/>
          </w:tcPr>
          <w:p w14:paraId="2159C23F"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w:t>
            </w:r>
          </w:p>
        </w:tc>
        <w:tc>
          <w:tcPr>
            <w:tcW w:w="993" w:type="dxa"/>
            <w:tcBorders>
              <w:top w:val="nil"/>
              <w:left w:val="nil"/>
              <w:bottom w:val="nil"/>
              <w:right w:val="nil"/>
            </w:tcBorders>
            <w:noWrap/>
            <w:vAlign w:val="bottom"/>
            <w:hideMark/>
          </w:tcPr>
          <w:p w14:paraId="0B7DC0C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1.65</w:t>
            </w:r>
          </w:p>
        </w:tc>
        <w:tc>
          <w:tcPr>
            <w:tcW w:w="567" w:type="dxa"/>
            <w:tcBorders>
              <w:top w:val="nil"/>
              <w:left w:val="nil"/>
              <w:bottom w:val="nil"/>
              <w:right w:val="nil"/>
            </w:tcBorders>
            <w:noWrap/>
            <w:vAlign w:val="bottom"/>
            <w:hideMark/>
          </w:tcPr>
          <w:p w14:paraId="72588C18"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A0368B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18.15</w:t>
            </w:r>
          </w:p>
        </w:tc>
        <w:tc>
          <w:tcPr>
            <w:tcW w:w="833" w:type="dxa"/>
            <w:tcBorders>
              <w:top w:val="nil"/>
              <w:left w:val="nil"/>
              <w:bottom w:val="nil"/>
              <w:right w:val="nil"/>
            </w:tcBorders>
            <w:noWrap/>
            <w:vAlign w:val="bottom"/>
            <w:hideMark/>
          </w:tcPr>
          <w:p w14:paraId="7FD4C87C"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64D616C3" w14:textId="77777777" w:rsidTr="00D862ED">
        <w:trPr>
          <w:trHeight w:val="300"/>
        </w:trPr>
        <w:tc>
          <w:tcPr>
            <w:tcW w:w="2225" w:type="dxa"/>
            <w:tcBorders>
              <w:top w:val="nil"/>
              <w:left w:val="nil"/>
              <w:bottom w:val="nil"/>
              <w:right w:val="nil"/>
            </w:tcBorders>
            <w:noWrap/>
            <w:vAlign w:val="bottom"/>
            <w:hideMark/>
          </w:tcPr>
          <w:p w14:paraId="5083D34F"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833" w:type="dxa"/>
            <w:tcBorders>
              <w:top w:val="nil"/>
              <w:left w:val="nil"/>
              <w:bottom w:val="nil"/>
              <w:right w:val="nil"/>
            </w:tcBorders>
            <w:noWrap/>
            <w:vAlign w:val="bottom"/>
            <w:hideMark/>
          </w:tcPr>
          <w:p w14:paraId="6C4E55F6"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6.52</w:t>
            </w:r>
          </w:p>
        </w:tc>
        <w:tc>
          <w:tcPr>
            <w:tcW w:w="721" w:type="dxa"/>
            <w:tcBorders>
              <w:top w:val="nil"/>
              <w:left w:val="nil"/>
              <w:bottom w:val="nil"/>
              <w:right w:val="nil"/>
            </w:tcBorders>
            <w:noWrap/>
            <w:vAlign w:val="bottom"/>
            <w:hideMark/>
          </w:tcPr>
          <w:p w14:paraId="1444BD86"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0.011</w:t>
            </w:r>
          </w:p>
        </w:tc>
        <w:tc>
          <w:tcPr>
            <w:tcW w:w="262" w:type="dxa"/>
            <w:tcBorders>
              <w:top w:val="nil"/>
              <w:left w:val="nil"/>
              <w:bottom w:val="nil"/>
              <w:right w:val="nil"/>
            </w:tcBorders>
            <w:noWrap/>
            <w:vAlign w:val="bottom"/>
            <w:hideMark/>
          </w:tcPr>
          <w:p w14:paraId="2C277A99"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2905" w:type="dxa"/>
            <w:tcBorders>
              <w:top w:val="nil"/>
              <w:left w:val="nil"/>
              <w:bottom w:val="nil"/>
              <w:right w:val="nil"/>
            </w:tcBorders>
            <w:noWrap/>
            <w:vAlign w:val="bottom"/>
            <w:hideMark/>
          </w:tcPr>
          <w:p w14:paraId="01970CEA"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PW2*</w:t>
            </w:r>
          </w:p>
        </w:tc>
        <w:tc>
          <w:tcPr>
            <w:tcW w:w="993" w:type="dxa"/>
            <w:tcBorders>
              <w:top w:val="nil"/>
              <w:left w:val="nil"/>
              <w:bottom w:val="nil"/>
              <w:right w:val="nil"/>
            </w:tcBorders>
            <w:noWrap/>
            <w:vAlign w:val="bottom"/>
            <w:hideMark/>
          </w:tcPr>
          <w:p w14:paraId="1AD70B8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-1.64</w:t>
            </w:r>
          </w:p>
        </w:tc>
        <w:tc>
          <w:tcPr>
            <w:tcW w:w="567" w:type="dxa"/>
            <w:tcBorders>
              <w:top w:val="nil"/>
              <w:left w:val="nil"/>
              <w:bottom w:val="nil"/>
              <w:right w:val="nil"/>
            </w:tcBorders>
            <w:noWrap/>
            <w:vAlign w:val="bottom"/>
            <w:hideMark/>
          </w:tcPr>
          <w:p w14:paraId="46E12AE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738D459"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-13.75</w:t>
            </w:r>
          </w:p>
        </w:tc>
        <w:tc>
          <w:tcPr>
            <w:tcW w:w="833" w:type="dxa"/>
            <w:tcBorders>
              <w:top w:val="nil"/>
              <w:left w:val="nil"/>
              <w:bottom w:val="nil"/>
              <w:right w:val="nil"/>
            </w:tcBorders>
            <w:noWrap/>
            <w:vAlign w:val="bottom"/>
            <w:hideMark/>
          </w:tcPr>
          <w:p w14:paraId="6A37416E"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101D099C" w14:textId="77777777" w:rsidTr="00D862ED">
        <w:trPr>
          <w:trHeight w:val="300"/>
        </w:trPr>
        <w:tc>
          <w:tcPr>
            <w:tcW w:w="2225" w:type="dxa"/>
            <w:tcBorders>
              <w:top w:val="nil"/>
              <w:left w:val="nil"/>
              <w:bottom w:val="nil"/>
              <w:right w:val="nil"/>
            </w:tcBorders>
            <w:noWrap/>
            <w:vAlign w:val="bottom"/>
            <w:hideMark/>
          </w:tcPr>
          <w:p w14:paraId="04343612"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PW</w:t>
            </w:r>
          </w:p>
        </w:tc>
        <w:tc>
          <w:tcPr>
            <w:tcW w:w="833" w:type="dxa"/>
            <w:tcBorders>
              <w:top w:val="nil"/>
              <w:left w:val="nil"/>
              <w:bottom w:val="nil"/>
              <w:right w:val="nil"/>
            </w:tcBorders>
            <w:noWrap/>
            <w:vAlign w:val="bottom"/>
            <w:hideMark/>
          </w:tcPr>
          <w:p w14:paraId="620B1459"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40.61</w:t>
            </w:r>
          </w:p>
        </w:tc>
        <w:tc>
          <w:tcPr>
            <w:tcW w:w="721" w:type="dxa"/>
            <w:tcBorders>
              <w:top w:val="nil"/>
              <w:left w:val="nil"/>
              <w:bottom w:val="nil"/>
              <w:right w:val="nil"/>
            </w:tcBorders>
            <w:noWrap/>
            <w:vAlign w:val="bottom"/>
            <w:hideMark/>
          </w:tcPr>
          <w:p w14:paraId="5E1882EE"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2" w:type="dxa"/>
            <w:tcBorders>
              <w:top w:val="nil"/>
              <w:left w:val="nil"/>
              <w:bottom w:val="nil"/>
              <w:right w:val="nil"/>
            </w:tcBorders>
            <w:noWrap/>
            <w:vAlign w:val="bottom"/>
            <w:hideMark/>
          </w:tcPr>
          <w:p w14:paraId="6D63D42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2905" w:type="dxa"/>
            <w:tcBorders>
              <w:top w:val="nil"/>
              <w:left w:val="nil"/>
              <w:bottom w:val="nil"/>
              <w:right w:val="nil"/>
            </w:tcBorders>
            <w:noWrap/>
            <w:vAlign w:val="bottom"/>
            <w:hideMark/>
          </w:tcPr>
          <w:p w14:paraId="29CFBBE2"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PW3</w:t>
            </w:r>
          </w:p>
        </w:tc>
        <w:tc>
          <w:tcPr>
            <w:tcW w:w="993" w:type="dxa"/>
            <w:tcBorders>
              <w:top w:val="nil"/>
              <w:left w:val="nil"/>
              <w:bottom w:val="nil"/>
              <w:right w:val="nil"/>
            </w:tcBorders>
            <w:noWrap/>
            <w:vAlign w:val="bottom"/>
            <w:hideMark/>
          </w:tcPr>
          <w:p w14:paraId="2167988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-1.05</w:t>
            </w:r>
          </w:p>
        </w:tc>
        <w:tc>
          <w:tcPr>
            <w:tcW w:w="567" w:type="dxa"/>
            <w:tcBorders>
              <w:top w:val="nil"/>
              <w:left w:val="nil"/>
              <w:bottom w:val="nil"/>
              <w:right w:val="nil"/>
            </w:tcBorders>
            <w:noWrap/>
            <w:vAlign w:val="bottom"/>
            <w:hideMark/>
          </w:tcPr>
          <w:p w14:paraId="1E54560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2476221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-9.03</w:t>
            </w:r>
          </w:p>
        </w:tc>
        <w:tc>
          <w:tcPr>
            <w:tcW w:w="833" w:type="dxa"/>
            <w:tcBorders>
              <w:top w:val="nil"/>
              <w:left w:val="nil"/>
              <w:bottom w:val="nil"/>
              <w:right w:val="nil"/>
            </w:tcBorders>
            <w:noWrap/>
            <w:vAlign w:val="bottom"/>
            <w:hideMark/>
          </w:tcPr>
          <w:p w14:paraId="63069F60"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5B67A693" w14:textId="77777777" w:rsidTr="00D862ED">
        <w:trPr>
          <w:trHeight w:val="300"/>
        </w:trPr>
        <w:tc>
          <w:tcPr>
            <w:tcW w:w="2225" w:type="dxa"/>
            <w:tcBorders>
              <w:top w:val="nil"/>
              <w:left w:val="nil"/>
              <w:bottom w:val="nil"/>
              <w:right w:val="nil"/>
            </w:tcBorders>
            <w:noWrap/>
            <w:vAlign w:val="bottom"/>
            <w:hideMark/>
          </w:tcPr>
          <w:p w14:paraId="45065015"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w:t>
            </w:r>
          </w:p>
        </w:tc>
        <w:tc>
          <w:tcPr>
            <w:tcW w:w="833" w:type="dxa"/>
            <w:tcBorders>
              <w:top w:val="nil"/>
              <w:left w:val="nil"/>
              <w:bottom w:val="nil"/>
              <w:right w:val="nil"/>
            </w:tcBorders>
            <w:noWrap/>
            <w:vAlign w:val="bottom"/>
            <w:hideMark/>
          </w:tcPr>
          <w:p w14:paraId="1E3B0821"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0.73</w:t>
            </w:r>
          </w:p>
        </w:tc>
        <w:tc>
          <w:tcPr>
            <w:tcW w:w="721" w:type="dxa"/>
            <w:tcBorders>
              <w:top w:val="nil"/>
              <w:left w:val="nil"/>
              <w:bottom w:val="nil"/>
              <w:right w:val="nil"/>
            </w:tcBorders>
            <w:noWrap/>
            <w:vAlign w:val="bottom"/>
            <w:hideMark/>
          </w:tcPr>
          <w:p w14:paraId="59B38CF0"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0.375</w:t>
            </w:r>
          </w:p>
        </w:tc>
        <w:tc>
          <w:tcPr>
            <w:tcW w:w="262" w:type="dxa"/>
            <w:tcBorders>
              <w:top w:val="nil"/>
              <w:left w:val="nil"/>
              <w:bottom w:val="nil"/>
              <w:right w:val="nil"/>
            </w:tcBorders>
            <w:noWrap/>
            <w:vAlign w:val="bottom"/>
            <w:hideMark/>
          </w:tcPr>
          <w:p w14:paraId="5832C0CE"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p>
        </w:tc>
        <w:tc>
          <w:tcPr>
            <w:tcW w:w="2905" w:type="dxa"/>
            <w:tcBorders>
              <w:top w:val="nil"/>
              <w:left w:val="nil"/>
              <w:bottom w:val="nil"/>
              <w:right w:val="nil"/>
            </w:tcBorders>
            <w:noWrap/>
            <w:vAlign w:val="bottom"/>
            <w:hideMark/>
          </w:tcPr>
          <w:p w14:paraId="2E1B9513"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PW4</w:t>
            </w:r>
          </w:p>
        </w:tc>
        <w:tc>
          <w:tcPr>
            <w:tcW w:w="993" w:type="dxa"/>
            <w:tcBorders>
              <w:top w:val="nil"/>
              <w:left w:val="nil"/>
              <w:bottom w:val="nil"/>
              <w:right w:val="nil"/>
            </w:tcBorders>
            <w:noWrap/>
            <w:vAlign w:val="bottom"/>
            <w:hideMark/>
          </w:tcPr>
          <w:p w14:paraId="7332C581"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-0.41</w:t>
            </w:r>
          </w:p>
        </w:tc>
        <w:tc>
          <w:tcPr>
            <w:tcW w:w="567" w:type="dxa"/>
            <w:tcBorders>
              <w:top w:val="nil"/>
              <w:left w:val="nil"/>
              <w:bottom w:val="nil"/>
              <w:right w:val="nil"/>
            </w:tcBorders>
            <w:noWrap/>
            <w:vAlign w:val="bottom"/>
            <w:hideMark/>
          </w:tcPr>
          <w:p w14:paraId="7DCFCA4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278F7BD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-3.55</w:t>
            </w:r>
          </w:p>
        </w:tc>
        <w:tc>
          <w:tcPr>
            <w:tcW w:w="833" w:type="dxa"/>
            <w:tcBorders>
              <w:top w:val="nil"/>
              <w:left w:val="nil"/>
              <w:bottom w:val="nil"/>
              <w:right w:val="nil"/>
            </w:tcBorders>
            <w:noWrap/>
            <w:vAlign w:val="bottom"/>
            <w:hideMark/>
          </w:tcPr>
          <w:p w14:paraId="468E47DC"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3BFE3BB2" w14:textId="77777777" w:rsidTr="00D862ED">
        <w:trPr>
          <w:trHeight w:val="300"/>
        </w:trPr>
        <w:tc>
          <w:tcPr>
            <w:tcW w:w="2225" w:type="dxa"/>
            <w:tcBorders>
              <w:top w:val="nil"/>
              <w:left w:val="nil"/>
              <w:bottom w:val="nil"/>
              <w:right w:val="nil"/>
            </w:tcBorders>
            <w:noWrap/>
            <w:vAlign w:val="bottom"/>
            <w:hideMark/>
          </w:tcPr>
          <w:p w14:paraId="326E4592"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x PW</w:t>
            </w:r>
          </w:p>
        </w:tc>
        <w:tc>
          <w:tcPr>
            <w:tcW w:w="833" w:type="dxa"/>
            <w:tcBorders>
              <w:top w:val="nil"/>
              <w:left w:val="nil"/>
              <w:bottom w:val="nil"/>
              <w:right w:val="nil"/>
            </w:tcBorders>
            <w:noWrap/>
            <w:vAlign w:val="bottom"/>
            <w:hideMark/>
          </w:tcPr>
          <w:p w14:paraId="4B6FC8A8"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0.73</w:t>
            </w:r>
          </w:p>
        </w:tc>
        <w:tc>
          <w:tcPr>
            <w:tcW w:w="721" w:type="dxa"/>
            <w:tcBorders>
              <w:top w:val="nil"/>
              <w:left w:val="nil"/>
              <w:bottom w:val="nil"/>
              <w:right w:val="nil"/>
            </w:tcBorders>
            <w:noWrap/>
            <w:vAlign w:val="bottom"/>
            <w:hideMark/>
          </w:tcPr>
          <w:p w14:paraId="1A71ADF9"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0.866</w:t>
            </w:r>
          </w:p>
        </w:tc>
        <w:tc>
          <w:tcPr>
            <w:tcW w:w="262" w:type="dxa"/>
            <w:tcBorders>
              <w:top w:val="nil"/>
              <w:left w:val="nil"/>
              <w:bottom w:val="nil"/>
              <w:right w:val="nil"/>
            </w:tcBorders>
            <w:noWrap/>
            <w:vAlign w:val="bottom"/>
            <w:hideMark/>
          </w:tcPr>
          <w:p w14:paraId="162BF43D"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p>
        </w:tc>
        <w:tc>
          <w:tcPr>
            <w:tcW w:w="2905" w:type="dxa"/>
            <w:tcBorders>
              <w:top w:val="nil"/>
              <w:left w:val="nil"/>
              <w:bottom w:val="nil"/>
              <w:right w:val="nil"/>
            </w:tcBorders>
            <w:noWrap/>
            <w:vAlign w:val="bottom"/>
            <w:hideMark/>
          </w:tcPr>
          <w:p w14:paraId="2F458647"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AdaptCond: 2**</w:t>
            </w:r>
          </w:p>
        </w:tc>
        <w:tc>
          <w:tcPr>
            <w:tcW w:w="993" w:type="dxa"/>
            <w:tcBorders>
              <w:top w:val="nil"/>
              <w:left w:val="nil"/>
              <w:bottom w:val="nil"/>
              <w:right w:val="nil"/>
            </w:tcBorders>
            <w:noWrap/>
            <w:vAlign w:val="bottom"/>
            <w:hideMark/>
          </w:tcPr>
          <w:p w14:paraId="193D1B86"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-0.23</w:t>
            </w:r>
          </w:p>
        </w:tc>
        <w:tc>
          <w:tcPr>
            <w:tcW w:w="567" w:type="dxa"/>
            <w:tcBorders>
              <w:top w:val="nil"/>
              <w:left w:val="nil"/>
              <w:bottom w:val="nil"/>
              <w:right w:val="nil"/>
            </w:tcBorders>
            <w:noWrap/>
            <w:vAlign w:val="bottom"/>
            <w:hideMark/>
          </w:tcPr>
          <w:p w14:paraId="5855B35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6ACD7A93"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-2.13</w:t>
            </w:r>
          </w:p>
        </w:tc>
        <w:tc>
          <w:tcPr>
            <w:tcW w:w="833" w:type="dxa"/>
            <w:tcBorders>
              <w:top w:val="nil"/>
              <w:left w:val="nil"/>
              <w:bottom w:val="nil"/>
              <w:right w:val="nil"/>
            </w:tcBorders>
            <w:noWrap/>
            <w:vAlign w:val="bottom"/>
            <w:hideMark/>
          </w:tcPr>
          <w:p w14:paraId="67E44A2B"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0.033</w:t>
            </w:r>
          </w:p>
        </w:tc>
      </w:tr>
      <w:tr w:rsidR="00D862ED" w:rsidRPr="00B81AC4" w14:paraId="2D370167" w14:textId="77777777" w:rsidTr="00D862ED">
        <w:trPr>
          <w:trHeight w:val="300"/>
        </w:trPr>
        <w:tc>
          <w:tcPr>
            <w:tcW w:w="2225" w:type="dxa"/>
            <w:tcBorders>
              <w:top w:val="nil"/>
              <w:left w:val="nil"/>
              <w:bottom w:val="nil"/>
              <w:right w:val="nil"/>
            </w:tcBorders>
            <w:noWrap/>
            <w:vAlign w:val="bottom"/>
            <w:hideMark/>
          </w:tcPr>
          <w:p w14:paraId="234500F8"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PW x AdaptCond</w:t>
            </w:r>
          </w:p>
        </w:tc>
        <w:tc>
          <w:tcPr>
            <w:tcW w:w="833" w:type="dxa"/>
            <w:tcBorders>
              <w:top w:val="nil"/>
              <w:left w:val="nil"/>
              <w:bottom w:val="nil"/>
              <w:right w:val="nil"/>
            </w:tcBorders>
            <w:noWrap/>
            <w:vAlign w:val="bottom"/>
            <w:hideMark/>
          </w:tcPr>
          <w:p w14:paraId="2942F3C0"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9.54</w:t>
            </w:r>
          </w:p>
        </w:tc>
        <w:tc>
          <w:tcPr>
            <w:tcW w:w="721" w:type="dxa"/>
            <w:tcBorders>
              <w:top w:val="nil"/>
              <w:left w:val="nil"/>
              <w:bottom w:val="nil"/>
              <w:right w:val="nil"/>
            </w:tcBorders>
            <w:noWrap/>
            <w:vAlign w:val="bottom"/>
            <w:hideMark/>
          </w:tcPr>
          <w:p w14:paraId="088DD56F"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0.023</w:t>
            </w:r>
          </w:p>
        </w:tc>
        <w:tc>
          <w:tcPr>
            <w:tcW w:w="262" w:type="dxa"/>
            <w:tcBorders>
              <w:top w:val="nil"/>
              <w:left w:val="nil"/>
              <w:bottom w:val="nil"/>
              <w:right w:val="nil"/>
            </w:tcBorders>
            <w:noWrap/>
            <w:vAlign w:val="bottom"/>
            <w:hideMark/>
          </w:tcPr>
          <w:p w14:paraId="4441BE25"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2905" w:type="dxa"/>
            <w:tcBorders>
              <w:top w:val="nil"/>
              <w:left w:val="nil"/>
              <w:bottom w:val="nil"/>
              <w:right w:val="nil"/>
            </w:tcBorders>
            <w:noWrap/>
            <w:vAlign w:val="bottom"/>
            <w:hideMark/>
          </w:tcPr>
          <w:p w14:paraId="29285B79"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W3</w:t>
            </w:r>
          </w:p>
        </w:tc>
        <w:tc>
          <w:tcPr>
            <w:tcW w:w="993" w:type="dxa"/>
            <w:tcBorders>
              <w:top w:val="nil"/>
              <w:left w:val="nil"/>
              <w:bottom w:val="nil"/>
              <w:right w:val="nil"/>
            </w:tcBorders>
            <w:noWrap/>
            <w:vAlign w:val="bottom"/>
            <w:hideMark/>
          </w:tcPr>
          <w:p w14:paraId="0C49F61F"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0.41</w:t>
            </w:r>
          </w:p>
        </w:tc>
        <w:tc>
          <w:tcPr>
            <w:tcW w:w="567" w:type="dxa"/>
            <w:tcBorders>
              <w:top w:val="nil"/>
              <w:left w:val="nil"/>
              <w:bottom w:val="nil"/>
              <w:right w:val="nil"/>
            </w:tcBorders>
            <w:noWrap/>
            <w:vAlign w:val="bottom"/>
            <w:hideMark/>
          </w:tcPr>
          <w:p w14:paraId="0C73A97B"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C397939"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2.92</w:t>
            </w:r>
          </w:p>
        </w:tc>
        <w:tc>
          <w:tcPr>
            <w:tcW w:w="833" w:type="dxa"/>
            <w:tcBorders>
              <w:top w:val="nil"/>
              <w:left w:val="nil"/>
              <w:bottom w:val="nil"/>
              <w:right w:val="nil"/>
            </w:tcBorders>
            <w:noWrap/>
            <w:vAlign w:val="bottom"/>
            <w:hideMark/>
          </w:tcPr>
          <w:p w14:paraId="53EC599F"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0.0035</w:t>
            </w:r>
          </w:p>
        </w:tc>
      </w:tr>
      <w:tr w:rsidR="00D862ED" w:rsidRPr="00B81AC4" w14:paraId="199C96FF" w14:textId="77777777" w:rsidTr="00D862ED">
        <w:trPr>
          <w:trHeight w:val="300"/>
        </w:trPr>
        <w:tc>
          <w:tcPr>
            <w:tcW w:w="2225" w:type="dxa"/>
            <w:tcBorders>
              <w:top w:val="nil"/>
              <w:left w:val="nil"/>
              <w:bottom w:val="nil"/>
              <w:right w:val="nil"/>
            </w:tcBorders>
            <w:noWrap/>
            <w:vAlign w:val="bottom"/>
            <w:hideMark/>
          </w:tcPr>
          <w:p w14:paraId="323DA1B0"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833" w:type="dxa"/>
            <w:tcBorders>
              <w:top w:val="nil"/>
              <w:left w:val="nil"/>
              <w:bottom w:val="nil"/>
              <w:right w:val="nil"/>
            </w:tcBorders>
            <w:noWrap/>
            <w:vAlign w:val="bottom"/>
            <w:hideMark/>
          </w:tcPr>
          <w:p w14:paraId="0170AB8B"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5A71955D"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527BEE85"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2905" w:type="dxa"/>
            <w:tcBorders>
              <w:top w:val="nil"/>
              <w:left w:val="nil"/>
              <w:bottom w:val="nil"/>
              <w:right w:val="nil"/>
            </w:tcBorders>
            <w:noWrap/>
            <w:vAlign w:val="bottom"/>
            <w:hideMark/>
          </w:tcPr>
          <w:p w14:paraId="777A5288"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W4</w:t>
            </w:r>
          </w:p>
        </w:tc>
        <w:tc>
          <w:tcPr>
            <w:tcW w:w="993" w:type="dxa"/>
            <w:tcBorders>
              <w:top w:val="nil"/>
              <w:left w:val="nil"/>
              <w:bottom w:val="nil"/>
              <w:right w:val="nil"/>
            </w:tcBorders>
            <w:noWrap/>
            <w:vAlign w:val="bottom"/>
            <w:hideMark/>
          </w:tcPr>
          <w:p w14:paraId="2ABD330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0.68</w:t>
            </w:r>
          </w:p>
        </w:tc>
        <w:tc>
          <w:tcPr>
            <w:tcW w:w="567" w:type="dxa"/>
            <w:tcBorders>
              <w:top w:val="nil"/>
              <w:left w:val="nil"/>
              <w:bottom w:val="nil"/>
              <w:right w:val="nil"/>
            </w:tcBorders>
            <w:noWrap/>
            <w:vAlign w:val="bottom"/>
            <w:hideMark/>
          </w:tcPr>
          <w:p w14:paraId="375B64B1"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832A946"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4.63</w:t>
            </w:r>
          </w:p>
        </w:tc>
        <w:tc>
          <w:tcPr>
            <w:tcW w:w="833" w:type="dxa"/>
            <w:tcBorders>
              <w:top w:val="nil"/>
              <w:left w:val="nil"/>
              <w:bottom w:val="nil"/>
              <w:right w:val="nil"/>
            </w:tcBorders>
            <w:noWrap/>
            <w:vAlign w:val="bottom"/>
            <w:hideMark/>
          </w:tcPr>
          <w:p w14:paraId="5A94CD80"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1D1BAD94" w14:textId="77777777" w:rsidTr="00D862ED">
        <w:trPr>
          <w:trHeight w:val="300"/>
        </w:trPr>
        <w:tc>
          <w:tcPr>
            <w:tcW w:w="2225" w:type="dxa"/>
            <w:tcBorders>
              <w:top w:val="nil"/>
              <w:left w:val="nil"/>
              <w:bottom w:val="nil"/>
              <w:right w:val="nil"/>
            </w:tcBorders>
            <w:noWrap/>
            <w:vAlign w:val="bottom"/>
            <w:hideMark/>
          </w:tcPr>
          <w:p w14:paraId="275972E7"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sz w:val="20"/>
                <w:szCs w:val="20"/>
                <w:lang w:val="en-US"/>
              </w:rPr>
            </w:pPr>
          </w:p>
        </w:tc>
        <w:tc>
          <w:tcPr>
            <w:tcW w:w="833" w:type="dxa"/>
            <w:tcBorders>
              <w:top w:val="nil"/>
              <w:left w:val="nil"/>
              <w:bottom w:val="nil"/>
              <w:right w:val="nil"/>
            </w:tcBorders>
            <w:noWrap/>
            <w:vAlign w:val="bottom"/>
            <w:hideMark/>
          </w:tcPr>
          <w:p w14:paraId="2D99DF9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032344E7"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7B17095D" w14:textId="77777777" w:rsidR="00D862ED" w:rsidRPr="00B81AC4" w:rsidRDefault="00D862ED" w:rsidP="00D862ED">
            <w:pPr>
              <w:suppressAutoHyphens w:val="0"/>
              <w:spacing w:after="0" w:line="240" w:lineRule="auto"/>
              <w:jc w:val="center"/>
              <w:rPr>
                <w:rFonts w:ascii="Times New Roman" w:eastAsia="Times New Roman" w:hAnsi="Times New Roman" w:cs="Times New Roman"/>
                <w:sz w:val="20"/>
                <w:szCs w:val="20"/>
                <w:lang w:val="en-US"/>
              </w:rPr>
            </w:pPr>
          </w:p>
        </w:tc>
        <w:tc>
          <w:tcPr>
            <w:tcW w:w="2905" w:type="dxa"/>
            <w:tcBorders>
              <w:top w:val="nil"/>
              <w:left w:val="nil"/>
              <w:bottom w:val="nil"/>
              <w:right w:val="nil"/>
            </w:tcBorders>
            <w:noWrap/>
            <w:vAlign w:val="bottom"/>
            <w:hideMark/>
          </w:tcPr>
          <w:p w14:paraId="3DCF1E83"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W4 x AdaptCond: 2</w:t>
            </w:r>
          </w:p>
        </w:tc>
        <w:tc>
          <w:tcPr>
            <w:tcW w:w="993" w:type="dxa"/>
            <w:tcBorders>
              <w:top w:val="nil"/>
              <w:left w:val="nil"/>
              <w:bottom w:val="nil"/>
              <w:right w:val="nil"/>
            </w:tcBorders>
            <w:noWrap/>
            <w:vAlign w:val="bottom"/>
            <w:hideMark/>
          </w:tcPr>
          <w:p w14:paraId="4DD25D6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-0.57</w:t>
            </w:r>
          </w:p>
        </w:tc>
        <w:tc>
          <w:tcPr>
            <w:tcW w:w="567" w:type="dxa"/>
            <w:tcBorders>
              <w:top w:val="nil"/>
              <w:left w:val="nil"/>
              <w:bottom w:val="nil"/>
              <w:right w:val="nil"/>
            </w:tcBorders>
            <w:noWrap/>
            <w:vAlign w:val="bottom"/>
            <w:hideMark/>
          </w:tcPr>
          <w:p w14:paraId="1A55519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0.2</w:t>
            </w:r>
          </w:p>
        </w:tc>
        <w:tc>
          <w:tcPr>
            <w:tcW w:w="884" w:type="dxa"/>
            <w:tcBorders>
              <w:top w:val="nil"/>
              <w:left w:val="nil"/>
              <w:bottom w:val="nil"/>
              <w:right w:val="nil"/>
            </w:tcBorders>
            <w:noWrap/>
            <w:vAlign w:val="bottom"/>
            <w:hideMark/>
          </w:tcPr>
          <w:p w14:paraId="5628EC2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-2.84</w:t>
            </w:r>
          </w:p>
        </w:tc>
        <w:tc>
          <w:tcPr>
            <w:tcW w:w="833" w:type="dxa"/>
            <w:tcBorders>
              <w:top w:val="nil"/>
              <w:left w:val="nil"/>
              <w:bottom w:val="nil"/>
              <w:right w:val="nil"/>
            </w:tcBorders>
            <w:noWrap/>
            <w:vAlign w:val="bottom"/>
            <w:hideMark/>
          </w:tcPr>
          <w:p w14:paraId="7AF827CC"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0.0046</w:t>
            </w:r>
          </w:p>
        </w:tc>
      </w:tr>
      <w:tr w:rsidR="00D862ED" w:rsidRPr="00B81AC4" w14:paraId="3B948134" w14:textId="77777777" w:rsidTr="00D862ED">
        <w:trPr>
          <w:trHeight w:val="300"/>
        </w:trPr>
        <w:tc>
          <w:tcPr>
            <w:tcW w:w="2225" w:type="dxa"/>
            <w:tcBorders>
              <w:top w:val="nil"/>
              <w:left w:val="nil"/>
              <w:bottom w:val="nil"/>
              <w:right w:val="nil"/>
            </w:tcBorders>
            <w:noWrap/>
            <w:vAlign w:val="bottom"/>
            <w:hideMark/>
          </w:tcPr>
          <w:p w14:paraId="49DED2F8"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833" w:type="dxa"/>
            <w:tcBorders>
              <w:top w:val="nil"/>
              <w:left w:val="nil"/>
              <w:bottom w:val="nil"/>
              <w:right w:val="nil"/>
            </w:tcBorders>
            <w:noWrap/>
            <w:vAlign w:val="bottom"/>
            <w:hideMark/>
          </w:tcPr>
          <w:p w14:paraId="0450438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163B0D7A"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7280B1B9"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2905" w:type="dxa"/>
            <w:tcBorders>
              <w:top w:val="nil"/>
              <w:left w:val="nil"/>
              <w:bottom w:val="nil"/>
              <w:right w:val="nil"/>
            </w:tcBorders>
            <w:noWrap/>
            <w:vAlign w:val="bottom"/>
            <w:hideMark/>
          </w:tcPr>
          <w:p w14:paraId="4E2EED15"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993" w:type="dxa"/>
            <w:tcBorders>
              <w:top w:val="nil"/>
              <w:left w:val="nil"/>
              <w:bottom w:val="nil"/>
              <w:right w:val="nil"/>
            </w:tcBorders>
            <w:noWrap/>
            <w:vAlign w:val="bottom"/>
            <w:hideMark/>
          </w:tcPr>
          <w:p w14:paraId="794A279A"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567" w:type="dxa"/>
            <w:tcBorders>
              <w:top w:val="nil"/>
              <w:left w:val="nil"/>
              <w:bottom w:val="nil"/>
              <w:right w:val="nil"/>
            </w:tcBorders>
            <w:noWrap/>
            <w:vAlign w:val="bottom"/>
            <w:hideMark/>
          </w:tcPr>
          <w:p w14:paraId="2CDE2B25"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84" w:type="dxa"/>
            <w:tcBorders>
              <w:top w:val="nil"/>
              <w:left w:val="nil"/>
              <w:bottom w:val="nil"/>
              <w:right w:val="nil"/>
            </w:tcBorders>
            <w:noWrap/>
            <w:vAlign w:val="bottom"/>
            <w:hideMark/>
          </w:tcPr>
          <w:p w14:paraId="6229E901"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33" w:type="dxa"/>
            <w:tcBorders>
              <w:top w:val="nil"/>
              <w:left w:val="nil"/>
              <w:bottom w:val="nil"/>
              <w:right w:val="nil"/>
            </w:tcBorders>
            <w:noWrap/>
            <w:vAlign w:val="bottom"/>
            <w:hideMark/>
          </w:tcPr>
          <w:p w14:paraId="7CDCBEE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40CE9F0F" w14:textId="77777777" w:rsidTr="00D862ED">
        <w:trPr>
          <w:trHeight w:val="300"/>
        </w:trPr>
        <w:tc>
          <w:tcPr>
            <w:tcW w:w="2225" w:type="dxa"/>
            <w:tcBorders>
              <w:top w:val="single" w:sz="4" w:space="0" w:color="auto"/>
              <w:left w:val="nil"/>
              <w:bottom w:val="single" w:sz="4" w:space="0" w:color="auto"/>
              <w:right w:val="nil"/>
            </w:tcBorders>
            <w:shd w:val="clear" w:color="000000" w:fill="F2F2F2"/>
            <w:noWrap/>
            <w:vAlign w:val="bottom"/>
            <w:hideMark/>
          </w:tcPr>
          <w:p w14:paraId="4B2D8746"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lastRenderedPageBreak/>
              <w:t>Model information</w:t>
            </w:r>
          </w:p>
        </w:tc>
        <w:tc>
          <w:tcPr>
            <w:tcW w:w="833" w:type="dxa"/>
            <w:tcBorders>
              <w:top w:val="single" w:sz="4" w:space="0" w:color="auto"/>
              <w:left w:val="nil"/>
              <w:bottom w:val="single" w:sz="4" w:space="0" w:color="auto"/>
              <w:right w:val="nil"/>
            </w:tcBorders>
            <w:shd w:val="clear" w:color="000000" w:fill="F2F2F2"/>
            <w:noWrap/>
            <w:vAlign w:val="bottom"/>
            <w:hideMark/>
          </w:tcPr>
          <w:p w14:paraId="2CAB6B09" w14:textId="77777777" w:rsidR="00D862ED" w:rsidRPr="00B81AC4" w:rsidRDefault="00D862ED" w:rsidP="00D862ED">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21" w:type="dxa"/>
            <w:tcBorders>
              <w:top w:val="single" w:sz="4" w:space="0" w:color="auto"/>
              <w:left w:val="nil"/>
              <w:bottom w:val="single" w:sz="4" w:space="0" w:color="auto"/>
              <w:right w:val="nil"/>
            </w:tcBorders>
            <w:shd w:val="clear" w:color="000000" w:fill="F2F2F2"/>
            <w:noWrap/>
            <w:vAlign w:val="bottom"/>
            <w:hideMark/>
          </w:tcPr>
          <w:p w14:paraId="4736139B"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2" w:type="dxa"/>
            <w:tcBorders>
              <w:top w:val="nil"/>
              <w:left w:val="nil"/>
              <w:bottom w:val="nil"/>
              <w:right w:val="nil"/>
            </w:tcBorders>
            <w:noWrap/>
            <w:vAlign w:val="bottom"/>
            <w:hideMark/>
          </w:tcPr>
          <w:p w14:paraId="009B0B43"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05" w:type="dxa"/>
            <w:tcBorders>
              <w:top w:val="single" w:sz="4" w:space="0" w:color="auto"/>
              <w:left w:val="nil"/>
              <w:bottom w:val="single" w:sz="4" w:space="0" w:color="auto"/>
              <w:right w:val="nil"/>
            </w:tcBorders>
            <w:shd w:val="clear" w:color="000000" w:fill="F2F2F2"/>
            <w:noWrap/>
            <w:vAlign w:val="bottom"/>
            <w:hideMark/>
          </w:tcPr>
          <w:p w14:paraId="570BB6AC"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93" w:type="dxa"/>
            <w:tcBorders>
              <w:top w:val="single" w:sz="4" w:space="0" w:color="auto"/>
              <w:left w:val="nil"/>
              <w:bottom w:val="single" w:sz="4" w:space="0" w:color="auto"/>
              <w:right w:val="nil"/>
            </w:tcBorders>
            <w:shd w:val="clear" w:color="000000" w:fill="F2F2F2"/>
            <w:noWrap/>
            <w:vAlign w:val="bottom"/>
            <w:hideMark/>
          </w:tcPr>
          <w:p w14:paraId="776BBA33"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567" w:type="dxa"/>
            <w:tcBorders>
              <w:top w:val="single" w:sz="4" w:space="0" w:color="auto"/>
              <w:left w:val="nil"/>
              <w:bottom w:val="single" w:sz="4" w:space="0" w:color="auto"/>
              <w:right w:val="nil"/>
            </w:tcBorders>
            <w:shd w:val="clear" w:color="000000" w:fill="F2F2F2"/>
            <w:noWrap/>
            <w:vAlign w:val="bottom"/>
            <w:hideMark/>
          </w:tcPr>
          <w:p w14:paraId="7AD33A66"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884" w:type="dxa"/>
            <w:tcBorders>
              <w:top w:val="single" w:sz="4" w:space="0" w:color="auto"/>
              <w:left w:val="nil"/>
              <w:bottom w:val="single" w:sz="4" w:space="0" w:color="auto"/>
              <w:right w:val="nil"/>
            </w:tcBorders>
            <w:shd w:val="clear" w:color="000000" w:fill="F2F2F2"/>
            <w:noWrap/>
            <w:vAlign w:val="bottom"/>
            <w:hideMark/>
          </w:tcPr>
          <w:p w14:paraId="14744F45"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833" w:type="dxa"/>
            <w:tcBorders>
              <w:top w:val="single" w:sz="4" w:space="0" w:color="auto"/>
              <w:left w:val="nil"/>
              <w:bottom w:val="single" w:sz="4" w:space="0" w:color="auto"/>
              <w:right w:val="nil"/>
            </w:tcBorders>
            <w:shd w:val="clear" w:color="000000" w:fill="F2F2F2"/>
            <w:noWrap/>
            <w:vAlign w:val="bottom"/>
            <w:hideMark/>
          </w:tcPr>
          <w:p w14:paraId="4D11D96A" w14:textId="77777777" w:rsidR="00D862ED" w:rsidRPr="00B81AC4" w:rsidRDefault="00D862ED" w:rsidP="00D862ED">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D862ED" w:rsidRPr="00B81AC4" w14:paraId="76E6C334" w14:textId="77777777" w:rsidTr="00D862ED">
        <w:trPr>
          <w:trHeight w:val="300"/>
        </w:trPr>
        <w:tc>
          <w:tcPr>
            <w:tcW w:w="2225" w:type="dxa"/>
            <w:tcBorders>
              <w:top w:val="nil"/>
              <w:left w:val="nil"/>
              <w:bottom w:val="nil"/>
              <w:right w:val="nil"/>
            </w:tcBorders>
            <w:noWrap/>
            <w:vAlign w:val="bottom"/>
            <w:hideMark/>
          </w:tcPr>
          <w:p w14:paraId="51B8DD5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833" w:type="dxa"/>
            <w:tcBorders>
              <w:top w:val="nil"/>
              <w:left w:val="nil"/>
              <w:bottom w:val="nil"/>
              <w:right w:val="nil"/>
            </w:tcBorders>
            <w:noWrap/>
            <w:vAlign w:val="bottom"/>
            <w:hideMark/>
          </w:tcPr>
          <w:p w14:paraId="3C1012BF"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7933</w:t>
            </w:r>
          </w:p>
        </w:tc>
        <w:tc>
          <w:tcPr>
            <w:tcW w:w="721" w:type="dxa"/>
            <w:tcBorders>
              <w:top w:val="nil"/>
              <w:left w:val="nil"/>
              <w:bottom w:val="nil"/>
              <w:right w:val="nil"/>
            </w:tcBorders>
            <w:noWrap/>
            <w:vAlign w:val="bottom"/>
            <w:hideMark/>
          </w:tcPr>
          <w:p w14:paraId="4FABEF72"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8061</w:t>
            </w:r>
          </w:p>
        </w:tc>
        <w:tc>
          <w:tcPr>
            <w:tcW w:w="262" w:type="dxa"/>
            <w:tcBorders>
              <w:top w:val="nil"/>
              <w:left w:val="nil"/>
              <w:bottom w:val="nil"/>
              <w:right w:val="nil"/>
            </w:tcBorders>
            <w:noWrap/>
            <w:vAlign w:val="bottom"/>
            <w:hideMark/>
          </w:tcPr>
          <w:p w14:paraId="120DBBE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05" w:type="dxa"/>
            <w:tcBorders>
              <w:top w:val="nil"/>
              <w:left w:val="nil"/>
              <w:bottom w:val="nil"/>
              <w:right w:val="nil"/>
            </w:tcBorders>
            <w:noWrap/>
            <w:vAlign w:val="bottom"/>
            <w:hideMark/>
          </w:tcPr>
          <w:p w14:paraId="33EDB447"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Participant -  Intercept</w:t>
            </w:r>
          </w:p>
        </w:tc>
        <w:tc>
          <w:tcPr>
            <w:tcW w:w="993" w:type="dxa"/>
            <w:tcBorders>
              <w:top w:val="nil"/>
              <w:left w:val="nil"/>
              <w:bottom w:val="nil"/>
              <w:right w:val="nil"/>
            </w:tcBorders>
            <w:noWrap/>
            <w:vAlign w:val="bottom"/>
            <w:hideMark/>
          </w:tcPr>
          <w:p w14:paraId="4129E634"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0.42</w:t>
            </w:r>
          </w:p>
        </w:tc>
        <w:tc>
          <w:tcPr>
            <w:tcW w:w="567" w:type="dxa"/>
            <w:tcBorders>
              <w:top w:val="nil"/>
              <w:left w:val="nil"/>
              <w:bottom w:val="nil"/>
              <w:right w:val="nil"/>
            </w:tcBorders>
            <w:noWrap/>
            <w:vAlign w:val="bottom"/>
            <w:hideMark/>
          </w:tcPr>
          <w:p w14:paraId="7F712DA2"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0.65</w:t>
            </w:r>
          </w:p>
        </w:tc>
        <w:tc>
          <w:tcPr>
            <w:tcW w:w="884" w:type="dxa"/>
            <w:tcBorders>
              <w:top w:val="nil"/>
              <w:left w:val="nil"/>
              <w:bottom w:val="nil"/>
              <w:right w:val="nil"/>
            </w:tcBorders>
            <w:noWrap/>
            <w:vAlign w:val="bottom"/>
            <w:hideMark/>
          </w:tcPr>
          <w:p w14:paraId="33F08A67"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
        </w:tc>
        <w:tc>
          <w:tcPr>
            <w:tcW w:w="833" w:type="dxa"/>
            <w:tcBorders>
              <w:top w:val="nil"/>
              <w:left w:val="nil"/>
              <w:bottom w:val="nil"/>
              <w:right w:val="nil"/>
            </w:tcBorders>
            <w:noWrap/>
            <w:vAlign w:val="bottom"/>
            <w:hideMark/>
          </w:tcPr>
          <w:p w14:paraId="2DFA5049"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749D8557" w14:textId="77777777" w:rsidTr="00D862ED">
        <w:trPr>
          <w:trHeight w:val="300"/>
        </w:trPr>
        <w:tc>
          <w:tcPr>
            <w:tcW w:w="2225" w:type="dxa"/>
            <w:tcBorders>
              <w:top w:val="nil"/>
              <w:left w:val="nil"/>
              <w:bottom w:val="nil"/>
              <w:right w:val="nil"/>
            </w:tcBorders>
            <w:noWrap/>
            <w:vAlign w:val="bottom"/>
            <w:hideMark/>
          </w:tcPr>
          <w:p w14:paraId="0DDB950F"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833" w:type="dxa"/>
            <w:tcBorders>
              <w:top w:val="nil"/>
              <w:left w:val="nil"/>
              <w:bottom w:val="nil"/>
              <w:right w:val="nil"/>
            </w:tcBorders>
            <w:noWrap/>
            <w:vAlign w:val="bottom"/>
            <w:hideMark/>
          </w:tcPr>
          <w:p w14:paraId="3BF21AF8"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9371</w:t>
            </w:r>
          </w:p>
        </w:tc>
        <w:tc>
          <w:tcPr>
            <w:tcW w:w="721" w:type="dxa"/>
            <w:tcBorders>
              <w:top w:val="nil"/>
              <w:left w:val="nil"/>
              <w:bottom w:val="nil"/>
              <w:right w:val="nil"/>
            </w:tcBorders>
            <w:noWrap/>
            <w:vAlign w:val="bottom"/>
            <w:hideMark/>
          </w:tcPr>
          <w:p w14:paraId="5201709D"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1C4A0CAE"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2905" w:type="dxa"/>
            <w:tcBorders>
              <w:top w:val="nil"/>
              <w:left w:val="nil"/>
              <w:bottom w:val="nil"/>
              <w:right w:val="nil"/>
            </w:tcBorders>
            <w:noWrap/>
            <w:vAlign w:val="bottom"/>
            <w:hideMark/>
          </w:tcPr>
          <w:p w14:paraId="5FD53A4A"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Speaker Identity (SpID) -  Intercept</w:t>
            </w:r>
          </w:p>
        </w:tc>
        <w:tc>
          <w:tcPr>
            <w:tcW w:w="993" w:type="dxa"/>
            <w:tcBorders>
              <w:top w:val="nil"/>
              <w:left w:val="nil"/>
              <w:bottom w:val="nil"/>
              <w:right w:val="nil"/>
            </w:tcBorders>
            <w:noWrap/>
            <w:vAlign w:val="bottom"/>
            <w:hideMark/>
          </w:tcPr>
          <w:p w14:paraId="122A02E0"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0.34</w:t>
            </w:r>
          </w:p>
        </w:tc>
        <w:tc>
          <w:tcPr>
            <w:tcW w:w="567" w:type="dxa"/>
            <w:tcBorders>
              <w:top w:val="nil"/>
              <w:left w:val="nil"/>
              <w:bottom w:val="nil"/>
              <w:right w:val="nil"/>
            </w:tcBorders>
            <w:noWrap/>
            <w:vAlign w:val="bottom"/>
            <w:hideMark/>
          </w:tcPr>
          <w:p w14:paraId="70BD049E"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0.58</w:t>
            </w:r>
          </w:p>
        </w:tc>
        <w:tc>
          <w:tcPr>
            <w:tcW w:w="884" w:type="dxa"/>
            <w:tcBorders>
              <w:top w:val="nil"/>
              <w:left w:val="nil"/>
              <w:bottom w:val="nil"/>
              <w:right w:val="nil"/>
            </w:tcBorders>
            <w:noWrap/>
            <w:vAlign w:val="bottom"/>
            <w:hideMark/>
          </w:tcPr>
          <w:p w14:paraId="1E6718E9"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
        </w:tc>
        <w:tc>
          <w:tcPr>
            <w:tcW w:w="833" w:type="dxa"/>
            <w:tcBorders>
              <w:top w:val="nil"/>
              <w:left w:val="nil"/>
              <w:bottom w:val="nil"/>
              <w:right w:val="nil"/>
            </w:tcBorders>
            <w:noWrap/>
            <w:vAlign w:val="bottom"/>
            <w:hideMark/>
          </w:tcPr>
          <w:p w14:paraId="743371B1"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7F0C0655" w14:textId="77777777" w:rsidTr="00D862ED">
        <w:trPr>
          <w:trHeight w:val="300"/>
        </w:trPr>
        <w:tc>
          <w:tcPr>
            <w:tcW w:w="2225" w:type="dxa"/>
            <w:tcBorders>
              <w:top w:val="nil"/>
              <w:left w:val="nil"/>
              <w:bottom w:val="nil"/>
              <w:right w:val="nil"/>
            </w:tcBorders>
            <w:noWrap/>
            <w:vAlign w:val="bottom"/>
            <w:hideMark/>
          </w:tcPr>
          <w:p w14:paraId="5A114620"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833" w:type="dxa"/>
            <w:tcBorders>
              <w:top w:val="nil"/>
              <w:left w:val="nil"/>
              <w:bottom w:val="nil"/>
              <w:right w:val="nil"/>
            </w:tcBorders>
            <w:noWrap/>
            <w:vAlign w:val="bottom"/>
            <w:hideMark/>
          </w:tcPr>
          <w:p w14:paraId="63BC2CA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42</w:t>
            </w:r>
          </w:p>
        </w:tc>
        <w:tc>
          <w:tcPr>
            <w:tcW w:w="721" w:type="dxa"/>
            <w:tcBorders>
              <w:top w:val="nil"/>
              <w:left w:val="nil"/>
              <w:bottom w:val="nil"/>
              <w:right w:val="nil"/>
            </w:tcBorders>
            <w:noWrap/>
            <w:vAlign w:val="bottom"/>
            <w:hideMark/>
          </w:tcPr>
          <w:p w14:paraId="4509627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1412AB93"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2905" w:type="dxa"/>
            <w:tcBorders>
              <w:top w:val="nil"/>
              <w:left w:val="nil"/>
              <w:bottom w:val="nil"/>
              <w:right w:val="nil"/>
            </w:tcBorders>
            <w:noWrap/>
            <w:vAlign w:val="bottom"/>
            <w:hideMark/>
          </w:tcPr>
          <w:p w14:paraId="2B4CD90E"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993" w:type="dxa"/>
            <w:tcBorders>
              <w:top w:val="nil"/>
              <w:left w:val="nil"/>
              <w:bottom w:val="nil"/>
              <w:right w:val="nil"/>
            </w:tcBorders>
            <w:noWrap/>
            <w:vAlign w:val="bottom"/>
            <w:hideMark/>
          </w:tcPr>
          <w:p w14:paraId="3E2FBFD5"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567" w:type="dxa"/>
            <w:tcBorders>
              <w:top w:val="nil"/>
              <w:left w:val="nil"/>
              <w:bottom w:val="nil"/>
              <w:right w:val="nil"/>
            </w:tcBorders>
            <w:noWrap/>
            <w:vAlign w:val="bottom"/>
            <w:hideMark/>
          </w:tcPr>
          <w:p w14:paraId="48DF2EBD"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884" w:type="dxa"/>
            <w:tcBorders>
              <w:top w:val="nil"/>
              <w:left w:val="nil"/>
              <w:bottom w:val="nil"/>
              <w:right w:val="nil"/>
            </w:tcBorders>
            <w:noWrap/>
            <w:vAlign w:val="bottom"/>
            <w:hideMark/>
          </w:tcPr>
          <w:p w14:paraId="3510D2C4"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33" w:type="dxa"/>
            <w:tcBorders>
              <w:top w:val="nil"/>
              <w:left w:val="nil"/>
              <w:bottom w:val="nil"/>
              <w:right w:val="nil"/>
            </w:tcBorders>
            <w:noWrap/>
            <w:vAlign w:val="bottom"/>
            <w:hideMark/>
          </w:tcPr>
          <w:p w14:paraId="61727554" w14:textId="77777777" w:rsidR="00D862ED" w:rsidRPr="00B81AC4" w:rsidRDefault="00D862ED" w:rsidP="00D862ED">
            <w:pPr>
              <w:suppressAutoHyphens w:val="0"/>
              <w:spacing w:after="0" w:line="240" w:lineRule="auto"/>
              <w:jc w:val="center"/>
              <w:rPr>
                <w:rFonts w:ascii="Times New Roman" w:eastAsia="Times New Roman" w:hAnsi="Times New Roman" w:cs="Times New Roman"/>
                <w:sz w:val="20"/>
                <w:szCs w:val="20"/>
                <w:lang w:val="en-US"/>
              </w:rPr>
            </w:pPr>
          </w:p>
        </w:tc>
      </w:tr>
      <w:tr w:rsidR="00D862ED" w:rsidRPr="00B81AC4" w14:paraId="02F41276" w14:textId="77777777" w:rsidTr="00D862ED">
        <w:trPr>
          <w:trHeight w:val="300"/>
        </w:trPr>
        <w:tc>
          <w:tcPr>
            <w:tcW w:w="2225" w:type="dxa"/>
            <w:tcBorders>
              <w:top w:val="nil"/>
              <w:left w:val="nil"/>
              <w:bottom w:val="single" w:sz="4" w:space="0" w:color="auto"/>
              <w:right w:val="nil"/>
            </w:tcBorders>
            <w:noWrap/>
            <w:vAlign w:val="bottom"/>
            <w:hideMark/>
          </w:tcPr>
          <w:p w14:paraId="0B5BDD8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N Speaker Identity </w:t>
            </w:r>
          </w:p>
        </w:tc>
        <w:tc>
          <w:tcPr>
            <w:tcW w:w="833" w:type="dxa"/>
            <w:tcBorders>
              <w:top w:val="nil"/>
              <w:left w:val="nil"/>
              <w:bottom w:val="single" w:sz="4" w:space="0" w:color="auto"/>
              <w:right w:val="nil"/>
            </w:tcBorders>
            <w:noWrap/>
            <w:vAlign w:val="bottom"/>
            <w:hideMark/>
          </w:tcPr>
          <w:p w14:paraId="5E4E0DDB"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w:t>
            </w:r>
          </w:p>
        </w:tc>
        <w:tc>
          <w:tcPr>
            <w:tcW w:w="721" w:type="dxa"/>
            <w:tcBorders>
              <w:top w:val="nil"/>
              <w:left w:val="nil"/>
              <w:bottom w:val="single" w:sz="4" w:space="0" w:color="auto"/>
              <w:right w:val="nil"/>
            </w:tcBorders>
            <w:noWrap/>
            <w:vAlign w:val="bottom"/>
            <w:hideMark/>
          </w:tcPr>
          <w:p w14:paraId="737682E4"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62" w:type="dxa"/>
            <w:tcBorders>
              <w:top w:val="nil"/>
              <w:left w:val="nil"/>
              <w:bottom w:val="single" w:sz="4" w:space="0" w:color="auto"/>
              <w:right w:val="nil"/>
            </w:tcBorders>
            <w:noWrap/>
            <w:vAlign w:val="bottom"/>
            <w:hideMark/>
          </w:tcPr>
          <w:p w14:paraId="24885A18"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05" w:type="dxa"/>
            <w:tcBorders>
              <w:top w:val="nil"/>
              <w:left w:val="nil"/>
              <w:bottom w:val="single" w:sz="4" w:space="0" w:color="auto"/>
              <w:right w:val="nil"/>
            </w:tcBorders>
            <w:noWrap/>
            <w:vAlign w:val="bottom"/>
            <w:hideMark/>
          </w:tcPr>
          <w:p w14:paraId="1DF50889"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93" w:type="dxa"/>
            <w:tcBorders>
              <w:top w:val="nil"/>
              <w:left w:val="nil"/>
              <w:bottom w:val="single" w:sz="4" w:space="0" w:color="auto"/>
              <w:right w:val="nil"/>
            </w:tcBorders>
            <w:noWrap/>
            <w:vAlign w:val="bottom"/>
            <w:hideMark/>
          </w:tcPr>
          <w:p w14:paraId="5C5543FD"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567" w:type="dxa"/>
            <w:tcBorders>
              <w:top w:val="nil"/>
              <w:left w:val="nil"/>
              <w:bottom w:val="single" w:sz="4" w:space="0" w:color="auto"/>
              <w:right w:val="nil"/>
            </w:tcBorders>
            <w:noWrap/>
            <w:vAlign w:val="bottom"/>
            <w:hideMark/>
          </w:tcPr>
          <w:p w14:paraId="4E1E210B"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884" w:type="dxa"/>
            <w:tcBorders>
              <w:top w:val="nil"/>
              <w:left w:val="nil"/>
              <w:bottom w:val="single" w:sz="4" w:space="0" w:color="auto"/>
              <w:right w:val="nil"/>
            </w:tcBorders>
            <w:noWrap/>
            <w:vAlign w:val="bottom"/>
            <w:hideMark/>
          </w:tcPr>
          <w:p w14:paraId="74E67E8E"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833" w:type="dxa"/>
            <w:tcBorders>
              <w:top w:val="nil"/>
              <w:left w:val="nil"/>
              <w:bottom w:val="single" w:sz="4" w:space="0" w:color="auto"/>
              <w:right w:val="nil"/>
            </w:tcBorders>
            <w:noWrap/>
            <w:vAlign w:val="bottom"/>
            <w:hideMark/>
          </w:tcPr>
          <w:p w14:paraId="49920C70"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62D3E075" w14:textId="77777777" w:rsidR="00D862ED" w:rsidRPr="00B81AC4" w:rsidRDefault="00D862ED" w:rsidP="00FC7467">
      <w:pPr>
        <w:spacing w:after="0" w:line="240" w:lineRule="auto"/>
        <w:rPr>
          <w:rFonts w:ascii="Times New Roman" w:hAnsi="Times New Roman" w:cs="Times New Roman"/>
          <w:i/>
          <w:iCs/>
          <w:lang w:val="en-US"/>
        </w:rPr>
      </w:pPr>
    </w:p>
    <w:p w14:paraId="0770FEB5" w14:textId="5FD0D089" w:rsidR="00FC7467" w:rsidRPr="00B81AC4" w:rsidRDefault="00FC7467" w:rsidP="00FC7467">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The response is the </w:t>
      </w:r>
      <w:r w:rsidRPr="00B81AC4">
        <w:rPr>
          <w:rFonts w:ascii="Times New Roman" w:hAnsi="Times New Roman" w:cs="Times New Roman"/>
          <w:bCs/>
          <w:i/>
          <w:iCs/>
          <w:sz w:val="24"/>
          <w:szCs w:val="24"/>
          <w:lang w:val="en-US"/>
        </w:rPr>
        <w:t>classification of stimuli as angry or fearful.</w:t>
      </w:r>
      <w:r w:rsidRPr="00B81AC4">
        <w:rPr>
          <w:rFonts w:ascii="Times New Roman" w:hAnsi="Times New Roman" w:cs="Times New Roman"/>
          <w:i/>
          <w:iCs/>
          <w:lang w:val="en-US"/>
        </w:rPr>
        <w:t xml:space="preserve"> The target morph level (tML) was z-standardized for model estimation. This table shows only a subset of effects for readability. The complete information can be found on </w:t>
      </w:r>
      <w:hyperlink r:id="rId25" w:history="1">
        <w:r w:rsidR="00893057" w:rsidRPr="00B81AC4">
          <w:rPr>
            <w:rStyle w:val="Hyperlink"/>
            <w:rFonts w:ascii="Times New Roman" w:hAnsi="Times New Roman" w:cs="Times New Roman"/>
            <w:i/>
            <w:iCs/>
            <w:color w:val="auto"/>
            <w:lang w:val="en-US"/>
          </w:rPr>
          <w:t>OSF</w:t>
        </w:r>
      </w:hyperlink>
      <w:r w:rsidR="00893057" w:rsidRPr="00B81AC4">
        <w:rPr>
          <w:rFonts w:ascii="Times New Roman" w:hAnsi="Times New Roman" w:cs="Times New Roman"/>
          <w:i/>
          <w:iCs/>
          <w:lang w:val="en-US"/>
        </w:rPr>
        <w:t>, Supplemental Table S4</w:t>
      </w:r>
      <w:r w:rsidRPr="00B81AC4">
        <w:rPr>
          <w:rFonts w:ascii="Times New Roman" w:hAnsi="Times New Roman" w:cs="Times New Roman"/>
          <w:i/>
          <w:iCs/>
          <w:lang w:val="en-US"/>
        </w:rPr>
        <w:t>. *PW1: /belam/, PW2: /molen/, PW3: /namil/ and PW 4: /loman/.  ** AdaptCond1 angry-PW1|2 and fearful-PW3|4; AdaptCond2: angry-PW3|4 and fearful-PW1|2.</w:t>
      </w:r>
    </w:p>
    <w:p w14:paraId="2A241CC7" w14:textId="77777777" w:rsidR="00FC7467" w:rsidRPr="00B81AC4" w:rsidRDefault="00FC7467" w:rsidP="00FE53FC">
      <w:pPr>
        <w:rPr>
          <w:rFonts w:ascii="Times New Roman" w:hAnsi="Times New Roman" w:cs="Times New Roman"/>
          <w:lang w:val="en-US"/>
        </w:rPr>
      </w:pPr>
    </w:p>
    <w:p w14:paraId="187BE262" w14:textId="04C1E72A" w:rsidR="007006D0" w:rsidRPr="00003035" w:rsidRDefault="00EA2444"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E5BC8" w:rsidRPr="00003035">
        <w:rPr>
          <w:rFonts w:ascii="Times New Roman" w:hAnsi="Times New Roman" w:cs="Times New Roman"/>
          <w:sz w:val="24"/>
          <w:szCs w:val="24"/>
          <w:lang w:val="en-US"/>
        </w:rPr>
        <w:t>The plan</w:t>
      </w:r>
      <w:r w:rsidR="00B856FE">
        <w:rPr>
          <w:rFonts w:ascii="Times New Roman" w:hAnsi="Times New Roman" w:cs="Times New Roman"/>
          <w:sz w:val="24"/>
          <w:szCs w:val="24"/>
          <w:lang w:val="en-US"/>
        </w:rPr>
        <w:t>n</w:t>
      </w:r>
      <w:r w:rsidR="008E5BC8" w:rsidRPr="00003035">
        <w:rPr>
          <w:rFonts w:ascii="Times New Roman" w:hAnsi="Times New Roman" w:cs="Times New Roman"/>
          <w:sz w:val="24"/>
          <w:szCs w:val="24"/>
          <w:lang w:val="en-US"/>
        </w:rPr>
        <w:t>ed post-hoc comparison revealed that in AdaptCond1 (angry-PW1|2 and fearful-PW3|4), all targets were more often classified as angry compared to AdaptCond2 (angry-PW3|4 and fearful-PW1|2), |t(41)| = 2.20, p = .034, d = 0.34 [0.03, 0.66], M</w:t>
      </w:r>
      <w:r w:rsidR="008E5BC8" w:rsidRPr="00003035">
        <w:rPr>
          <w:rFonts w:ascii="Times New Roman" w:hAnsi="Times New Roman" w:cs="Times New Roman"/>
          <w:sz w:val="24"/>
          <w:szCs w:val="24"/>
          <w:vertAlign w:val="subscript"/>
          <w:lang w:val="en-US"/>
        </w:rPr>
        <w:t>AdaptCond1</w:t>
      </w:r>
      <w:r w:rsidR="008E5BC8" w:rsidRPr="00003035">
        <w:rPr>
          <w:rFonts w:ascii="Times New Roman" w:hAnsi="Times New Roman" w:cs="Times New Roman"/>
          <w:sz w:val="24"/>
          <w:szCs w:val="24"/>
          <w:lang w:val="en-US"/>
        </w:rPr>
        <w:t xml:space="preserve"> = 0.4</w:t>
      </w:r>
      <w:r w:rsidR="00C07804" w:rsidRPr="00003035">
        <w:rPr>
          <w:rFonts w:ascii="Times New Roman" w:hAnsi="Times New Roman" w:cs="Times New Roman"/>
          <w:sz w:val="24"/>
          <w:szCs w:val="24"/>
          <w:lang w:val="en-US"/>
        </w:rPr>
        <w:t>4</w:t>
      </w:r>
      <w:r w:rsidR="008E5BC8" w:rsidRPr="00003035">
        <w:rPr>
          <w:rFonts w:ascii="Times New Roman" w:hAnsi="Times New Roman" w:cs="Times New Roman"/>
          <w:sz w:val="24"/>
          <w:szCs w:val="24"/>
          <w:lang w:val="en-US"/>
        </w:rPr>
        <w:t xml:space="preserve"> ± 0.02 SEM, M</w:t>
      </w:r>
      <w:r w:rsidR="008E5BC8" w:rsidRPr="00003035">
        <w:rPr>
          <w:rFonts w:ascii="Times New Roman" w:hAnsi="Times New Roman" w:cs="Times New Roman"/>
          <w:sz w:val="24"/>
          <w:szCs w:val="24"/>
          <w:vertAlign w:val="subscript"/>
          <w:lang w:val="en-US"/>
        </w:rPr>
        <w:t>AdaptCond2</w:t>
      </w:r>
      <w:r w:rsidR="008E5BC8" w:rsidRPr="00003035">
        <w:rPr>
          <w:rFonts w:ascii="Times New Roman" w:hAnsi="Times New Roman" w:cs="Times New Roman"/>
          <w:sz w:val="24"/>
          <w:szCs w:val="24"/>
          <w:lang w:val="en-US"/>
        </w:rPr>
        <w:t xml:space="preserve"> = 0.41 ± 0.01 SEM, as already implied by the main effect above. Further, AdaptCond1 significantly differe</w:t>
      </w:r>
      <w:r w:rsidRPr="00003035">
        <w:rPr>
          <w:rFonts w:ascii="Times New Roman" w:hAnsi="Times New Roman" w:cs="Times New Roman"/>
          <w:sz w:val="24"/>
          <w:szCs w:val="24"/>
          <w:lang w:val="en-US"/>
        </w:rPr>
        <w:t>d</w:t>
      </w:r>
      <w:r w:rsidR="008E5BC8" w:rsidRPr="00003035">
        <w:rPr>
          <w:rFonts w:ascii="Times New Roman" w:hAnsi="Times New Roman" w:cs="Times New Roman"/>
          <w:sz w:val="24"/>
          <w:szCs w:val="24"/>
          <w:lang w:val="en-US"/>
        </w:rPr>
        <w:t xml:space="preserve"> from the Baseline, |t(41)| = 2.21, p = .033, d = 0.34 [0.03, 0.66],  M</w:t>
      </w:r>
      <w:r w:rsidR="008E5BC8" w:rsidRPr="00003035">
        <w:rPr>
          <w:rFonts w:ascii="Times New Roman" w:hAnsi="Times New Roman" w:cs="Times New Roman"/>
          <w:sz w:val="24"/>
          <w:szCs w:val="24"/>
          <w:vertAlign w:val="subscript"/>
          <w:lang w:val="en-US"/>
        </w:rPr>
        <w:t>Baseline</w:t>
      </w:r>
      <w:r w:rsidR="008E5BC8" w:rsidRPr="00003035">
        <w:rPr>
          <w:rFonts w:ascii="Times New Roman" w:hAnsi="Times New Roman" w:cs="Times New Roman"/>
          <w:sz w:val="24"/>
          <w:szCs w:val="24"/>
          <w:lang w:val="en-US"/>
        </w:rPr>
        <w:t xml:space="preserve"> = 0.4</w:t>
      </w:r>
      <w:r w:rsidR="00C07804" w:rsidRPr="00003035">
        <w:rPr>
          <w:rFonts w:ascii="Times New Roman" w:hAnsi="Times New Roman" w:cs="Times New Roman"/>
          <w:sz w:val="24"/>
          <w:szCs w:val="24"/>
          <w:lang w:val="en-US"/>
        </w:rPr>
        <w:t>1</w:t>
      </w:r>
      <w:r w:rsidR="008E5BC8" w:rsidRPr="00003035">
        <w:rPr>
          <w:rFonts w:ascii="Times New Roman" w:hAnsi="Times New Roman" w:cs="Times New Roman"/>
          <w:sz w:val="24"/>
          <w:szCs w:val="24"/>
          <w:lang w:val="en-US"/>
        </w:rPr>
        <w:t xml:space="preserve"> ± 0.0</w:t>
      </w:r>
      <w:r w:rsidR="00C07804" w:rsidRPr="00003035">
        <w:rPr>
          <w:rFonts w:ascii="Times New Roman" w:hAnsi="Times New Roman" w:cs="Times New Roman"/>
          <w:sz w:val="24"/>
          <w:szCs w:val="24"/>
          <w:lang w:val="en-US"/>
        </w:rPr>
        <w:t>1</w:t>
      </w:r>
      <w:r w:rsidR="008E5BC8" w:rsidRPr="00003035">
        <w:rPr>
          <w:rFonts w:ascii="Times New Roman" w:hAnsi="Times New Roman" w:cs="Times New Roman"/>
          <w:sz w:val="24"/>
          <w:szCs w:val="24"/>
          <w:lang w:val="en-US"/>
        </w:rPr>
        <w:t xml:space="preserve"> SEM, whereas AdaptCond2 did not, |t(41)| = 0.68, p = .500, d = 0.11 [-0.20, 0.41].   To keep data visualization parallel to the previous Experiments, responses</w:t>
      </w:r>
      <w:r w:rsidRPr="00003035">
        <w:rPr>
          <w:rFonts w:ascii="Times New Roman" w:hAnsi="Times New Roman" w:cs="Times New Roman"/>
          <w:sz w:val="24"/>
          <w:szCs w:val="24"/>
          <w:lang w:val="en-US"/>
        </w:rPr>
        <w:t xml:space="preserve"> were plotted</w:t>
      </w:r>
      <w:r w:rsidR="008E5BC8" w:rsidRPr="00003035">
        <w:rPr>
          <w:rFonts w:ascii="Times New Roman" w:hAnsi="Times New Roman" w:cs="Times New Roman"/>
          <w:sz w:val="24"/>
          <w:szCs w:val="24"/>
          <w:lang w:val="en-US"/>
        </w:rPr>
        <w:t xml:space="preserve"> separately for each combination </w:t>
      </w:r>
      <w:r w:rsidRPr="00003035">
        <w:rPr>
          <w:rFonts w:ascii="Times New Roman" w:hAnsi="Times New Roman" w:cs="Times New Roman"/>
          <w:sz w:val="24"/>
          <w:szCs w:val="24"/>
          <w:lang w:val="en-US"/>
        </w:rPr>
        <w:t xml:space="preserve">of </w:t>
      </w:r>
      <w:r w:rsidR="008E5BC8" w:rsidRPr="00003035">
        <w:rPr>
          <w:rFonts w:ascii="Times New Roman" w:hAnsi="Times New Roman" w:cs="Times New Roman"/>
          <w:sz w:val="24"/>
          <w:szCs w:val="24"/>
          <w:lang w:val="en-US"/>
        </w:rPr>
        <w:t>Pseudoword x AdaptCond, although they did not interact</w:t>
      </w:r>
      <w:r w:rsidR="006973DE">
        <w:rPr>
          <w:rFonts w:ascii="Times New Roman" w:hAnsi="Times New Roman" w:cs="Times New Roman"/>
          <w:sz w:val="24"/>
          <w:szCs w:val="24"/>
          <w:lang w:val="en-US"/>
        </w:rPr>
        <w:t xml:space="preserve"> (</w:t>
      </w:r>
      <w:r w:rsidR="006973DE" w:rsidRPr="006973DE">
        <w:rPr>
          <w:rFonts w:ascii="Times New Roman" w:hAnsi="Times New Roman" w:cs="Times New Roman"/>
          <w:b/>
          <w:bCs/>
          <w:sz w:val="24"/>
          <w:szCs w:val="24"/>
          <w:lang w:val="en-US"/>
        </w:rPr>
        <w:t>Figure 5B</w:t>
      </w:r>
      <w:r w:rsidR="006973DE">
        <w:rPr>
          <w:rFonts w:ascii="Times New Roman" w:hAnsi="Times New Roman" w:cs="Times New Roman"/>
          <w:sz w:val="24"/>
          <w:szCs w:val="24"/>
          <w:lang w:val="en-US"/>
        </w:rPr>
        <w:t>)</w:t>
      </w:r>
      <w:r w:rsidR="008E5BC8" w:rsidRPr="00003035">
        <w:rPr>
          <w:rFonts w:ascii="Times New Roman" w:hAnsi="Times New Roman" w:cs="Times New Roman"/>
          <w:sz w:val="24"/>
          <w:szCs w:val="24"/>
          <w:lang w:val="en-US"/>
        </w:rPr>
        <w:t xml:space="preserve">. </w:t>
      </w:r>
    </w:p>
    <w:p w14:paraId="29CE197D" w14:textId="77777777" w:rsidR="00C614F5" w:rsidRPr="00B81AC4" w:rsidRDefault="00C614F5">
      <w:pPr>
        <w:suppressAutoHyphens w:val="0"/>
        <w:spacing w:line="278" w:lineRule="auto"/>
        <w:rPr>
          <w:rFonts w:ascii="Times New Roman" w:hAnsi="Times New Roman" w:cs="Times New Roman"/>
          <w:b/>
          <w:bCs/>
          <w:lang w:val="en-US"/>
        </w:rPr>
      </w:pPr>
      <w:r w:rsidRPr="00B81AC4">
        <w:rPr>
          <w:rFonts w:ascii="Times New Roman" w:hAnsi="Times New Roman" w:cs="Times New Roman"/>
          <w:b/>
          <w:bCs/>
          <w:i/>
          <w:iCs/>
          <w:lang w:val="en-US"/>
        </w:rPr>
        <w:br w:type="page"/>
      </w:r>
    </w:p>
    <w:p w14:paraId="63A8810C" w14:textId="075382D0" w:rsidR="007006D0" w:rsidRPr="00003035" w:rsidRDefault="007006D0" w:rsidP="007006D0">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lastRenderedPageBreak/>
        <w:t xml:space="preserve">Figure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Figure \* ARABIC </w:instrText>
      </w:r>
      <w:r w:rsidRPr="00003035">
        <w:rPr>
          <w:rFonts w:ascii="Times New Roman" w:hAnsi="Times New Roman" w:cs="Times New Roman"/>
          <w:b/>
          <w:bCs/>
          <w:i w:val="0"/>
          <w:iCs w:val="0"/>
          <w:color w:val="auto"/>
          <w:sz w:val="24"/>
          <w:szCs w:val="24"/>
        </w:rPr>
        <w:fldChar w:fldCharType="separate"/>
      </w:r>
      <w:r w:rsidRPr="00003035">
        <w:rPr>
          <w:rFonts w:ascii="Times New Roman" w:hAnsi="Times New Roman" w:cs="Times New Roman"/>
          <w:b/>
          <w:bCs/>
          <w:i w:val="0"/>
          <w:iCs w:val="0"/>
          <w:noProof/>
          <w:color w:val="auto"/>
          <w:sz w:val="24"/>
          <w:szCs w:val="24"/>
          <w:lang w:val="en-US"/>
        </w:rPr>
        <w:t>5</w:t>
      </w:r>
      <w:r w:rsidRPr="00003035">
        <w:rPr>
          <w:rFonts w:ascii="Times New Roman" w:hAnsi="Times New Roman" w:cs="Times New Roman"/>
          <w:b/>
          <w:bCs/>
          <w:i w:val="0"/>
          <w:iCs w:val="0"/>
          <w:color w:val="auto"/>
          <w:sz w:val="24"/>
          <w:szCs w:val="24"/>
        </w:rPr>
        <w:fldChar w:fldCharType="end"/>
      </w:r>
    </w:p>
    <w:p w14:paraId="099C8954" w14:textId="678F6B9C" w:rsidR="00C614F5" w:rsidRPr="00003035" w:rsidRDefault="00C614F5" w:rsidP="00C614F5">
      <w:pPr>
        <w:rPr>
          <w:rFonts w:ascii="Times New Roman" w:hAnsi="Times New Roman" w:cs="Times New Roman"/>
          <w:sz w:val="24"/>
          <w:szCs w:val="24"/>
          <w:lang w:val="en-US"/>
        </w:rPr>
      </w:pPr>
      <w:r w:rsidRPr="00003035">
        <w:rPr>
          <w:rFonts w:ascii="Times New Roman" w:hAnsi="Times New Roman" w:cs="Times New Roman"/>
          <w:sz w:val="24"/>
          <w:szCs w:val="24"/>
          <w:lang w:val="en-US"/>
        </w:rPr>
        <w:t>Proportion of angry responses separately for Pseudoword and Adaptation Condition</w:t>
      </w:r>
    </w:p>
    <w:p w14:paraId="7934D28A" w14:textId="6576C54C" w:rsidR="00FE53FC" w:rsidRPr="00B81AC4" w:rsidRDefault="007006D0" w:rsidP="00FE53FC">
      <w:pPr>
        <w:rPr>
          <w:rFonts w:ascii="Times New Roman" w:hAnsi="Times New Roman" w:cs="Times New Roman"/>
          <w:lang w:val="en-US"/>
        </w:rPr>
      </w:pPr>
      <w:commentRangeStart w:id="22"/>
      <w:r w:rsidRPr="00B81AC4">
        <w:rPr>
          <w:rFonts w:ascii="Times New Roman" w:hAnsi="Times New Roman" w:cs="Times New Roman"/>
          <w:noProof/>
          <w:color w:val="C00000"/>
          <w:lang w:val="en-US"/>
        </w:rPr>
        <w:drawing>
          <wp:inline distT="0" distB="0" distL="0" distR="0" wp14:anchorId="7D930D83" wp14:editId="5C386B21">
            <wp:extent cx="6096000" cy="6096000"/>
            <wp:effectExtent l="0" t="0" r="0" b="0"/>
            <wp:docPr id="16559548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54852" name="Grafik 1"/>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6096000" cy="6096000"/>
                    </a:xfrm>
                    <a:prstGeom prst="rect">
                      <a:avLst/>
                    </a:prstGeom>
                    <a:noFill/>
                    <a:ln>
                      <a:noFill/>
                    </a:ln>
                  </pic:spPr>
                </pic:pic>
              </a:graphicData>
            </a:graphic>
          </wp:inline>
        </w:drawing>
      </w:r>
      <w:commentRangeEnd w:id="22"/>
      <w:r w:rsidR="00295591" w:rsidRPr="00B81AC4">
        <w:rPr>
          <w:rStyle w:val="Kommentarzeichen"/>
          <w:rFonts w:ascii="Times New Roman" w:hAnsi="Times New Roman" w:cs="Times New Roman"/>
          <w:sz w:val="22"/>
          <w:szCs w:val="22"/>
          <w:lang w:val="en-US"/>
        </w:rPr>
        <w:commentReference w:id="22"/>
      </w:r>
    </w:p>
    <w:p w14:paraId="77A9E98A" w14:textId="1A04FFB6" w:rsidR="00037892" w:rsidRPr="00B81AC4" w:rsidRDefault="00037892" w:rsidP="00037892">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A) Proportion of angry responses for each morph level separately. B) Averaged across morph level. The dotted line depicts 0.5, thus an equal proportion of classifications as angry and fearful, also referred to as the point of subjective equality. </w:t>
      </w:r>
    </w:p>
    <w:p w14:paraId="5EF0214F" w14:textId="77777777" w:rsidR="008E5BC8" w:rsidRPr="00B81AC4" w:rsidRDefault="008E5BC8" w:rsidP="00FE53FC">
      <w:pPr>
        <w:rPr>
          <w:rFonts w:ascii="Times New Roman" w:hAnsi="Times New Roman" w:cs="Times New Roman"/>
          <w:lang w:val="en-US"/>
        </w:rPr>
      </w:pPr>
    </w:p>
    <w:p w14:paraId="714C491C" w14:textId="70953441"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 xml:space="preserve">Interim </w:t>
      </w:r>
      <w:r w:rsidR="006D4ABA" w:rsidRPr="00B81AC4">
        <w:rPr>
          <w:rFonts w:ascii="Times New Roman" w:hAnsi="Times New Roman" w:cs="Times New Roman"/>
          <w:lang w:val="en-US"/>
        </w:rPr>
        <w:t>Summary</w:t>
      </w:r>
    </w:p>
    <w:p w14:paraId="3619BE38" w14:textId="5A1E1ABF" w:rsidR="007B3E33" w:rsidRPr="00B81AC4" w:rsidRDefault="006D4ABA" w:rsidP="00003035">
      <w:pPr>
        <w:pStyle w:val="Listenabsatz"/>
        <w:spacing w:line="480" w:lineRule="auto"/>
        <w:ind w:left="0"/>
        <w:rPr>
          <w:rFonts w:ascii="Times New Roman" w:hAnsi="Times New Roman" w:cs="Times New Roman"/>
          <w:lang w:val="en-US"/>
        </w:rPr>
      </w:pPr>
      <w:r w:rsidRPr="00B81AC4">
        <w:rPr>
          <w:rFonts w:ascii="Times New Roman" w:hAnsi="Times New Roman" w:cs="Times New Roman"/>
          <w:color w:val="C00000"/>
          <w:lang w:val="en-US"/>
        </w:rPr>
        <w:tab/>
      </w:r>
      <w:r w:rsidR="00BD6414" w:rsidRPr="00003035">
        <w:rPr>
          <w:rFonts w:ascii="Times New Roman" w:hAnsi="Times New Roman" w:cs="Times New Roman"/>
          <w:sz w:val="24"/>
          <w:szCs w:val="24"/>
          <w:lang w:val="en-US"/>
        </w:rPr>
        <w:t xml:space="preserve">In line with the hypothesis of Experiment 3, there was evidence against simultaneous </w:t>
      </w:r>
      <w:r w:rsidRPr="00003035">
        <w:rPr>
          <w:rFonts w:ascii="Times New Roman" w:hAnsi="Times New Roman" w:cs="Times New Roman"/>
          <w:sz w:val="24"/>
          <w:szCs w:val="24"/>
          <w:lang w:val="en-US"/>
        </w:rPr>
        <w:t xml:space="preserve">opposite aftereffects for pseudowords. Thus, linguistic information seems to be averaged out during emotional adaptation. Note, however, that there was a confound again between </w:t>
      </w:r>
      <w:r w:rsidRPr="00003035">
        <w:rPr>
          <w:rFonts w:ascii="Times New Roman" w:hAnsi="Times New Roman" w:cs="Times New Roman"/>
          <w:sz w:val="24"/>
          <w:szCs w:val="24"/>
          <w:lang w:val="en-US"/>
        </w:rPr>
        <w:lastRenderedPageBreak/>
        <w:t>pseudoword and emotionality, especially when comparing PW1 and PW2, similar to the pattern for male speakers in Experiment 2</w:t>
      </w:r>
      <w:r w:rsidR="0060583C" w:rsidRPr="00003035">
        <w:rPr>
          <w:rFonts w:ascii="Times New Roman" w:hAnsi="Times New Roman" w:cs="Times New Roman"/>
          <w:sz w:val="24"/>
          <w:szCs w:val="24"/>
          <w:lang w:val="en-US"/>
        </w:rPr>
        <w:t xml:space="preserve"> (c</w:t>
      </w:r>
      <w:r w:rsidR="007F26BA">
        <w:rPr>
          <w:rFonts w:ascii="Times New Roman" w:hAnsi="Times New Roman" w:cs="Times New Roman"/>
          <w:sz w:val="24"/>
          <w:szCs w:val="24"/>
          <w:lang w:val="en-US"/>
        </w:rPr>
        <w:t>f</w:t>
      </w:r>
      <w:r w:rsidR="0060583C" w:rsidRPr="00003035">
        <w:rPr>
          <w:rFonts w:ascii="Times New Roman" w:hAnsi="Times New Roman" w:cs="Times New Roman"/>
          <w:sz w:val="24"/>
          <w:szCs w:val="24"/>
          <w:lang w:val="en-US"/>
        </w:rPr>
        <w:t xml:space="preserve"> </w:t>
      </w:r>
      <w:r w:rsidR="0060583C" w:rsidRPr="00003035">
        <w:rPr>
          <w:rFonts w:ascii="Times New Roman" w:hAnsi="Times New Roman" w:cs="Times New Roman"/>
          <w:b/>
          <w:bCs/>
          <w:sz w:val="24"/>
          <w:szCs w:val="24"/>
          <w:lang w:val="en-US"/>
        </w:rPr>
        <w:t>Figure 5B</w:t>
      </w:r>
      <w:r w:rsidR="0060583C"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As a result, emotionality in the adaptation condition could have been unbalanced again (i.e. AdaptCond2 being a weak angry adaptation condition overall), which explains the main effect of the AdaptationCondition. Crucially, however, none of the effects were specific to the pseudowords, </w:t>
      </w:r>
      <w:r w:rsidR="0060583C" w:rsidRPr="00003035">
        <w:rPr>
          <w:rFonts w:ascii="Times New Roman" w:hAnsi="Times New Roman" w:cs="Times New Roman"/>
          <w:sz w:val="24"/>
          <w:szCs w:val="24"/>
          <w:lang w:val="en-US"/>
        </w:rPr>
        <w:t>indicating</w:t>
      </w:r>
      <w:r w:rsidRPr="00003035">
        <w:rPr>
          <w:rFonts w:ascii="Times New Roman" w:hAnsi="Times New Roman" w:cs="Times New Roman"/>
          <w:sz w:val="24"/>
          <w:szCs w:val="24"/>
          <w:lang w:val="en-US"/>
        </w:rPr>
        <w:t xml:space="preserve"> that there was no differential modulation </w:t>
      </w:r>
      <w:r w:rsidR="007F26BA">
        <w:rPr>
          <w:rFonts w:ascii="Times New Roman" w:hAnsi="Times New Roman" w:cs="Times New Roman"/>
          <w:sz w:val="24"/>
          <w:szCs w:val="24"/>
          <w:lang w:val="en-US"/>
        </w:rPr>
        <w:t>by</w:t>
      </w:r>
      <w:r w:rsidRPr="00003035">
        <w:rPr>
          <w:rFonts w:ascii="Times New Roman" w:hAnsi="Times New Roman" w:cs="Times New Roman"/>
          <w:sz w:val="24"/>
          <w:szCs w:val="24"/>
          <w:lang w:val="en-US"/>
        </w:rPr>
        <w:t xml:space="preserve"> linguistic features.</w:t>
      </w:r>
    </w:p>
    <w:p w14:paraId="599B3C25" w14:textId="56976A25" w:rsidR="007B3E33" w:rsidRPr="00B81AC4" w:rsidRDefault="007B3E33" w:rsidP="007B3E33">
      <w:pPr>
        <w:pStyle w:val="berschrift2"/>
        <w:rPr>
          <w:rFonts w:ascii="Times New Roman" w:hAnsi="Times New Roman" w:cs="Times New Roman"/>
          <w:lang w:val="en-US"/>
        </w:rPr>
      </w:pPr>
      <w:r w:rsidRPr="00B81AC4">
        <w:rPr>
          <w:rFonts w:ascii="Times New Roman" w:hAnsi="Times New Roman" w:cs="Times New Roman"/>
          <w:lang w:val="en-US"/>
        </w:rPr>
        <w:t>General Discussion</w:t>
      </w:r>
    </w:p>
    <w:p w14:paraId="24EF3491" w14:textId="7E93295D" w:rsidR="00D429B4" w:rsidRPr="00003035" w:rsidRDefault="00EE6265"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60583C" w:rsidRPr="00003035">
        <w:rPr>
          <w:rFonts w:ascii="Times New Roman" w:hAnsi="Times New Roman" w:cs="Times New Roman"/>
          <w:sz w:val="24"/>
          <w:szCs w:val="24"/>
          <w:lang w:val="en-US"/>
        </w:rPr>
        <w:t xml:space="preserve">The aim of the present </w:t>
      </w:r>
      <w:r w:rsidR="003D0F9C" w:rsidRPr="00003035">
        <w:rPr>
          <w:rFonts w:ascii="Times New Roman" w:hAnsi="Times New Roman" w:cs="Times New Roman"/>
          <w:sz w:val="24"/>
          <w:szCs w:val="24"/>
          <w:lang w:val="en-US"/>
        </w:rPr>
        <w:t xml:space="preserve">work </w:t>
      </w:r>
      <w:r w:rsidR="0060583C" w:rsidRPr="00003035">
        <w:rPr>
          <w:rFonts w:ascii="Times New Roman" w:hAnsi="Times New Roman" w:cs="Times New Roman"/>
          <w:sz w:val="24"/>
          <w:szCs w:val="24"/>
          <w:lang w:val="en-US"/>
        </w:rPr>
        <w:t xml:space="preserve">was to investigate </w:t>
      </w:r>
      <w:r w:rsidR="003D0F9C" w:rsidRPr="00003035">
        <w:rPr>
          <w:rFonts w:ascii="Times New Roman" w:hAnsi="Times New Roman" w:cs="Times New Roman"/>
          <w:sz w:val="24"/>
          <w:szCs w:val="24"/>
          <w:lang w:val="en-US"/>
        </w:rPr>
        <w:t>how</w:t>
      </w:r>
      <w:r w:rsidR="0060583C" w:rsidRPr="00003035">
        <w:rPr>
          <w:rFonts w:ascii="Times New Roman" w:hAnsi="Times New Roman" w:cs="Times New Roman"/>
          <w:sz w:val="24"/>
          <w:szCs w:val="24"/>
          <w:lang w:val="en-US"/>
        </w:rPr>
        <w:t xml:space="preserve"> linguistic and extralinguistic cues </w:t>
      </w:r>
      <w:r w:rsidR="003D0F9C" w:rsidRPr="00003035">
        <w:rPr>
          <w:rFonts w:ascii="Times New Roman" w:hAnsi="Times New Roman" w:cs="Times New Roman"/>
          <w:sz w:val="24"/>
          <w:szCs w:val="24"/>
          <w:lang w:val="en-US"/>
        </w:rPr>
        <w:t>modulate</w:t>
      </w:r>
      <w:r w:rsidR="0060583C" w:rsidRPr="00003035">
        <w:rPr>
          <w:rFonts w:ascii="Times New Roman" w:hAnsi="Times New Roman" w:cs="Times New Roman"/>
          <w:sz w:val="24"/>
          <w:szCs w:val="24"/>
          <w:lang w:val="en-US"/>
        </w:rPr>
        <w:t xml:space="preserve"> vocal emotional adaptation. </w:t>
      </w:r>
      <w:r w:rsidR="00A8583D" w:rsidRPr="00003035">
        <w:rPr>
          <w:rFonts w:ascii="Times New Roman" w:hAnsi="Times New Roman" w:cs="Times New Roman"/>
          <w:sz w:val="24"/>
          <w:szCs w:val="24"/>
          <w:lang w:val="en-US"/>
        </w:rPr>
        <w:t>This was addressed in three experiments by means of</w:t>
      </w:r>
      <w:r w:rsidR="0060583C" w:rsidRPr="00003035">
        <w:rPr>
          <w:rFonts w:ascii="Times New Roman" w:hAnsi="Times New Roman" w:cs="Times New Roman"/>
          <w:sz w:val="24"/>
          <w:szCs w:val="24"/>
          <w:lang w:val="en-US"/>
        </w:rPr>
        <w:t xml:space="preserve"> </w:t>
      </w:r>
      <w:r w:rsidR="0060583C" w:rsidRPr="00003035">
        <w:rPr>
          <w:rFonts w:ascii="Times New Roman" w:hAnsi="Times New Roman" w:cs="Times New Roman"/>
          <w:i/>
          <w:iCs/>
          <w:sz w:val="24"/>
          <w:szCs w:val="24"/>
          <w:lang w:val="en-US"/>
        </w:rPr>
        <w:t>simultaneous opposite aftereffects</w:t>
      </w:r>
      <w:r w:rsidR="0060583C" w:rsidRPr="00003035">
        <w:rPr>
          <w:rFonts w:ascii="Times New Roman" w:hAnsi="Times New Roman" w:cs="Times New Roman"/>
          <w:sz w:val="24"/>
          <w:szCs w:val="24"/>
          <w:lang w:val="en-US"/>
        </w:rPr>
        <w:t xml:space="preserve">, </w:t>
      </w:r>
      <w:r w:rsidR="00A8583D" w:rsidRPr="00003035">
        <w:rPr>
          <w:rFonts w:ascii="Times New Roman" w:hAnsi="Times New Roman" w:cs="Times New Roman"/>
          <w:sz w:val="24"/>
          <w:szCs w:val="24"/>
          <w:lang w:val="en-US"/>
        </w:rPr>
        <w:t xml:space="preserve">targeting three types of voice cues: </w:t>
      </w:r>
      <w:r w:rsidR="0060583C" w:rsidRPr="00003035">
        <w:rPr>
          <w:rFonts w:ascii="Times New Roman" w:hAnsi="Times New Roman" w:cs="Times New Roman"/>
          <w:sz w:val="24"/>
          <w:szCs w:val="24"/>
          <w:lang w:val="en-US"/>
        </w:rPr>
        <w:t xml:space="preserve">speaker gender, speaker identity and the spoken (pseudo-)word. </w:t>
      </w:r>
      <w:r w:rsidR="00A8583D" w:rsidRPr="00003035">
        <w:rPr>
          <w:rFonts w:ascii="Times New Roman" w:hAnsi="Times New Roman" w:cs="Times New Roman"/>
          <w:sz w:val="24"/>
          <w:szCs w:val="24"/>
          <w:lang w:val="en-US"/>
        </w:rPr>
        <w:t xml:space="preserve">Importantly, this paradigm </w:t>
      </w:r>
      <w:r w:rsidR="003D0F9C" w:rsidRPr="00003035">
        <w:rPr>
          <w:rFonts w:ascii="Times New Roman" w:hAnsi="Times New Roman" w:cs="Times New Roman"/>
          <w:sz w:val="24"/>
          <w:szCs w:val="24"/>
          <w:lang w:val="en-US"/>
        </w:rPr>
        <w:t xml:space="preserve">does </w:t>
      </w:r>
      <w:r w:rsidR="00A8583D" w:rsidRPr="00003035">
        <w:rPr>
          <w:rFonts w:ascii="Times New Roman" w:hAnsi="Times New Roman" w:cs="Times New Roman"/>
          <w:sz w:val="24"/>
          <w:szCs w:val="24"/>
          <w:lang w:val="en-US"/>
        </w:rPr>
        <w:t>not only reveal whether these voice cues interfere with vocal emotion</w:t>
      </w:r>
      <w:r w:rsidR="003D0F9C" w:rsidRPr="00003035">
        <w:rPr>
          <w:rFonts w:ascii="Times New Roman" w:hAnsi="Times New Roman" w:cs="Times New Roman"/>
          <w:sz w:val="24"/>
          <w:szCs w:val="24"/>
          <w:lang w:val="en-US"/>
        </w:rPr>
        <w:t>al</w:t>
      </w:r>
      <w:r w:rsidR="00A8583D" w:rsidRPr="00003035">
        <w:rPr>
          <w:rFonts w:ascii="Times New Roman" w:hAnsi="Times New Roman" w:cs="Times New Roman"/>
          <w:sz w:val="24"/>
          <w:szCs w:val="24"/>
          <w:lang w:val="en-US"/>
        </w:rPr>
        <w:t xml:space="preserve"> processing, but whether they modulate the adaptation process in a sense that allows efficient tracking of relevant emotional changes from multiple sources simultaneously. These simultaneous opposite aftereffects were predicted for stable speaker cues such as gender and identity, but not for pseudoword. Both the results for speaker gender and  pseudoword were in line with these hypotheses. For speaker identity, evidence was inconclusive. In what follows, these patterns are discussed in more detail, </w:t>
      </w:r>
      <w:r w:rsidR="00D429B4" w:rsidRPr="00003035">
        <w:rPr>
          <w:rFonts w:ascii="Times New Roman" w:hAnsi="Times New Roman" w:cs="Times New Roman"/>
          <w:sz w:val="24"/>
          <w:szCs w:val="24"/>
          <w:lang w:val="en-US"/>
        </w:rPr>
        <w:t xml:space="preserve">against the backdrop of current voice models and considering methodological challenges of the current paradigm, which may eventually lend inspiration to future research efforts. </w:t>
      </w:r>
    </w:p>
    <w:p w14:paraId="1A5691E2" w14:textId="77777777" w:rsidR="00D429B4" w:rsidRPr="00B81AC4" w:rsidRDefault="00D429B4" w:rsidP="00D429B4">
      <w:pPr>
        <w:pStyle w:val="berschrift3"/>
        <w:rPr>
          <w:rFonts w:ascii="Times New Roman" w:hAnsi="Times New Roman" w:cs="Times New Roman"/>
          <w:lang w:val="en-US"/>
        </w:rPr>
      </w:pPr>
      <w:r w:rsidRPr="00B81AC4">
        <w:rPr>
          <w:rFonts w:ascii="Times New Roman" w:hAnsi="Times New Roman" w:cs="Times New Roman"/>
          <w:lang w:val="en-US"/>
        </w:rPr>
        <w:t>Stable speaker cues: effects of gender and identity</w:t>
      </w:r>
    </w:p>
    <w:p w14:paraId="2AAF8468" w14:textId="2D14C32C" w:rsidR="00D429B4" w:rsidRPr="00003035" w:rsidRDefault="009B4281"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D429B4" w:rsidRPr="00003035">
        <w:rPr>
          <w:rFonts w:ascii="Times New Roman" w:hAnsi="Times New Roman" w:cs="Times New Roman"/>
          <w:sz w:val="24"/>
          <w:szCs w:val="24"/>
          <w:lang w:val="en-US"/>
        </w:rPr>
        <w:t xml:space="preserve">The results of Experiment 1 revealed a clear pattern for speaker gender: simultaneous adaptation to different emotions </w:t>
      </w:r>
      <w:r w:rsidR="003D0F9C" w:rsidRPr="00003035">
        <w:rPr>
          <w:rFonts w:ascii="Times New Roman" w:hAnsi="Times New Roman" w:cs="Times New Roman"/>
          <w:sz w:val="24"/>
          <w:szCs w:val="24"/>
          <w:lang w:val="en-US"/>
        </w:rPr>
        <w:t>in</w:t>
      </w:r>
      <w:r w:rsidR="00D429B4" w:rsidRPr="00003035">
        <w:rPr>
          <w:rFonts w:ascii="Times New Roman" w:hAnsi="Times New Roman" w:cs="Times New Roman"/>
          <w:sz w:val="24"/>
          <w:szCs w:val="24"/>
          <w:lang w:val="en-US"/>
        </w:rPr>
        <w:t xml:space="preserve"> male and female speakers led to aftereffects in opposite direction</w:t>
      </w:r>
      <w:r w:rsidRPr="00003035">
        <w:rPr>
          <w:rFonts w:ascii="Times New Roman" w:hAnsi="Times New Roman" w:cs="Times New Roman"/>
          <w:sz w:val="24"/>
          <w:szCs w:val="24"/>
          <w:lang w:val="en-US"/>
        </w:rPr>
        <w:t>s</w:t>
      </w:r>
      <w:r w:rsidR="00D429B4" w:rsidRPr="00003035">
        <w:rPr>
          <w:rFonts w:ascii="Times New Roman" w:hAnsi="Times New Roman" w:cs="Times New Roman"/>
          <w:sz w:val="24"/>
          <w:szCs w:val="24"/>
          <w:lang w:val="en-US"/>
        </w:rPr>
        <w:t>. Th</w:t>
      </w:r>
      <w:r w:rsidRPr="00003035">
        <w:rPr>
          <w:rFonts w:ascii="Times New Roman" w:hAnsi="Times New Roman" w:cs="Times New Roman"/>
          <w:sz w:val="24"/>
          <w:szCs w:val="24"/>
          <w:lang w:val="en-US"/>
        </w:rPr>
        <w:t>is shows that</w:t>
      </w:r>
      <w:r w:rsidR="00D429B4" w:rsidRPr="00003035">
        <w:rPr>
          <w:rFonts w:ascii="Times New Roman" w:hAnsi="Times New Roman" w:cs="Times New Roman"/>
          <w:sz w:val="24"/>
          <w:szCs w:val="24"/>
          <w:lang w:val="en-US"/>
        </w:rPr>
        <w:t xml:space="preserve"> the calibration to the current emotional context </w:t>
      </w:r>
      <w:r w:rsidRPr="00003035">
        <w:rPr>
          <w:rFonts w:ascii="Times New Roman" w:hAnsi="Times New Roman" w:cs="Times New Roman"/>
          <w:sz w:val="24"/>
          <w:szCs w:val="24"/>
          <w:lang w:val="en-US"/>
        </w:rPr>
        <w:t xml:space="preserve">is not solely based on global auditory stimulation but fine-tuned to different groups of speakers. While this </w:t>
      </w:r>
      <w:r w:rsidRPr="00003035">
        <w:rPr>
          <w:rFonts w:ascii="Times New Roman" w:hAnsi="Times New Roman" w:cs="Times New Roman"/>
          <w:sz w:val="24"/>
          <w:szCs w:val="24"/>
          <w:lang w:val="en-US"/>
        </w:rPr>
        <w:lastRenderedPageBreak/>
        <w:t xml:space="preserve">pattern is a replication of the study by </w:t>
      </w:r>
      <w:sdt>
        <w:sdtPr>
          <w:rPr>
            <w:rFonts w:ascii="Times New Roman" w:hAnsi="Times New Roman" w:cs="Times New Roman"/>
            <w:sz w:val="24"/>
            <w:szCs w:val="24"/>
            <w:lang w:val="en-US"/>
          </w:rPr>
          <w:alias w:val="To edit, see citavi.com/edit"/>
          <w:tag w:val="CitaviPlaceholder#92a8691b-d862-498d-8803-946dcfd83a24"/>
          <w:id w:val="-1975978611"/>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k5ZWU2MjczLTY4MTEtNGYzZC1hNTRhLTc1YjExYmVmZDNkYiIsIkVudHJpZXMiOlt7IiRpZCI6IjIiLCIkdHlwZSI6IlN3aXNzQWNhZGVtaWMuQ2l0YXZpLkNpdGF0aW9ucy5Xb3JkUGxhY2Vob2xkZXJFbnRyeSwgU3dpc3NBY2FkZW1pYy5DaXRhdmkiLCJJZCI6ImIzZmRmYWMyLWJiZDEtNDFkZi1iYjBkLWE0MWQ2NTBhNzE2O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wOVQxODo1MDoxNS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5MmE4NjkxYi1kODYyLTQ5OGQtODgwMy05NDZkY2ZkODNhMjQiLCJUZXh0IjoiQmVzdGVsbWV5ZXIsIEpvbmVzLCBldCBhbC4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Jones, et al.</w:t>
          </w:r>
          <w:r w:rsidR="000E4337" w:rsidRPr="00003035">
            <w:rPr>
              <w:rFonts w:ascii="Times New Roman" w:hAnsi="Times New Roman" w:cs="Times New Roman"/>
              <w:sz w:val="24"/>
              <w:szCs w:val="24"/>
              <w:lang w:val="en-US"/>
            </w:rPr>
            <w:fldChar w:fldCharType="end"/>
          </w:r>
        </w:sdtContent>
      </w:sdt>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9ee6273-6811-4f3d-a54a-75b11befd3db"/>
          <w:id w:val="275603290"/>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kyYTg2OTFiLWQ4NjItNDk4ZC04ODAzLTk0NmRjZmQ4M2EyNCIsIkVudHJpZXMiOlt7IiRpZCI6IjIiLCIkdHlwZSI6IlN3aXNzQWNhZGVtaWMuQ2l0YXZpLkNpdGF0aW9ucy5Xb3JkUGxhY2Vob2xkZXJFbnRyeSwgU3dpc3NBY2FkZW1pYy5DaXRhdmkiLCJJZCI6ImVjZTZhMjE4LTJhNzYtNGI4Yi1hMTc1LWI1NThhODg1MjM3M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DlUMTg6NTA6MTU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5OWVlNjI3My02ODExLTRmM2QtYTU0YS03NWIxMWJlZmQzZGIiLCJUZXh0IjoiK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(2010)</w:t>
          </w:r>
          <w:r w:rsidR="000E433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color w:val="C00000"/>
          <w:sz w:val="24"/>
          <w:szCs w:val="24"/>
          <w:lang w:val="en-US"/>
        </w:rPr>
        <w:t xml:space="preserve"> </w:t>
      </w:r>
      <w:r w:rsidRPr="00003035">
        <w:rPr>
          <w:rFonts w:ascii="Times New Roman" w:hAnsi="Times New Roman" w:cs="Times New Roman"/>
          <w:sz w:val="24"/>
          <w:szCs w:val="24"/>
          <w:lang w:val="en-US"/>
        </w:rPr>
        <w:t xml:space="preserve">on faces, it had not been shown for voices </w:t>
      </w:r>
      <w:r w:rsidR="003D0F9C" w:rsidRPr="00003035">
        <w:rPr>
          <w:rFonts w:ascii="Times New Roman" w:hAnsi="Times New Roman" w:cs="Times New Roman"/>
          <w:sz w:val="24"/>
          <w:szCs w:val="24"/>
          <w:lang w:val="en-US"/>
        </w:rPr>
        <w:t>before</w:t>
      </w:r>
      <w:r w:rsidRPr="00003035">
        <w:rPr>
          <w:rFonts w:ascii="Times New Roman" w:hAnsi="Times New Roman" w:cs="Times New Roman"/>
          <w:sz w:val="24"/>
          <w:szCs w:val="24"/>
          <w:lang w:val="en-US"/>
        </w:rPr>
        <w:t xml:space="preserve">. Previous research showing an interference of voice gender with emotion perception mostly provided evidence for gender-specific </w:t>
      </w:r>
      <w:r w:rsidR="005648B6" w:rsidRPr="00003035">
        <w:rPr>
          <w:rFonts w:ascii="Times New Roman" w:hAnsi="Times New Roman" w:cs="Times New Roman"/>
          <w:sz w:val="24"/>
          <w:szCs w:val="24"/>
          <w:lang w:val="en-US"/>
        </w:rPr>
        <w:t xml:space="preserve">emotional </w:t>
      </w:r>
      <w:r w:rsidRPr="00003035">
        <w:rPr>
          <w:rFonts w:ascii="Times New Roman" w:hAnsi="Times New Roman" w:cs="Times New Roman"/>
          <w:sz w:val="24"/>
          <w:szCs w:val="24"/>
          <w:lang w:val="en-US"/>
        </w:rPr>
        <w:t>bias</w:t>
      </w:r>
      <w:r w:rsidR="005648B6" w:rsidRPr="00003035">
        <w:rPr>
          <w:rFonts w:ascii="Times New Roman" w:hAnsi="Times New Roman" w:cs="Times New Roman"/>
          <w:sz w:val="24"/>
          <w:szCs w:val="24"/>
          <w:lang w:val="en-US"/>
        </w:rPr>
        <w:t xml:space="preserve">es, such as associations of male voices with anger and female voices with fear </w:t>
      </w:r>
      <w:sdt>
        <w:sdtPr>
          <w:rPr>
            <w:rFonts w:ascii="Times New Roman" w:hAnsi="Times New Roman" w:cs="Times New Roman"/>
            <w:sz w:val="24"/>
            <w:szCs w:val="24"/>
            <w:lang w:val="en-US"/>
          </w:rPr>
          <w:alias w:val="To edit, see citavi.com/edit"/>
          <w:tag w:val="CitaviPlaceholder#53c99cad-73a7-41f0-a824-3ede669d8716"/>
          <w:id w:val="-1874534034"/>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MDViZWIwLTczNmItNGU5ZS1iY2RjLTNmY2NlYTMxNTgwYSIsIlJhbmdlTGVuZ3RoIjoxMywiUmVmZXJlbmNlSWQiOiJlYjA5ZWUzYy02MDVhLTQ3M2MtOTc4Ni0wMGU3ZWM0NjMyZj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TAxNy9DQk85NzgwNTExNjI4MTkxLjAwMyIsIlVyaVN0cmluZyI6Imh0dHBzOi8vZG9pLm9yZy8xMC4xMDE3L0NCTzk3ODA1MTE2MjgxOTEuMDAz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cvQ0JPOTc4MDUxMTYyODE5MSIsIlVyaVN0cmluZyI6Imh0dHBzOi8vZG9pLm9yZy8xMC4xMDE3L0NCTzk3ODA1MTE2MjgxOTE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(Brody, 2010)</w:t>
          </w:r>
          <w:r w:rsidR="000E4337" w:rsidRPr="00003035">
            <w:rPr>
              <w:rFonts w:ascii="Times New Roman" w:hAnsi="Times New Roman" w:cs="Times New Roman"/>
              <w:sz w:val="24"/>
              <w:szCs w:val="24"/>
              <w:lang w:val="en-US"/>
            </w:rPr>
            <w:fldChar w:fldCharType="end"/>
          </w:r>
        </w:sdtContent>
      </w:sdt>
      <w:r w:rsidR="005648B6" w:rsidRPr="00003035">
        <w:rPr>
          <w:rFonts w:ascii="Times New Roman" w:hAnsi="Times New Roman" w:cs="Times New Roman"/>
          <w:sz w:val="24"/>
          <w:szCs w:val="24"/>
          <w:lang w:val="en-US"/>
        </w:rPr>
        <w:t xml:space="preserve">. The present </w:t>
      </w:r>
      <w:r w:rsidR="003D0F9C" w:rsidRPr="00003035">
        <w:rPr>
          <w:rFonts w:ascii="Times New Roman" w:hAnsi="Times New Roman" w:cs="Times New Roman"/>
          <w:sz w:val="24"/>
          <w:szCs w:val="24"/>
          <w:lang w:val="en-US"/>
        </w:rPr>
        <w:t>findings go beyond that, as they</w:t>
      </w:r>
      <w:r w:rsidR="005648B6" w:rsidRPr="00003035">
        <w:rPr>
          <w:rFonts w:ascii="Times New Roman" w:hAnsi="Times New Roman" w:cs="Times New Roman"/>
          <w:sz w:val="24"/>
          <w:szCs w:val="24"/>
          <w:lang w:val="en-US"/>
        </w:rPr>
        <w:t xml:space="preserve"> do not </w:t>
      </w:r>
      <w:r w:rsidR="003D0F9C" w:rsidRPr="00003035">
        <w:rPr>
          <w:rFonts w:ascii="Times New Roman" w:hAnsi="Times New Roman" w:cs="Times New Roman"/>
          <w:sz w:val="24"/>
          <w:szCs w:val="24"/>
          <w:lang w:val="en-US"/>
        </w:rPr>
        <w:t>only reveal</w:t>
      </w:r>
      <w:r w:rsidR="005648B6" w:rsidRPr="00003035">
        <w:rPr>
          <w:rFonts w:ascii="Times New Roman" w:hAnsi="Times New Roman" w:cs="Times New Roman"/>
          <w:sz w:val="24"/>
          <w:szCs w:val="24"/>
          <w:lang w:val="en-US"/>
        </w:rPr>
        <w:t xml:space="preserve"> a universal bias, but a context-specific modulation: depending on the adaptation condition, either male or female voices are perceived more often as angry </w:t>
      </w:r>
      <w:r w:rsidR="003D0F9C" w:rsidRPr="00003035">
        <w:rPr>
          <w:rFonts w:ascii="Times New Roman" w:hAnsi="Times New Roman" w:cs="Times New Roman"/>
          <w:sz w:val="24"/>
          <w:szCs w:val="24"/>
          <w:lang w:val="en-US"/>
        </w:rPr>
        <w:t>than</w:t>
      </w:r>
      <w:r w:rsidR="005648B6" w:rsidRPr="00003035">
        <w:rPr>
          <w:rFonts w:ascii="Times New Roman" w:hAnsi="Times New Roman" w:cs="Times New Roman"/>
          <w:sz w:val="24"/>
          <w:szCs w:val="24"/>
          <w:lang w:val="en-US"/>
        </w:rPr>
        <w:t xml:space="preserve"> the other. Thus, they provide strong evidence for perceptual flexibility in vocal emotional processing.  </w:t>
      </w:r>
    </w:p>
    <w:p w14:paraId="72EBBFE6" w14:textId="32CA72ED" w:rsidR="00282B17" w:rsidRPr="00003035" w:rsidRDefault="005648B6"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 xml:space="preserve">For speaker identity, the picture is much more </w:t>
      </w:r>
      <w:r w:rsidR="00282B17" w:rsidRPr="00003035">
        <w:rPr>
          <w:rFonts w:ascii="Times New Roman" w:hAnsi="Times New Roman" w:cs="Times New Roman"/>
          <w:sz w:val="24"/>
          <w:szCs w:val="24"/>
          <w:lang w:val="en-US"/>
        </w:rPr>
        <w:t>difficult</w:t>
      </w:r>
      <w:r w:rsidRPr="00003035">
        <w:rPr>
          <w:rFonts w:ascii="Times New Roman" w:hAnsi="Times New Roman" w:cs="Times New Roman"/>
          <w:sz w:val="24"/>
          <w:szCs w:val="24"/>
          <w:lang w:val="en-US"/>
        </w:rPr>
        <w:t xml:space="preserve">. </w:t>
      </w:r>
      <w:r w:rsidR="003D0F9C"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male speaker identit</w:t>
      </w:r>
      <w:r w:rsidR="003D0F9C" w:rsidRPr="00003035">
        <w:rPr>
          <w:rFonts w:ascii="Times New Roman" w:hAnsi="Times New Roman" w:cs="Times New Roman"/>
          <w:sz w:val="24"/>
          <w:szCs w:val="24"/>
          <w:lang w:val="en-US"/>
        </w:rPr>
        <w:t>ies</w:t>
      </w:r>
      <w:r w:rsidRPr="00003035">
        <w:rPr>
          <w:rFonts w:ascii="Times New Roman" w:hAnsi="Times New Roman" w:cs="Times New Roman"/>
          <w:sz w:val="24"/>
          <w:szCs w:val="24"/>
          <w:lang w:val="en-US"/>
        </w:rPr>
        <w:t xml:space="preserve">, simultaneous opposite aftereffects could not be observed and although the predicted interaction was found </w:t>
      </w:r>
      <w:r w:rsidR="003D0F9C"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females, specific modulations could only be found for one of the two identities. Thus, evidence for simultaneous opposite aftereffects </w:t>
      </w:r>
      <w:r w:rsidR="005611DA"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different speaker identities is currently inconclusive. </w:t>
      </w:r>
      <w:r w:rsidR="00282B17" w:rsidRPr="00003035">
        <w:rPr>
          <w:rFonts w:ascii="Times New Roman" w:hAnsi="Times New Roman" w:cs="Times New Roman"/>
          <w:sz w:val="24"/>
          <w:szCs w:val="24"/>
          <w:lang w:val="en-US"/>
        </w:rPr>
        <w:t>Why was the pattern so clear for speaker gender, but so conflicting for speaker identity? Although one may only speculate at this point, both theoretical and methodological consideration</w:t>
      </w:r>
      <w:r w:rsidR="00032C14">
        <w:rPr>
          <w:rFonts w:ascii="Times New Roman" w:hAnsi="Times New Roman" w:cs="Times New Roman"/>
          <w:sz w:val="24"/>
          <w:szCs w:val="24"/>
          <w:lang w:val="en-US"/>
        </w:rPr>
        <w:t>s</w:t>
      </w:r>
      <w:r w:rsidR="00282B17" w:rsidRPr="00003035">
        <w:rPr>
          <w:rFonts w:ascii="Times New Roman" w:hAnsi="Times New Roman" w:cs="Times New Roman"/>
          <w:sz w:val="24"/>
          <w:szCs w:val="24"/>
          <w:lang w:val="en-US"/>
        </w:rPr>
        <w:t xml:space="preserve"> offer potential explanations. </w:t>
      </w:r>
    </w:p>
    <w:p w14:paraId="1C690CF5" w14:textId="0434C248" w:rsidR="00C340F4" w:rsidRPr="00003035" w:rsidRDefault="005611DA"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 xml:space="preserve">From a theoretical perspective, it is worth considering the </w:t>
      </w:r>
      <w:r w:rsidRPr="00003035">
        <w:rPr>
          <w:rFonts w:ascii="Times New Roman" w:hAnsi="Times New Roman" w:cs="Times New Roman"/>
          <w:i/>
          <w:iCs/>
          <w:sz w:val="24"/>
          <w:szCs w:val="24"/>
          <w:lang w:val="en-US"/>
        </w:rPr>
        <w:t>voice space framework</w:t>
      </w:r>
      <w:r w:rsidRPr="00003035">
        <w:rPr>
          <w:rFonts w:ascii="Times New Roman" w:hAnsi="Times New Roman" w:cs="Times New Roman"/>
          <w:sz w:val="24"/>
          <w:szCs w:val="24"/>
          <w:lang w:val="en-US"/>
        </w:rPr>
        <w:t>, which postulate</w:t>
      </w:r>
      <w:r w:rsidR="00032C14">
        <w:rPr>
          <w:rFonts w:ascii="Times New Roman" w:hAnsi="Times New Roman" w:cs="Times New Roman"/>
          <w:sz w:val="24"/>
          <w:szCs w:val="24"/>
          <w:lang w:val="en-US"/>
        </w:rPr>
        <w:t>s</w:t>
      </w:r>
      <w:r w:rsidRPr="00003035">
        <w:rPr>
          <w:rFonts w:ascii="Times New Roman" w:hAnsi="Times New Roman" w:cs="Times New Roman"/>
          <w:sz w:val="24"/>
          <w:szCs w:val="24"/>
          <w:lang w:val="en-US"/>
        </w:rPr>
        <w:t xml:space="preserve"> that voices are stored in a multidimensional voice space and represented by their deviation from each other and/or a central midpoint </w:t>
      </w:r>
      <w:sdt>
        <w:sdtPr>
          <w:rPr>
            <w:rFonts w:ascii="Times New Roman" w:hAnsi="Times New Roman" w:cs="Times New Roman"/>
            <w:sz w:val="24"/>
            <w:szCs w:val="24"/>
            <w:lang w:val="en-US"/>
          </w:rPr>
          <w:alias w:val="To edit, see citavi.com/edit"/>
          <w:tag w:val="CitaviPlaceholder#a50413e5-cdaa-4ac3-afbc-d8b0caf56a08"/>
          <w:id w:val="2099749243"/>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013D85"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NTY2MDg5LTAyNjUtNDk2OC1hNTI4LTFkNjc2M2ZjYTk0ZCIsIlJhbmdlTGVuZ3RoIjoyMCwiUmVmZXJlbmNlSWQiOiI0YjYyZjZkOC0zNjRjLTQ1YWQtOTQyNS1lYmQ3MGUyYTVkM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yMDU1Mzg5NSIsIlVyaVN0cmluZyI6Imh0dHA6Ly93d3cubmNiaS5ubG0ubmloLmdvdi9wdWJtZWQvMjA1NTM4OTU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QtMDctMjNUMTQ6MDc6MzgiLCJNb2RpZmllZEJ5IjoiX0NocmlzdGluZSBOdXNzYmF1bSIsIklkIjoiMDkxNzZmYmMtZjk1Ny00MWRkLWIzYWQtNDUwNzI1ZDllY2UxIiwiTW9kaWZpZWRPbiI6IjIwMjQtMDctMjNUMTQ6MDc6Mzg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bmV1cm9pbWFnZS4yMDEwLjA1LjA0OCIsIlVyaVN0cmluZyI6Imh0dHBzOi8vZG9pLm9yZy8xMC4xMDE2L2oubmV1cm9pbWFnZS4yMDEwLjA1LjA0OC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NSJ9fSx7IiRpZCI6IjIxIiwiJHR5cGUiOiJTd2lzc0FjYWRlbWljLkNpdGF2aS5QZXJzb24sIFN3aXNzQWNhZGVtaWMuQ2l0YXZpIiwiRmlyc3ROYW1lIjoiUGhpbCIsIkxhc3ROYW1lIjoiTWNBbGVlciIsIlByb3RlY3RlZCI6ZmFsc2UsIlNleCI6MiwiQ3JlYXRlZEJ5IjoiX0NocmlzdGluZSIsIkNyZWF0ZWRPbiI6IjIwMTktMDctMDNUMTM6MjA6NDYiLCJNb2RpZmllZEJ5IjoiX0NocmlzdGluZSIsIklkIjoiMzZlMWZkNzctM2Q1ZS00N2RhLTgzYjMtYWZkZmM1ZWFiM2UzIiwiTW9kaWZpZWRPbiI6IjIwMTktMDctMDNUMTM6MjA6NDkiLCJQcm9qZWN0Ijp7IiRyZWYiOiI1In19LHsiJGlkIjoiMjI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cmVmIjoiNSJ9fSx7IiRpZCI6IjIz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TGF0aW51c18yMDEzIiwiQ2l0YXRpb25LZXlVcGRhdGVUeXBlIjowLCJDb2xsYWJvcmF0b3JzIjpbXSwiRGF0ZTIiOiIyMy4wNS4yMDEzIiwiRG9pIjoiMTAuMTAxNi9qLmN1Yi4yMDEzLjA0LjA1N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IxMC4xMDE2L2ouY3ViLjIwMTMuMDQuMDU1IiwiVXJpU3RyaW5nIjoiaHR0cHM6Ly9kb2kub3JnLzEwLjEwMTYvai5jdWIuMjAxMy4wNC4wNTU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}</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(Andics et al., 2010; Latinus et al., 2013)</w:t>
          </w:r>
          <w:r w:rsidR="00013D85"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xml:space="preserve">. Although this model primality explains how speaker identities are represented in the brain and does not target dynamic information such as emotions, </w:t>
      </w:r>
      <w:r w:rsidR="00B03832" w:rsidRPr="00003035">
        <w:rPr>
          <w:rFonts w:ascii="Times New Roman" w:hAnsi="Times New Roman" w:cs="Times New Roman"/>
          <w:sz w:val="24"/>
          <w:szCs w:val="24"/>
          <w:lang w:val="en-US"/>
        </w:rPr>
        <w:t>it</w:t>
      </w:r>
      <w:r w:rsidR="003D0F9C" w:rsidRPr="00003035">
        <w:rPr>
          <w:rFonts w:ascii="Times New Roman" w:hAnsi="Times New Roman" w:cs="Times New Roman"/>
          <w:sz w:val="24"/>
          <w:szCs w:val="24"/>
          <w:lang w:val="en-US"/>
        </w:rPr>
        <w:t xml:space="preserve"> is still</w:t>
      </w:r>
      <w:r w:rsidRPr="00003035">
        <w:rPr>
          <w:rFonts w:ascii="Times New Roman" w:hAnsi="Times New Roman" w:cs="Times New Roman"/>
          <w:sz w:val="24"/>
          <w:szCs w:val="24"/>
          <w:lang w:val="en-US"/>
        </w:rPr>
        <w:t xml:space="preserve"> </w:t>
      </w:r>
      <w:r w:rsidR="003D0F9C" w:rsidRPr="00003035">
        <w:rPr>
          <w:rFonts w:ascii="Times New Roman" w:hAnsi="Times New Roman" w:cs="Times New Roman"/>
          <w:sz w:val="24"/>
          <w:szCs w:val="24"/>
          <w:lang w:val="en-US"/>
        </w:rPr>
        <w:t>helpful</w:t>
      </w:r>
      <w:r w:rsidRPr="00003035">
        <w:rPr>
          <w:rFonts w:ascii="Times New Roman" w:hAnsi="Times New Roman" w:cs="Times New Roman"/>
          <w:sz w:val="24"/>
          <w:szCs w:val="24"/>
          <w:lang w:val="en-US"/>
        </w:rPr>
        <w:t xml:space="preserve"> </w:t>
      </w:r>
      <w:r w:rsidR="00B03832" w:rsidRPr="00003035">
        <w:rPr>
          <w:rFonts w:ascii="Times New Roman" w:hAnsi="Times New Roman" w:cs="Times New Roman"/>
          <w:sz w:val="24"/>
          <w:szCs w:val="24"/>
          <w:lang w:val="en-US"/>
        </w:rPr>
        <w:t xml:space="preserve">for an understanding of the current data on emotion adaptation. Specifically, it has been argued that there are two distinct voice spaces for male and female speakers </w:t>
      </w:r>
      <w:sdt>
        <w:sdtPr>
          <w:rPr>
            <w:rFonts w:ascii="Times New Roman" w:hAnsi="Times New Roman" w:cs="Times New Roman"/>
            <w:sz w:val="24"/>
            <w:szCs w:val="24"/>
            <w:lang w:val="en-US"/>
          </w:rPr>
          <w:alias w:val="To edit, see citavi.com/edit"/>
          <w:tag w:val="CitaviPlaceholder#bc8a774d-00eb-435b-ac57-ea7791c27546"/>
          <w:id w:val="-1918859804"/>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013D85"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YmYxMmFlLTk3MjItNGE1NS1iMTkxLWM0M2QyZWVkZDMwMyIsIlJhbmdlTGVuZ3RoIjoyMiwiUmVmZXJlbmNlSWQiOiI0YzY1YzVlZS00YmZkLTRiNDctOTk2ZS1iMWE0ZTg0Y2UwZ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TGF0aW51c18yMDEzIiwiQ2l0YXRpb25LZXlVcGRhdGVUeXBlIjowLCJDb2xsYWJvcmF0b3JzIjpbXSwiRGF0ZTIiOiIyMy4wNS4yMDEzIiwiRG9pIjoiMTAuMTAxNi9qLmN1Yi4yMDEzLjA0LjA1NS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dWIuMjAxMy4wNC4wNTUiLCJVcmlTdHJpbmciOiJodHRwczovL2RvaS5vcmcvMTAuMTAxNi9qLmN1Yi4yMDEzLjA0LjA1N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1Nzo1OSIsIk1vZGlmaWVkQnkiOiJfQ2hyaXN0aW5lIE51c3NiYXVtIiwiSWQiOiIzMWE3NDRmZC03ZDA5LTRhNTYtOWNlNi00OTI4YWEwOTc1MGEiLCJNb2RpZmllZE9uIjoiMjAyMS0wMi0xN1QyMDo1Nzo1OS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lBNQzM2OTA0NzgiLCJVcmlTdHJpbmciOiJodHRwczovL3d3dy5uY2JpLm5sbS5uaWguZ292L3BtYy9hcnRpY2xlcy9QTUMzNjkwNDc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yLTE3VDIwOjU4OjA0IiwiTW9kaWZpZWRCeSI6Il9DaHJpc3RpbmUgTnVzc2JhdW0iLCJJZCI6IjI1ZTRjYmZiLTEzM2ItNDE0My1hNjM2LWFjNTA0MzRiM2Y1NCIsIk1vZGlmaWVkT24iOiIyMDIxLTAyLTE3VDIwOjU4OjA0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MjM3MDc0MjUiLCJVcmlTdHJpbmciOiJodHRwOi8vd3d3Lm5jYmkubmxtLm5paC5nb3YvcHVibWVkLzIzNzA3NDI1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}</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(Latinus et al., 2013)</w:t>
          </w:r>
          <w:r w:rsidR="00013D85" w:rsidRPr="00003035">
            <w:rPr>
              <w:rFonts w:ascii="Times New Roman" w:hAnsi="Times New Roman" w:cs="Times New Roman"/>
              <w:sz w:val="24"/>
              <w:szCs w:val="24"/>
              <w:lang w:val="en-US"/>
            </w:rPr>
            <w:fldChar w:fldCharType="end"/>
          </w:r>
        </w:sdtContent>
      </w:sdt>
      <w:r w:rsidR="00B03832" w:rsidRPr="00003035">
        <w:rPr>
          <w:rFonts w:ascii="Times New Roman" w:hAnsi="Times New Roman" w:cs="Times New Roman"/>
          <w:sz w:val="24"/>
          <w:szCs w:val="24"/>
          <w:lang w:val="en-US"/>
        </w:rPr>
        <w:t xml:space="preserve">. As a result, male and female voices are assumed to be processed in relation to different reference frames, in two partially distinct neural networks </w:t>
      </w:r>
      <w:sdt>
        <w:sdtPr>
          <w:rPr>
            <w:rFonts w:ascii="Times New Roman" w:hAnsi="Times New Roman" w:cs="Times New Roman"/>
            <w:sz w:val="24"/>
            <w:szCs w:val="24"/>
            <w:lang w:val="en-US"/>
          </w:rPr>
          <w:alias w:val="To edit, see citavi.com/edit"/>
          <w:tag w:val="CitaviPlaceholder#4656e434-4e6c-47b2-97b3-ce4813aa15ad"/>
          <w:id w:val="685100415"/>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013D85"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NWI2OTVjLTY2OTctNGUwMy1hMzViLTYyOGFkOTBhZGEyYSIsIlJhbmdlTGVuZ3RoIjoyMCwiUmVmZXJlbmNlSWQiOiI3YzVkNmE3MS05ODc0LTRmMjEtYWU2NC04ODA4MTczMTZhZW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jM2NjAwMzAiLCJVcmlTdHJpbmciOiJodHRwOi8vd3d3Lm5jYmkubmxtLm5paC5nb3YvcHVibWVkLzIzNjYwMDMw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}</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(Junger et al., 2013; Park et al., 2025; Weston et al., 2015)</w:t>
          </w:r>
          <w:r w:rsidR="00013D85" w:rsidRPr="00003035">
            <w:rPr>
              <w:rFonts w:ascii="Times New Roman" w:hAnsi="Times New Roman" w:cs="Times New Roman"/>
              <w:sz w:val="24"/>
              <w:szCs w:val="24"/>
              <w:lang w:val="en-US"/>
            </w:rPr>
            <w:fldChar w:fldCharType="end"/>
          </w:r>
        </w:sdtContent>
      </w:sdt>
      <w:r w:rsidR="00B03832" w:rsidRPr="00003035">
        <w:rPr>
          <w:rFonts w:ascii="Times New Roman" w:hAnsi="Times New Roman" w:cs="Times New Roman"/>
          <w:sz w:val="24"/>
          <w:szCs w:val="24"/>
          <w:lang w:val="en-US"/>
        </w:rPr>
        <w:t xml:space="preserve">. This suggested that there is a build-in neural architecture for a separate tracking </w:t>
      </w:r>
      <w:r w:rsidR="00B03832" w:rsidRPr="00003035">
        <w:rPr>
          <w:rFonts w:ascii="Times New Roman" w:hAnsi="Times New Roman" w:cs="Times New Roman"/>
          <w:sz w:val="24"/>
          <w:szCs w:val="24"/>
          <w:lang w:val="en-US"/>
        </w:rPr>
        <w:lastRenderedPageBreak/>
        <w:t xml:space="preserve">of male and female voices, which in turn could facilitate </w:t>
      </w:r>
      <w:r w:rsidR="004956A9" w:rsidRPr="00003035">
        <w:rPr>
          <w:rFonts w:ascii="Times New Roman" w:hAnsi="Times New Roman" w:cs="Times New Roman"/>
          <w:sz w:val="24"/>
          <w:szCs w:val="24"/>
          <w:lang w:val="en-US"/>
        </w:rPr>
        <w:t xml:space="preserve">a gender-specific </w:t>
      </w:r>
      <w:r w:rsidR="00B03832" w:rsidRPr="00003035">
        <w:rPr>
          <w:rFonts w:ascii="Times New Roman" w:hAnsi="Times New Roman" w:cs="Times New Roman"/>
          <w:sz w:val="24"/>
          <w:szCs w:val="24"/>
          <w:lang w:val="en-US"/>
        </w:rPr>
        <w:t>calibration to vocal emotions.</w:t>
      </w:r>
      <w:r w:rsidR="004956A9" w:rsidRPr="00003035">
        <w:rPr>
          <w:rFonts w:ascii="Times New Roman" w:hAnsi="Times New Roman" w:cs="Times New Roman"/>
          <w:sz w:val="24"/>
          <w:szCs w:val="24"/>
          <w:lang w:val="en-US"/>
        </w:rPr>
        <w:t xml:space="preserve"> This fits with the </w:t>
      </w:r>
      <w:r w:rsidR="00C340F4" w:rsidRPr="00003035">
        <w:rPr>
          <w:rFonts w:ascii="Times New Roman" w:hAnsi="Times New Roman" w:cs="Times New Roman"/>
          <w:sz w:val="24"/>
          <w:szCs w:val="24"/>
          <w:lang w:val="en-US"/>
        </w:rPr>
        <w:t xml:space="preserve">observation that cross-gender emotion adaptation aftereffects are largely reduced compared to a same-gender condition </w:t>
      </w:r>
      <w:sdt>
        <w:sdtPr>
          <w:rPr>
            <w:rFonts w:ascii="Times New Roman" w:hAnsi="Times New Roman" w:cs="Times New Roman"/>
            <w:sz w:val="24"/>
            <w:szCs w:val="24"/>
            <w:lang w:val="en-US"/>
          </w:rPr>
          <w:alias w:val="To edit, see citavi.com/edit"/>
          <w:tag w:val="CitaviPlaceholder#ba9dbfa0-e434-42a9-81d3-d8bf4f1b9af2"/>
          <w:id w:val="-718053984"/>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013D85"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zFkZGE4LWYxNDAtNDdhNy04N2UyLWFmN2FkYzg0NWMzNS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wOVQxODo1MDoxNS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2JhOWRiZmEwLWU0MzQtNDJhOS04MWQzLWQ4YmY0ZjFiOWFmMiIsIlRleHQiOiIoTnVzc2JhdW0sIHZvbiBFaWZmLCBldCBhbC4sIDIwMjIpIiwiV0FJVmVyc2lvbiI6IjYuMTEuMC4wIn0=}</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(Nussbaum, von Eiff, et al., 2022)</w:t>
          </w:r>
          <w:r w:rsidR="00013D85" w:rsidRPr="00003035">
            <w:rPr>
              <w:rFonts w:ascii="Times New Roman" w:hAnsi="Times New Roman" w:cs="Times New Roman"/>
              <w:sz w:val="24"/>
              <w:szCs w:val="24"/>
              <w:lang w:val="en-US"/>
            </w:rPr>
            <w:fldChar w:fldCharType="end"/>
          </w:r>
        </w:sdtContent>
      </w:sdt>
      <w:r w:rsidR="00013D85" w:rsidRPr="00003035">
        <w:rPr>
          <w:rFonts w:ascii="Times New Roman" w:hAnsi="Times New Roman" w:cs="Times New Roman"/>
          <w:sz w:val="24"/>
          <w:szCs w:val="24"/>
          <w:lang w:val="en-US"/>
        </w:rPr>
        <w:t xml:space="preserve">. </w:t>
      </w:r>
      <w:r w:rsidR="00C340F4" w:rsidRPr="00003035">
        <w:rPr>
          <w:rFonts w:ascii="Times New Roman" w:hAnsi="Times New Roman" w:cs="Times New Roman"/>
          <w:sz w:val="24"/>
          <w:szCs w:val="24"/>
          <w:lang w:val="en-US"/>
        </w:rPr>
        <w:t xml:space="preserve">In contrast, speaker identities of the same gender share </w:t>
      </w:r>
      <w:r w:rsidR="003D0F9C" w:rsidRPr="00003035">
        <w:rPr>
          <w:rFonts w:ascii="Times New Roman" w:hAnsi="Times New Roman" w:cs="Times New Roman"/>
          <w:sz w:val="24"/>
          <w:szCs w:val="24"/>
          <w:lang w:val="en-US"/>
        </w:rPr>
        <w:t>one</w:t>
      </w:r>
      <w:r w:rsidR="00C340F4" w:rsidRPr="00003035">
        <w:rPr>
          <w:rFonts w:ascii="Times New Roman" w:hAnsi="Times New Roman" w:cs="Times New Roman"/>
          <w:sz w:val="24"/>
          <w:szCs w:val="24"/>
          <w:lang w:val="en-US"/>
        </w:rPr>
        <w:t xml:space="preserve"> reference frame, potentially employing similar neural circuits, which could in turn </w:t>
      </w:r>
      <w:commentRangeStart w:id="23"/>
      <w:r w:rsidR="00C340F4" w:rsidRPr="00003035">
        <w:rPr>
          <w:rFonts w:ascii="Times New Roman" w:hAnsi="Times New Roman" w:cs="Times New Roman"/>
          <w:sz w:val="24"/>
          <w:szCs w:val="24"/>
          <w:lang w:val="en-US"/>
        </w:rPr>
        <w:t>aggravate</w:t>
      </w:r>
      <w:commentRangeEnd w:id="23"/>
      <w:r w:rsidR="00E5661F" w:rsidRPr="00003035">
        <w:rPr>
          <w:rStyle w:val="Kommentarzeichen"/>
          <w:rFonts w:ascii="Times New Roman" w:hAnsi="Times New Roman" w:cs="Times New Roman"/>
          <w:sz w:val="24"/>
          <w:szCs w:val="24"/>
          <w:lang w:val="en-US"/>
        </w:rPr>
        <w:commentReference w:id="23"/>
      </w:r>
      <w:r w:rsidR="00C340F4" w:rsidRPr="00003035">
        <w:rPr>
          <w:rFonts w:ascii="Times New Roman" w:hAnsi="Times New Roman" w:cs="Times New Roman"/>
          <w:sz w:val="24"/>
          <w:szCs w:val="24"/>
          <w:lang w:val="en-US"/>
        </w:rPr>
        <w:t xml:space="preserve"> a separate recalibration to emotions. Note, however, that this </w:t>
      </w:r>
      <w:r w:rsidR="00811268" w:rsidRPr="00003035">
        <w:rPr>
          <w:rFonts w:ascii="Times New Roman" w:hAnsi="Times New Roman" w:cs="Times New Roman"/>
          <w:sz w:val="24"/>
          <w:szCs w:val="24"/>
          <w:lang w:val="en-US"/>
        </w:rPr>
        <w:t xml:space="preserve">does not necessarily imply that effects for speaker identity have to be completely absent. They could simply be much smaller, and harder to detect, which would </w:t>
      </w:r>
      <w:r w:rsidR="00C340F4" w:rsidRPr="00003035">
        <w:rPr>
          <w:rFonts w:ascii="Times New Roman" w:hAnsi="Times New Roman" w:cs="Times New Roman"/>
          <w:sz w:val="24"/>
          <w:szCs w:val="24"/>
          <w:lang w:val="en-US"/>
        </w:rPr>
        <w:t xml:space="preserve">fit with the present data for female speakers.  </w:t>
      </w:r>
    </w:p>
    <w:p w14:paraId="689B6FAE" w14:textId="44557CC6" w:rsidR="00AF2ADD" w:rsidRPr="00003035" w:rsidRDefault="00A93102"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C340F4" w:rsidRPr="00003035">
        <w:rPr>
          <w:rFonts w:ascii="Times New Roman" w:hAnsi="Times New Roman" w:cs="Times New Roman"/>
          <w:sz w:val="24"/>
          <w:szCs w:val="24"/>
          <w:lang w:val="en-US"/>
        </w:rPr>
        <w:t xml:space="preserve">From a methodological perspective, </w:t>
      </w:r>
      <w:r w:rsidRPr="00003035">
        <w:rPr>
          <w:rFonts w:ascii="Times New Roman" w:hAnsi="Times New Roman" w:cs="Times New Roman"/>
          <w:sz w:val="24"/>
          <w:szCs w:val="24"/>
          <w:lang w:val="en-US"/>
        </w:rPr>
        <w:t>one aspect deserves</w:t>
      </w:r>
      <w:r w:rsidR="00811268" w:rsidRPr="00003035">
        <w:rPr>
          <w:rFonts w:ascii="Times New Roman" w:hAnsi="Times New Roman" w:cs="Times New Roman"/>
          <w:sz w:val="24"/>
          <w:szCs w:val="24"/>
          <w:lang w:val="en-US"/>
        </w:rPr>
        <w:t xml:space="preserve"> particular consideration</w:t>
      </w:r>
      <w:r w:rsidRPr="00003035">
        <w:rPr>
          <w:rFonts w:ascii="Times New Roman" w:hAnsi="Times New Roman" w:cs="Times New Roman"/>
          <w:sz w:val="24"/>
          <w:szCs w:val="24"/>
          <w:lang w:val="en-US"/>
        </w:rPr>
        <w:t>:</w:t>
      </w:r>
      <w:r w:rsidR="003B09F2" w:rsidRPr="00003035">
        <w:rPr>
          <w:rFonts w:ascii="Times New Roman" w:hAnsi="Times New Roman" w:cs="Times New Roman"/>
          <w:sz w:val="24"/>
          <w:szCs w:val="24"/>
          <w:lang w:val="en-US"/>
        </w:rPr>
        <w:t xml:space="preserve"> </w:t>
      </w:r>
      <w:r w:rsidR="00811268" w:rsidRPr="00003035">
        <w:rPr>
          <w:rFonts w:ascii="Times New Roman" w:hAnsi="Times New Roman" w:cs="Times New Roman"/>
          <w:sz w:val="24"/>
          <w:szCs w:val="24"/>
          <w:lang w:val="en-US"/>
        </w:rPr>
        <w:t xml:space="preserve">for simultaneous opposite aftereffects to occur, there must be no classification ambiguity about the voice cues under study. For speaker gender, that is usually no problem, as listeners can infer it easily and readily within </w:t>
      </w:r>
      <w:r w:rsidR="004A1046" w:rsidRPr="00003035">
        <w:rPr>
          <w:rFonts w:ascii="Times New Roman" w:hAnsi="Times New Roman" w:cs="Times New Roman"/>
          <w:sz w:val="24"/>
          <w:szCs w:val="24"/>
          <w:lang w:val="en-US"/>
        </w:rPr>
        <w:t>less than</w:t>
      </w:r>
      <w:r w:rsidR="00811268" w:rsidRPr="00003035">
        <w:rPr>
          <w:rFonts w:ascii="Times New Roman" w:hAnsi="Times New Roman" w:cs="Times New Roman"/>
          <w:sz w:val="24"/>
          <w:szCs w:val="24"/>
          <w:lang w:val="en-US"/>
        </w:rPr>
        <w:t xml:space="preserve"> 2</w:t>
      </w:r>
      <w:r w:rsidR="004A1046" w:rsidRPr="00003035">
        <w:rPr>
          <w:rFonts w:ascii="Times New Roman" w:hAnsi="Times New Roman" w:cs="Times New Roman"/>
          <w:sz w:val="24"/>
          <w:szCs w:val="24"/>
          <w:lang w:val="en-US"/>
        </w:rPr>
        <w:t>00</w:t>
      </w:r>
      <w:r w:rsidR="00811268" w:rsidRPr="00003035">
        <w:rPr>
          <w:rFonts w:ascii="Times New Roman" w:hAnsi="Times New Roman" w:cs="Times New Roman"/>
          <w:sz w:val="24"/>
          <w:szCs w:val="24"/>
          <w:lang w:val="en-US"/>
        </w:rPr>
        <w:t xml:space="preserve">ms after voice onset </w:t>
      </w:r>
      <w:sdt>
        <w:sdtPr>
          <w:rPr>
            <w:rFonts w:ascii="Times New Roman" w:hAnsi="Times New Roman" w:cs="Times New Roman"/>
            <w:sz w:val="24"/>
            <w:szCs w:val="24"/>
            <w:lang w:val="en-US"/>
          </w:rPr>
          <w:alias w:val="To edit, see citavi.com/edit"/>
          <w:tag w:val="CitaviPlaceholder#cbd0450c-5074-4ba1-93d0-a0d35bfda595"/>
          <w:id w:val="-785575975"/>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4A1046"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OGUxZTMzLTg2NmEtNDQ5OC04MTFiLTMzOThkNGFkM2M5YiIsIlJhbmdlTGVuZ3RoIjoyMCwiUmVmZXJlbmNlSWQiOiIxMDIyY2EyNC00ZjM0LTQ4NzQtODVhZi04NGIxMDBkODViMj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3My9wbmFzLjIzMTgzNjExMjEiLCJVcmlTdHJpbmciOiJodHRwczovL2RvaS5vcmcvMTAuMTA3My9wbmFzLjIzMTgzNjExMj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jRUMTE6NTM6MTIiLCJNb2RpZmllZEJ5IjoiX0NocmlzdGluZSBOdXNzYmF1bSIsIklkIjoiMzU2Mzg4MDMtNTg0ZC00M2ZjLWE4NTEtNWQ0NTFlZjAzZmFlIiwiTW9kaWZpZWRPbiI6IjIwMjQtMDctMjRUMTE6NTM6MTI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xMTIxNDA1MSIsIlVyaVN0cmluZyI6Imh0dHBzOi8vd3d3Lm5jYmkubmxtLm5paC5nb3YvcG1jL2FydGljbGVzL1BNQzExMjE0MDUx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I0VDExOjUzOjEyIiwiTW9kaWZpZWRCeSI6Il9DaHJpc3RpbmUgTnVzc2JhdW0iLCJJZCI6IjEyNDQ0ZjI1LTNjODAtNDVhNy04MzlhLTdlYjQxMmM5M2Y5YiIsIk1vZGlmaWVkT24iOiIyMDI0LTA3LTI0VDExOjUzOjEy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zg4ODkxNDciLCJVcmlTdHJpbmciOiJodHRwOi8vd3d3Lm5jYmkubmxtLm5paC5nb3YvcHVibWVkLzM4ODg5MTQ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}</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(Lavan et al., 2024)</w:t>
          </w:r>
          <w:r w:rsidR="004A1046" w:rsidRPr="00003035">
            <w:rPr>
              <w:rFonts w:ascii="Times New Roman" w:hAnsi="Times New Roman" w:cs="Times New Roman"/>
              <w:sz w:val="24"/>
              <w:szCs w:val="24"/>
              <w:lang w:val="en-US"/>
            </w:rPr>
            <w:fldChar w:fldCharType="end"/>
          </w:r>
        </w:sdtContent>
      </w:sdt>
      <w:r w:rsidR="00811268" w:rsidRPr="00003035">
        <w:rPr>
          <w:rFonts w:ascii="Times New Roman" w:hAnsi="Times New Roman" w:cs="Times New Roman"/>
          <w:sz w:val="24"/>
          <w:szCs w:val="24"/>
          <w:lang w:val="en-US"/>
        </w:rPr>
        <w:t>. Thus, listeners</w:t>
      </w:r>
      <w:r w:rsidR="004A1046" w:rsidRPr="00003035">
        <w:rPr>
          <w:rFonts w:ascii="Times New Roman" w:hAnsi="Times New Roman" w:cs="Times New Roman"/>
          <w:sz w:val="24"/>
          <w:szCs w:val="24"/>
          <w:lang w:val="en-US"/>
        </w:rPr>
        <w:t xml:space="preserve"> </w:t>
      </w:r>
      <w:r w:rsidR="00811268" w:rsidRPr="00003035">
        <w:rPr>
          <w:rFonts w:ascii="Times New Roman" w:hAnsi="Times New Roman" w:cs="Times New Roman"/>
          <w:sz w:val="24"/>
          <w:szCs w:val="24"/>
          <w:lang w:val="en-US"/>
        </w:rPr>
        <w:t>heard whether voices were female or male</w:t>
      </w:r>
      <w:r w:rsidR="00AF2ADD" w:rsidRPr="00003035">
        <w:rPr>
          <w:rFonts w:ascii="Times New Roman" w:hAnsi="Times New Roman" w:cs="Times New Roman"/>
          <w:sz w:val="24"/>
          <w:szCs w:val="24"/>
          <w:lang w:val="en-US"/>
        </w:rPr>
        <w:t xml:space="preserve"> without much effort, even though </w:t>
      </w:r>
      <w:r w:rsidR="003C5966" w:rsidRPr="00003035">
        <w:rPr>
          <w:rFonts w:ascii="Times New Roman" w:hAnsi="Times New Roman" w:cs="Times New Roman"/>
          <w:sz w:val="24"/>
          <w:szCs w:val="24"/>
          <w:lang w:val="en-US"/>
        </w:rPr>
        <w:t>voices were unfamiliar</w:t>
      </w:r>
      <w:r w:rsidR="00811268" w:rsidRPr="00003035">
        <w:rPr>
          <w:rFonts w:ascii="Times New Roman" w:hAnsi="Times New Roman" w:cs="Times New Roman"/>
          <w:sz w:val="24"/>
          <w:szCs w:val="24"/>
          <w:lang w:val="en-US"/>
        </w:rPr>
        <w:t>.</w:t>
      </w:r>
      <w:r w:rsidR="00AF2ADD" w:rsidRPr="00003035">
        <w:rPr>
          <w:rFonts w:ascii="Times New Roman" w:hAnsi="Times New Roman" w:cs="Times New Roman"/>
          <w:sz w:val="24"/>
          <w:szCs w:val="24"/>
          <w:lang w:val="en-US"/>
        </w:rPr>
        <w:t xml:space="preserve"> For speaker identity, this is much harder: perception of unfamiliar identities is based on very few encounters only, and without a stable and invariant representation of the speaker, it is easily disturbed by the interindividual variability introduced by pseudowords and emotions </w:t>
      </w:r>
      <w:sdt>
        <w:sdtPr>
          <w:rPr>
            <w:rFonts w:ascii="Times New Roman" w:hAnsi="Times New Roman" w:cs="Times New Roman"/>
            <w:sz w:val="24"/>
            <w:szCs w:val="24"/>
            <w:lang w:val="en-US"/>
          </w:rPr>
          <w:alias w:val="To edit, see citavi.com/edit"/>
          <w:tag w:val="CitaviPlaceholder#e4ac63f4-864f-4611-982f-3d4cf4458348"/>
          <w:id w:val="-399987170"/>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3C5966"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MzBmMjQzLTAzNTktNDA2MC1hNDM0LTc3OWIwZWVkZTczOSIsIlJhbmdlTGVuZ3RoIjozMiwiUmVmZXJlbmNlSWQiOiJiMDM1NWY0Ni05ZGZhLTQxYTgtYWRjZC04NTUzZDk1MjVkMz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zAyMjEzNzQiLCJVcmlTdHJpbmciOiJodHRwOi8vd3d3Lm5jYmkubmxtLm5paC5nb3YvcHVibWVkLzMwMjIxMzc0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nh1anVpZmZobjVzMnRwbTczazVsbG40OHhrMWoxMHA0YmM3c2wybyIsIkNyZWF0ZWRPbiI6IjIwMjYtMDMtMTBUMDk6MjM6MTVaIiwiTW9kaWZpZWRCeSI6Inh1anVpZmZobjVzMnRwbTczazVsbG40OHhrMWoxMHA0YmM3c2wybyIsIklkIjoiMzI4ZjY0ZGEtYzNlMS00NjUyLTlkM2ItOGU5NDgyY2VlZTQ3IiwiTW9kaWZpZWRPbiI6IjIwMjYtMDMtMTBUMDk6MjM6MTVa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UE1DNjc2NzM3NiIsIlVyaVN0cmluZyI6Imh0dHBzOi8vd3d3Lm5jYmkubmxtLm5paC5nb3YvcG1jL2FydGljbGVzL1BNQzY3NjczNzY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eHVqdWlmZmhuNXMydHBtNzNrNWxsbjQ4eGsxajEwcDRiYzdzbDJvIiwiQ3JlYXRlZE9uIjoiMjAyNi0wMy0xMFQwOToyMzoxNVoiLCJNb2RpZmllZEJ5IjoieHVqdWlmZmhuNXMydHBtNzNrNWxsbjQ4eGsxajEwcDRiYzdzbDJvIiwiSWQiOiIwM2MwNmQyZi1lOWUzLTRjZGQtOWQ0Zi1mOGQ0YmFmNTcyYjgiLCJNb2RpZmllZE9uIjoiMjAyNi0wMy0xMFQwOToyMzoxNVo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TExL2Jqb3AuMTIzNDgiLCJVcmlTdHJpbmciOiJodHRwczovL2RvaS5vcmcvMTAuMTExMS9iam9wLjEyMzQ4L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IzMzU4NjUzMCIsIlVyaVN0cmluZyI6Imh0dHA6Ly93d3cubmNiaS5ubG0ubmloLmdvdi9wdWJtZWQvMzM1ODY1MzAiLCJMaW5rZWRSZXNvdXJjZVN0YXR1cyI6OCwiUHJvcGVydGllcyI6eyIkaWQiOiIy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}</w:instrText>
          </w:r>
          <w:r w:rsidR="004A1046" w:rsidRPr="00003035">
            <w:rPr>
              <w:rFonts w:ascii="Times New Roman" w:hAnsi="Times New Roman" w:cs="Times New Roman"/>
              <w:sz w:val="24"/>
              <w:szCs w:val="24"/>
              <w:lang w:val="en-US"/>
            </w:rPr>
            <w:fldChar w:fldCharType="separate"/>
          </w:r>
          <w:r w:rsidR="003C5966" w:rsidRPr="00003035">
            <w:rPr>
              <w:rFonts w:ascii="Times New Roman" w:hAnsi="Times New Roman" w:cs="Times New Roman"/>
              <w:sz w:val="24"/>
              <w:szCs w:val="24"/>
              <w:lang w:val="en-US"/>
            </w:rPr>
            <w:t>(Lavan, Burston, &amp; Garrido, 2019; Xu &amp; Armony, 2021)</w:t>
          </w:r>
          <w:r w:rsidR="004A1046" w:rsidRPr="00003035">
            <w:rPr>
              <w:rFonts w:ascii="Times New Roman" w:hAnsi="Times New Roman" w:cs="Times New Roman"/>
              <w:sz w:val="24"/>
              <w:szCs w:val="24"/>
              <w:lang w:val="en-US"/>
            </w:rPr>
            <w:fldChar w:fldCharType="end"/>
          </w:r>
        </w:sdtContent>
      </w:sdt>
      <w:r w:rsidR="00AF2ADD" w:rsidRPr="00003035">
        <w:rPr>
          <w:rFonts w:ascii="Times New Roman" w:hAnsi="Times New Roman" w:cs="Times New Roman"/>
          <w:sz w:val="24"/>
          <w:szCs w:val="24"/>
          <w:lang w:val="en-US"/>
        </w:rPr>
        <w:t xml:space="preserve">. The present design employed short utterances and the only familiarization with speakers happened during the Baseline task. As a result, fearful and angry utterances by the same speaker could have been interpreted as different speaker identities, providing </w:t>
      </w:r>
      <w:r w:rsidR="00946A13" w:rsidRPr="00003035">
        <w:rPr>
          <w:rFonts w:ascii="Times New Roman" w:hAnsi="Times New Roman" w:cs="Times New Roman"/>
          <w:sz w:val="24"/>
          <w:szCs w:val="24"/>
          <w:lang w:val="en-US"/>
        </w:rPr>
        <w:t xml:space="preserve">a </w:t>
      </w:r>
      <w:r w:rsidR="00AF2ADD" w:rsidRPr="00003035">
        <w:rPr>
          <w:rFonts w:ascii="Times New Roman" w:hAnsi="Times New Roman" w:cs="Times New Roman"/>
          <w:sz w:val="24"/>
          <w:szCs w:val="24"/>
          <w:lang w:val="en-US"/>
        </w:rPr>
        <w:t xml:space="preserve">straightforward explanation for the absence of simultaneous opposite aftereffects. </w:t>
      </w:r>
      <w:r w:rsidR="00946A13" w:rsidRPr="00003035">
        <w:rPr>
          <w:rFonts w:ascii="Times New Roman" w:hAnsi="Times New Roman" w:cs="Times New Roman"/>
          <w:sz w:val="24"/>
          <w:szCs w:val="24"/>
          <w:lang w:val="en-US"/>
        </w:rPr>
        <w:t xml:space="preserve">One way to address this in the future would be by using speakers which are familiar </w:t>
      </w:r>
      <w:r w:rsidR="007F26BA">
        <w:rPr>
          <w:rFonts w:ascii="Times New Roman" w:hAnsi="Times New Roman" w:cs="Times New Roman"/>
          <w:sz w:val="24"/>
          <w:szCs w:val="24"/>
          <w:lang w:val="en-US"/>
        </w:rPr>
        <w:t>to</w:t>
      </w:r>
      <w:r w:rsidR="00946A13" w:rsidRPr="00003035">
        <w:rPr>
          <w:rFonts w:ascii="Times New Roman" w:hAnsi="Times New Roman" w:cs="Times New Roman"/>
          <w:sz w:val="24"/>
          <w:szCs w:val="24"/>
          <w:lang w:val="en-US"/>
        </w:rPr>
        <w:t xml:space="preserve"> the listeners. Recognition and discrimination of familiar speakers is easier, as their representation incorporates intraindividual variability</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c1ab485-d51a-4f29-b5c9-1869ff397c9c"/>
          <w:id w:val="-402293323"/>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4A1046"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NWJiNzA5LThjMjctNDJhMi05NTM5LWEzOTk2YmNkZGIzZSIsIlJhbmdlTGVuZ3RoIjozNCwiUmVmZXJlbmNlSWQiOiJkMjdhNmFlYi03ZjgwLTQ4ZmEtYTdkOS1hNTQ0YmJjOGNjNTc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zMTE2MDU1OCIsIlVyaVN0cmluZyI6Imh0dHA6Ly93d3cubmNiaS5ubG0ubmloLmdvdi9wdWJtZWQvMzExNjA1NT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y0xMFQwOToyOTo1OVoiLCJNb2RpZmllZEJ5IjoieHVqdWlmZmhuNXMydHBtNzNrNWxsbjQ4eGsxajEwcDRiYzdzbDJvIiwiSWQiOiI2YWZmNGYwYS03NWZiLTRhMWItYWM4OS1mYTlhNjg1ZGJhNWUiLCJNb2RpZmllZE9uIjoiMjAyNi0wMy0xMFQwOToyOTo1OVo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2NTQ2NzY1IiwiVXJpU3RyaW5nIjoiaHR0cHM6Ly93d3cubmNiaS5ubG0ubmloLmdvdi9wbWMvYXJ0aWNsZXMvUE1DNjU0Njc2N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4dWp1aWZmaG41czJ0cG03M2s1bGxuNDh4azFqMTBwNGJjN3NsMm8iLCJDcmVhdGVkT24iOiIyMDI2LTAzLTEwVDA5OjI5OjU5WiIsIk1vZGlmaWVkQnkiOiJ4dWp1aWZmaG41czJ0cG03M2s1bGxuNDh4azFqMTBwNGJjN3NsMm8iLCJJZCI6ImNmMDdkY2VkLTE1MGMtNDNhNC04ZDRlLWM4YTI0NmZmOTU4MiIsIk1vZGlmaWVkT24iOiIyMDI2LTAzLTEwVDA5OjI5OjU5Wi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wMzgvczQxNDY3LTAxOS0xMDI5NS13IiwiVXJpU3RyaW5nIjoiaHR0cHM6Ly9kb2kub3JnLzEwLjEwMzgvczQxNDY3LTAxOS0xMDI5NS13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}</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(Lavan, Knight, &amp; McGettigan, 2019; Maguinness et al., 2018)</w:t>
          </w:r>
          <w:r w:rsidR="004A1046" w:rsidRPr="00003035">
            <w:rPr>
              <w:rFonts w:ascii="Times New Roman" w:hAnsi="Times New Roman" w:cs="Times New Roman"/>
              <w:sz w:val="24"/>
              <w:szCs w:val="24"/>
              <w:lang w:val="en-US"/>
            </w:rPr>
            <w:fldChar w:fldCharType="end"/>
          </w:r>
        </w:sdtContent>
      </w:sdt>
      <w:r w:rsidR="00946A13" w:rsidRPr="00003035">
        <w:rPr>
          <w:rFonts w:ascii="Times New Roman" w:hAnsi="Times New Roman" w:cs="Times New Roman"/>
          <w:sz w:val="24"/>
          <w:szCs w:val="24"/>
          <w:lang w:val="en-US"/>
        </w:rPr>
        <w:t>, including idiosyncratic styles of emotional expression</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7388fb-ae94-46d8-bbf0-6a566ed49471"/>
          <w:id w:val="761033764"/>
          <w:placeholder>
            <w:docPart w:val="DefaultPlaceholder_-1854013440"/>
          </w:placeholder>
        </w:sdtPr>
        <w:sdtContent>
          <w:r w:rsidR="00B5044E" w:rsidRPr="00003035">
            <w:rPr>
              <w:rFonts w:ascii="Times New Roman" w:hAnsi="Times New Roman" w:cs="Times New Roman"/>
              <w:sz w:val="24"/>
              <w:szCs w:val="24"/>
              <w:lang w:val="en-US"/>
            </w:rPr>
            <w:fldChar w:fldCharType="begin"/>
          </w:r>
          <w:r w:rsidR="00B5044E"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YjRiZGI0LTlkYjktNGZlYS1iODRlLWM4MjgzOTJmZWM4YSIsIlJhbmdlTGVuZ3RoIjoxOSwiUmVmZXJlbmNlSWQiOiJlMTc4Y2JiYy04ZjkwLTRlOGUtYjc4Yi0zZTY3Zjk0YjYxMD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AwNy9zMTEwMzEtMDI0LTEwMDY2LTEiLCJVcmlTdHJpbmciOiJodHRwczovL2RvaS5vcmcvMTAuMTAwNy9zMTEwMzEtMDI0LTEwMDY2LTE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}</w:instrText>
          </w:r>
          <w:r w:rsidR="00B5044E" w:rsidRPr="00003035">
            <w:rPr>
              <w:rFonts w:ascii="Times New Roman" w:hAnsi="Times New Roman" w:cs="Times New Roman"/>
              <w:sz w:val="24"/>
              <w:szCs w:val="24"/>
              <w:lang w:val="en-US"/>
            </w:rPr>
            <w:fldChar w:fldCharType="separate"/>
          </w:r>
          <w:r w:rsidR="00B5044E" w:rsidRPr="00003035">
            <w:rPr>
              <w:rFonts w:ascii="Times New Roman" w:hAnsi="Times New Roman" w:cs="Times New Roman"/>
              <w:sz w:val="24"/>
              <w:szCs w:val="24"/>
              <w:lang w:val="en-US"/>
            </w:rPr>
            <w:t>(Xu &amp; Armony, 2024)</w:t>
          </w:r>
          <w:r w:rsidR="00B5044E" w:rsidRPr="00003035">
            <w:rPr>
              <w:rFonts w:ascii="Times New Roman" w:hAnsi="Times New Roman" w:cs="Times New Roman"/>
              <w:sz w:val="24"/>
              <w:szCs w:val="24"/>
              <w:lang w:val="en-US"/>
            </w:rPr>
            <w:fldChar w:fldCharType="end"/>
          </w:r>
        </w:sdtContent>
      </w:sdt>
      <w:r w:rsidR="004A1046" w:rsidRPr="00003035">
        <w:rPr>
          <w:rFonts w:ascii="Times New Roman" w:hAnsi="Times New Roman" w:cs="Times New Roman"/>
          <w:sz w:val="24"/>
          <w:szCs w:val="24"/>
          <w:lang w:val="en-US"/>
        </w:rPr>
        <w:t xml:space="preserve">. </w:t>
      </w:r>
      <w:r w:rsidR="00946A13" w:rsidRPr="00003035">
        <w:rPr>
          <w:rFonts w:ascii="Times New Roman" w:hAnsi="Times New Roman" w:cs="Times New Roman"/>
          <w:sz w:val="24"/>
          <w:szCs w:val="24"/>
          <w:lang w:val="en-US"/>
        </w:rPr>
        <w:t xml:space="preserve">In that case, it should be </w:t>
      </w:r>
      <w:r w:rsidR="00B5044E" w:rsidRPr="00003035">
        <w:rPr>
          <w:rFonts w:ascii="Times New Roman" w:hAnsi="Times New Roman" w:cs="Times New Roman"/>
          <w:sz w:val="24"/>
          <w:szCs w:val="24"/>
          <w:lang w:val="en-US"/>
        </w:rPr>
        <w:t>less difficult</w:t>
      </w:r>
      <w:r w:rsidR="00946A13" w:rsidRPr="00003035">
        <w:rPr>
          <w:rFonts w:ascii="Times New Roman" w:hAnsi="Times New Roman" w:cs="Times New Roman"/>
          <w:sz w:val="24"/>
          <w:szCs w:val="24"/>
          <w:lang w:val="en-US"/>
        </w:rPr>
        <w:t xml:space="preserve"> to link </w:t>
      </w:r>
      <w:r w:rsidR="00946A13" w:rsidRPr="00003035">
        <w:rPr>
          <w:rFonts w:ascii="Times New Roman" w:hAnsi="Times New Roman" w:cs="Times New Roman"/>
          <w:sz w:val="24"/>
          <w:szCs w:val="24"/>
          <w:lang w:val="en-US"/>
        </w:rPr>
        <w:lastRenderedPageBreak/>
        <w:t>different emotional expressions to the same speakers. In light of these considerations, the present data only serve as a starting point for future research unraveling the speaker-specific fine-tuning to vocal emotions</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0b26944-6075-46ff-97c2-f4409dec0e00"/>
          <w:id w:val="-964346053"/>
          <w:placeholder>
            <w:docPart w:val="7FE8380B9D0C4E618012ED9716687CF7"/>
          </w:placeholder>
        </w:sdtPr>
        <w:sdtContent>
          <w:r w:rsidR="004A1046" w:rsidRPr="00003035">
            <w:rPr>
              <w:rFonts w:ascii="Times New Roman" w:hAnsi="Times New Roman" w:cs="Times New Roman"/>
              <w:sz w:val="24"/>
              <w:szCs w:val="24"/>
              <w:lang w:val="en-US"/>
            </w:rPr>
            <w:fldChar w:fldCharType="begin"/>
          </w:r>
          <w:r w:rsidR="004A1046"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NDkzNDBiLWRjMDItNDg2Mi1hNTIwLTQwMTE1YjIxYzg1MCIsIlJhbmdlTGVuZ3RoIjoxNiwiUmVmZXJlbmNlSWQiOiJiOGU1NzVhZi0xNWQ2LTQ0ZTctYjQ4Mi1jZmVmNzNkY2E5Nz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WIiLCJDaXRhdGlvbktleVVwZGF0ZVR5cGUiOjAsIkNvbGxhYm9yYXRvcnMiOltdLCJEYXRlMiI6IjA0LjA3LjIwMjUiLCJEb2kiOiIxMC4xMDA3L3M0Mjc2MS0wMjUtMDAzMTctd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xODU3NzAiLCJVcmlTdHJpbmciOiJodHRwOi8vd3d3Lm5jYmkubmxtLm5paC5nb3YvcHVibWVkLzQxMTg1Nzcw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VUMDk6Mzk6MDgiLCJNb2RpZmllZEJ5IjoiX0NocmlzdGluZSBOdXNzYmF1bSIsIklkIjoiYjExOTQ3YzgtYjFiNy00NGJlLWI2MDctZmQ4ZGE0YjA0N2VjIiwiTW9kaWZpZWRPbiI6IjIwMjYtMDMtMDVUMDk6Mzk6MDg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lBNQzEyNTc5NjU4IiwiVXJpU3RyaW5nIjoiaHR0cHM6Ly93d3cubmNiaS5ubG0ubmloLmdvdi9wbWMvYXJ0aWNsZXMvUE1DMTI1Nzk2NT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YtMDMtMDVUMDk6Mzk6MDgiLCJNb2RpZmllZEJ5IjoiX0NocmlzdGluZSBOdXNzYmF1bSIsIklkIjoiY2NkNGJjODctNDFmYy00ODUzLTlkYjMtZjkzZWZiYzkzYzExIiwiTW9kaWZpZWRPbiI6IjIwMjYtMDMtMDVUMDk6Mzk6MDg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A3L3M0Mjc2MS0wMjUtMDAzMTctdyIsIlVyaVN0cmluZyI6Imh0dHBzOi8vZG9pLm9yZy8xMC4xMDA3L3M0Mjc2MS0wMjUtMDAzMTctd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}</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(Pinheiro, 2025)</w:t>
          </w:r>
          <w:r w:rsidR="004A1046" w:rsidRPr="00003035">
            <w:rPr>
              <w:rFonts w:ascii="Times New Roman" w:hAnsi="Times New Roman" w:cs="Times New Roman"/>
              <w:sz w:val="24"/>
              <w:szCs w:val="24"/>
              <w:lang w:val="en-US"/>
            </w:rPr>
            <w:fldChar w:fldCharType="end"/>
          </w:r>
        </w:sdtContent>
      </w:sdt>
      <w:r w:rsidR="004A1046" w:rsidRPr="00003035">
        <w:rPr>
          <w:rFonts w:ascii="Times New Roman" w:hAnsi="Times New Roman" w:cs="Times New Roman"/>
          <w:sz w:val="24"/>
          <w:szCs w:val="24"/>
          <w:lang w:val="en-US"/>
        </w:rPr>
        <w:t>.</w:t>
      </w:r>
    </w:p>
    <w:p w14:paraId="3C33961D" w14:textId="77777777" w:rsidR="00D429B4" w:rsidRPr="00B81AC4" w:rsidRDefault="00D429B4" w:rsidP="007B3E33">
      <w:pPr>
        <w:suppressAutoHyphens w:val="0"/>
        <w:spacing w:line="278" w:lineRule="auto"/>
        <w:rPr>
          <w:rFonts w:ascii="Times New Roman" w:hAnsi="Times New Roman" w:cs="Times New Roman"/>
          <w:sz w:val="24"/>
          <w:szCs w:val="24"/>
          <w:lang w:val="en-US"/>
        </w:rPr>
      </w:pPr>
    </w:p>
    <w:p w14:paraId="0E0BFE4E" w14:textId="77777777" w:rsidR="00D429B4" w:rsidRPr="00B81AC4" w:rsidRDefault="00D429B4" w:rsidP="00D429B4">
      <w:pPr>
        <w:pStyle w:val="berschrift3"/>
        <w:rPr>
          <w:rFonts w:ascii="Times New Roman" w:hAnsi="Times New Roman" w:cs="Times New Roman"/>
          <w:lang w:val="en-US"/>
        </w:rPr>
      </w:pPr>
      <w:r w:rsidRPr="00B81AC4">
        <w:rPr>
          <w:rFonts w:ascii="Times New Roman" w:hAnsi="Times New Roman" w:cs="Times New Roman"/>
          <w:lang w:val="en-US"/>
        </w:rPr>
        <w:t>Dynamic voice cues: effects of the (pseudo-)word</w:t>
      </w:r>
    </w:p>
    <w:p w14:paraId="5E1A7741" w14:textId="2691EDCC" w:rsidR="004A5F10" w:rsidRPr="00003035" w:rsidRDefault="006D3BD4"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4A5F10" w:rsidRPr="00003035">
        <w:rPr>
          <w:rFonts w:ascii="Times New Roman" w:hAnsi="Times New Roman" w:cs="Times New Roman"/>
          <w:sz w:val="24"/>
          <w:szCs w:val="24"/>
          <w:lang w:val="en-US"/>
        </w:rPr>
        <w:t xml:space="preserve">As predicted, there were no simultaneous opposite aftereffects for the </w:t>
      </w:r>
      <w:r w:rsidR="003C5966" w:rsidRPr="00003035">
        <w:rPr>
          <w:rFonts w:ascii="Times New Roman" w:hAnsi="Times New Roman" w:cs="Times New Roman"/>
          <w:sz w:val="24"/>
          <w:szCs w:val="24"/>
          <w:lang w:val="en-US"/>
        </w:rPr>
        <w:t xml:space="preserve">different </w:t>
      </w:r>
      <w:r w:rsidR="004A5F10" w:rsidRPr="00003035">
        <w:rPr>
          <w:rFonts w:ascii="Times New Roman" w:hAnsi="Times New Roman" w:cs="Times New Roman"/>
          <w:sz w:val="24"/>
          <w:szCs w:val="24"/>
          <w:lang w:val="en-US"/>
        </w:rPr>
        <w:t>pseudoword</w:t>
      </w:r>
      <w:r w:rsidR="003C5966" w:rsidRPr="00003035">
        <w:rPr>
          <w:rFonts w:ascii="Times New Roman" w:hAnsi="Times New Roman" w:cs="Times New Roman"/>
          <w:sz w:val="24"/>
          <w:szCs w:val="24"/>
          <w:lang w:val="en-US"/>
        </w:rPr>
        <w:t>s</w:t>
      </w:r>
      <w:r w:rsidR="004A5F10" w:rsidRPr="00003035">
        <w:rPr>
          <w:rFonts w:ascii="Times New Roman" w:hAnsi="Times New Roman" w:cs="Times New Roman"/>
          <w:sz w:val="24"/>
          <w:szCs w:val="24"/>
          <w:lang w:val="en-US"/>
        </w:rPr>
        <w:t>. Note that this does not mean</w:t>
      </w:r>
      <w:r w:rsidR="003C5966" w:rsidRPr="00003035">
        <w:rPr>
          <w:rFonts w:ascii="Times New Roman" w:hAnsi="Times New Roman" w:cs="Times New Roman"/>
          <w:sz w:val="24"/>
          <w:szCs w:val="24"/>
          <w:lang w:val="en-US"/>
        </w:rPr>
        <w:t xml:space="preserve"> a mere absence of a</w:t>
      </w:r>
      <w:r w:rsidR="004A5F10" w:rsidRPr="00003035">
        <w:rPr>
          <w:rFonts w:ascii="Times New Roman" w:hAnsi="Times New Roman" w:cs="Times New Roman"/>
          <w:sz w:val="24"/>
          <w:szCs w:val="24"/>
          <w:lang w:val="en-US"/>
        </w:rPr>
        <w:t xml:space="preserve"> </w:t>
      </w:r>
      <w:r w:rsidR="003C5966" w:rsidRPr="00003035">
        <w:rPr>
          <w:rFonts w:ascii="Times New Roman" w:hAnsi="Times New Roman" w:cs="Times New Roman"/>
          <w:sz w:val="24"/>
          <w:szCs w:val="24"/>
          <w:lang w:val="en-US"/>
        </w:rPr>
        <w:t>difference</w:t>
      </w:r>
      <w:r w:rsidR="004A5F10" w:rsidRPr="00003035">
        <w:rPr>
          <w:rFonts w:ascii="Times New Roman" w:hAnsi="Times New Roman" w:cs="Times New Roman"/>
          <w:sz w:val="24"/>
          <w:szCs w:val="24"/>
          <w:lang w:val="en-US"/>
        </w:rPr>
        <w:t xml:space="preserve"> in the data, but </w:t>
      </w:r>
      <w:r w:rsidR="003C5966" w:rsidRPr="00003035">
        <w:rPr>
          <w:rFonts w:ascii="Times New Roman" w:hAnsi="Times New Roman" w:cs="Times New Roman"/>
          <w:sz w:val="24"/>
          <w:szCs w:val="24"/>
          <w:lang w:val="en-US"/>
        </w:rPr>
        <w:t>instead</w:t>
      </w:r>
      <w:r w:rsidR="004A5F10" w:rsidRPr="00003035">
        <w:rPr>
          <w:rFonts w:ascii="Times New Roman" w:hAnsi="Times New Roman" w:cs="Times New Roman"/>
          <w:sz w:val="24"/>
          <w:szCs w:val="24"/>
          <w:lang w:val="en-US"/>
        </w:rPr>
        <w:t xml:space="preserve"> Bayesian inference revealed strong evidence for a </w:t>
      </w:r>
      <w:r w:rsidR="00384D57" w:rsidRPr="00003035">
        <w:rPr>
          <w:rFonts w:ascii="Times New Roman" w:hAnsi="Times New Roman" w:cs="Times New Roman"/>
          <w:sz w:val="24"/>
          <w:szCs w:val="24"/>
          <w:lang w:val="en-US"/>
        </w:rPr>
        <w:t>null effect</w:t>
      </w:r>
      <w:r w:rsidR="004A5F10" w:rsidRPr="00003035">
        <w:rPr>
          <w:rFonts w:ascii="Times New Roman" w:hAnsi="Times New Roman" w:cs="Times New Roman"/>
          <w:sz w:val="24"/>
          <w:szCs w:val="24"/>
          <w:lang w:val="en-US"/>
        </w:rPr>
        <w:t xml:space="preserve">. Thus, during vocal emotion </w:t>
      </w:r>
      <w:r w:rsidRPr="00003035">
        <w:rPr>
          <w:rFonts w:ascii="Times New Roman" w:hAnsi="Times New Roman" w:cs="Times New Roman"/>
          <w:sz w:val="24"/>
          <w:szCs w:val="24"/>
          <w:lang w:val="en-US"/>
        </w:rPr>
        <w:t>adaptation</w:t>
      </w:r>
      <w:r w:rsidR="004A5F10" w:rsidRPr="00003035">
        <w:rPr>
          <w:rFonts w:ascii="Times New Roman" w:hAnsi="Times New Roman" w:cs="Times New Roman"/>
          <w:sz w:val="24"/>
          <w:szCs w:val="24"/>
          <w:lang w:val="en-US"/>
        </w:rPr>
        <w:t xml:space="preserve">, dynamic linguistic information seems to be averaged out. </w:t>
      </w:r>
      <w:r w:rsidR="003C5966" w:rsidRPr="00003035">
        <w:rPr>
          <w:rFonts w:ascii="Times New Roman" w:hAnsi="Times New Roman" w:cs="Times New Roman"/>
          <w:sz w:val="24"/>
          <w:szCs w:val="24"/>
          <w:lang w:val="en-US"/>
        </w:rPr>
        <w:t>T</w:t>
      </w:r>
      <w:r w:rsidRPr="00003035">
        <w:rPr>
          <w:rFonts w:ascii="Times New Roman" w:hAnsi="Times New Roman" w:cs="Times New Roman"/>
          <w:sz w:val="24"/>
          <w:szCs w:val="24"/>
          <w:lang w:val="en-US"/>
        </w:rPr>
        <w:t xml:space="preserve">his does </w:t>
      </w:r>
      <w:r w:rsidR="007F26BA">
        <w:rPr>
          <w:rFonts w:ascii="Times New Roman" w:hAnsi="Times New Roman" w:cs="Times New Roman"/>
          <w:sz w:val="24"/>
          <w:szCs w:val="24"/>
          <w:lang w:val="en-US"/>
        </w:rPr>
        <w:t xml:space="preserve">not </w:t>
      </w:r>
      <w:r w:rsidR="003C5966" w:rsidRPr="00003035">
        <w:rPr>
          <w:rFonts w:ascii="Times New Roman" w:hAnsi="Times New Roman" w:cs="Times New Roman"/>
          <w:sz w:val="24"/>
          <w:szCs w:val="24"/>
          <w:lang w:val="en-US"/>
        </w:rPr>
        <w:t>imply</w:t>
      </w:r>
      <w:r w:rsidRPr="00003035">
        <w:rPr>
          <w:rFonts w:ascii="Times New Roman" w:hAnsi="Times New Roman" w:cs="Times New Roman"/>
          <w:sz w:val="24"/>
          <w:szCs w:val="24"/>
          <w:lang w:val="en-US"/>
        </w:rPr>
        <w:t xml:space="preserve"> that utterances do not carry emotional meaning. </w:t>
      </w:r>
      <w:r w:rsidR="003C5966" w:rsidRPr="00003035">
        <w:rPr>
          <w:rFonts w:ascii="Times New Roman" w:hAnsi="Times New Roman" w:cs="Times New Roman"/>
          <w:sz w:val="24"/>
          <w:szCs w:val="24"/>
          <w:lang w:val="en-US"/>
        </w:rPr>
        <w:t>For example, t</w:t>
      </w:r>
      <w:r w:rsidRPr="00003035">
        <w:rPr>
          <w:rFonts w:ascii="Times New Roman" w:hAnsi="Times New Roman" w:cs="Times New Roman"/>
          <w:sz w:val="24"/>
          <w:szCs w:val="24"/>
          <w:lang w:val="en-US"/>
        </w:rPr>
        <w:t>here is ample evidence that semantic affective information interacts with the processing of emotional</w:t>
      </w:r>
      <w:r w:rsidR="003C5966" w:rsidRPr="00003035">
        <w:rPr>
          <w:rFonts w:ascii="Times New Roman" w:hAnsi="Times New Roman" w:cs="Times New Roman"/>
          <w:sz w:val="24"/>
          <w:szCs w:val="24"/>
          <w:lang w:val="en-US"/>
        </w:rPr>
        <w:t xml:space="preserve"> prosody</w:t>
      </w:r>
      <w:r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2b0cb87-296b-4aa2-88c7-d2ca8240d948"/>
          <w:id w:val="420071910"/>
          <w:placeholder>
            <w:docPart w:val="DefaultPlaceholder_-1854013440"/>
          </w:placeholder>
        </w:sdtPr>
        <w:sdtContent>
          <w:r w:rsidR="000B61A7" w:rsidRPr="00003035">
            <w:rPr>
              <w:rFonts w:ascii="Times New Roman" w:hAnsi="Times New Roman" w:cs="Times New Roman"/>
              <w:sz w:val="24"/>
              <w:szCs w:val="24"/>
              <w:lang w:val="en-US"/>
            </w:rPr>
            <w:fldChar w:fldCharType="begin"/>
          </w:r>
          <w:r w:rsidR="000B61A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OWY5ZjQ0LTJmODAtNDUwNS04MmZiLWQ2NzFmMmE0ZDdmZCIsIlJhbmdlTGVuZ3RoIjoyNSwiUmVmZXJlbmNlSWQiOiJlYWMxMjFlMy03YWEwLTQxMTctOGI3OS0yZTk4YjVmMDE2Mj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zMzg5L2ZuaW5zLjIwMTYuMDA1MDY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jc4NzcxMDYiLCJVcmlTdHJpbmciOiJodHRwOi8vd3d3Lm5jYmkubmxtLm5paC5nb3YvcHVibWVkLzI3ODc3MTA2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2VDE1OjQyOjQyIiwiTW9kaWZpZWRCeSI6Il9DaHJpc3RpbmUiLCJJZCI6ImMxY2EzM2MyLTRmMDYtNGI1NC05YWMwLTEzNjUyNzUyOTMzZSIsIk1vZGlmaWVkT24iOiIyMDE5LTAyLTI2VDE1OjQyOjQ5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UE1DNTA5OTc4NCIsIlVyaVN0cmluZyI6Imh0dHBzOi8vd3d3Lm5jYmkubmxtLm5paC5nb3YvcG1jL2FydGljbGVzL1BNQzUwOTk3OD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IsIkNyZWF0ZWRPbiI6IjIwMTktMDItMjZUMTU6NDI6NDIiLCJNb2RpZmllZEJ5IjoiX0NocmlzdGluZSIsIklkIjoiOTY2MjdlY2UtOTM2Mi00ZDU1LThhODAtYTNkODFiMzkyNTBmIiwiTW9kaWZpZWRPbiI6IjIwMTktMDItMjZUMTU6NDI6NDkiLCJQcm9qZWN0Ijp7IiRyZWYiOiI1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zMzg5L2ZuaW5zLjIwMTYuMDA1MDYiLCJVcmlTdHJpbmciOiJodHRwczovL2RvaS5vcmcvMTAuMzM4OS9mbmlucy4yMDE2LjAwNTA2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}</w:instrText>
          </w:r>
          <w:r w:rsidR="000B61A7" w:rsidRPr="00003035">
            <w:rPr>
              <w:rFonts w:ascii="Times New Roman" w:hAnsi="Times New Roman" w:cs="Times New Roman"/>
              <w:sz w:val="24"/>
              <w:szCs w:val="24"/>
              <w:lang w:val="en-US"/>
            </w:rPr>
            <w:fldChar w:fldCharType="separate"/>
          </w:r>
          <w:r w:rsidR="000B61A7" w:rsidRPr="00003035">
            <w:rPr>
              <w:rFonts w:ascii="Times New Roman" w:hAnsi="Times New Roman" w:cs="Times New Roman"/>
              <w:sz w:val="24"/>
              <w:szCs w:val="24"/>
              <w:lang w:val="en-US"/>
            </w:rPr>
            <w:t>(for a revi</w:t>
          </w:r>
          <w:r w:rsidR="003C5966" w:rsidRPr="00003035">
            <w:rPr>
              <w:rFonts w:ascii="Times New Roman" w:hAnsi="Times New Roman" w:cs="Times New Roman"/>
              <w:sz w:val="24"/>
              <w:szCs w:val="24"/>
              <w:lang w:val="en-US"/>
            </w:rPr>
            <w:t>e</w:t>
          </w:r>
          <w:r w:rsidR="000B61A7" w:rsidRPr="00003035">
            <w:rPr>
              <w:rFonts w:ascii="Times New Roman" w:hAnsi="Times New Roman" w:cs="Times New Roman"/>
              <w:sz w:val="24"/>
              <w:szCs w:val="24"/>
              <w:lang w:val="en-US"/>
            </w:rPr>
            <w:t>w, see Liebenthal et al., 2016)</w:t>
          </w:r>
          <w:r w:rsidR="000B61A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xml:space="preserve">. </w:t>
      </w:r>
      <w:r w:rsidR="003C5966" w:rsidRPr="00003035">
        <w:rPr>
          <w:rFonts w:ascii="Times New Roman" w:hAnsi="Times New Roman" w:cs="Times New Roman"/>
          <w:sz w:val="24"/>
          <w:szCs w:val="24"/>
          <w:lang w:val="en-US"/>
        </w:rPr>
        <w:t>And</w:t>
      </w:r>
      <w:r w:rsidRPr="00003035">
        <w:rPr>
          <w:rFonts w:ascii="Times New Roman" w:hAnsi="Times New Roman" w:cs="Times New Roman"/>
          <w:sz w:val="24"/>
          <w:szCs w:val="24"/>
          <w:lang w:val="en-US"/>
        </w:rPr>
        <w:t xml:space="preserve"> even pseudowords, which do not carry semantic meaning, show differential patterns, depending on their linguistic composition. Research on sound symbolism has shown that some groups of phonemes are particularly well-suited to express high arousal and anger</w:t>
      </w:r>
      <w:r w:rsidR="00C02C7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1d733675-2e20-448d-a6c8-1028f3076a88"/>
          <w:id w:val="1609468028"/>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M2I2ZmZlLTE4M2EtNDlmZC04ZjIwLTgzM2Y5MjBmYWE1MiIsIlJhbmdlTGVuZ3RoIjoyMywiUmVmZXJlbmNlSWQiOiIyMDhiNjFkZi1lYzU3LTQyYjAtYjdlMC02MDMxZjg3NDZmN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zY0NzEyMjgiLCJVcmlTdHJpbmciOiJodHRwOi8vd3d3Lm5jYmkubmxtLm5paC5nb3YvcHVibWVkLzM2NDcxMjI4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ZUMDg6NTg6MTEiLCJNb2RpZmllZEJ5IjoiX0NocmlzdGluZSBOdXNzYmF1bSIsIklkIjoiYzIwYThiZWItNzFhNy00MjMzLTg0M2EtMjcxNGY0OTdhYzdmIiwiTW9kaWZpZWRPbiI6IjIwMjYtMDMtMDZUMDg6NTg6MTE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JQTUMxMDI2NDUzNyIsIlVyaVN0cmluZyI6Imh0dHBzOi8vd3d3Lm5jYmkubmxtLm5paC5nb3YvcG1jL2FydGljbGVzL1BNQzEwMjY0NTM3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A2VDA4OjU4OjExIiwiTW9kaWZpZWRCeSI6Il9DaHJpc3RpbmUgTnVzc2JhdW0iLCJJZCI6ImUzMGMxNGE0LTNjMDItNDBhYi05NzBjLWE1MmU2YzE5MzNiNSIsIk1vZGlmaWVkT24iOiIyMDI2LTAzLTA2VDA4OjU4OjEx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zc1OC9zMTM0MjMtMDIyLTAyMjAyLTAiLCJVcmlTdHJpbmciOiJodHRwczovL2RvaS5vcmcvMTAuMzc1OC9zMTM0MjMtMDIyLTAyMjAyLT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(Lev-Ari &amp; McKay, 2023)</w:t>
          </w:r>
          <w:r w:rsidR="000E433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In English and German</w:t>
      </w:r>
      <w:r w:rsidR="00C02C77" w:rsidRPr="00003035">
        <w:rPr>
          <w:rFonts w:ascii="Times New Roman" w:hAnsi="Times New Roman" w:cs="Times New Roman"/>
          <w:sz w:val="24"/>
          <w:szCs w:val="24"/>
          <w:lang w:val="en-US"/>
        </w:rPr>
        <w:t xml:space="preserve"> </w:t>
      </w:r>
      <w:r w:rsidR="000E4337" w:rsidRPr="00003035">
        <w:rPr>
          <w:rFonts w:ascii="Times New Roman" w:hAnsi="Times New Roman" w:cs="Times New Roman"/>
          <w:sz w:val="24"/>
          <w:szCs w:val="24"/>
          <w:lang w:val="en-US"/>
        </w:rPr>
        <w:t>languages</w:t>
      </w:r>
      <w:r w:rsidRPr="00003035">
        <w:rPr>
          <w:rFonts w:ascii="Times New Roman" w:hAnsi="Times New Roman" w:cs="Times New Roman"/>
          <w:sz w:val="24"/>
          <w:szCs w:val="24"/>
          <w:lang w:val="en-US"/>
        </w:rPr>
        <w:t>, that seems to be the case for plosives</w:t>
      </w:r>
      <w:r w:rsidR="00C02C7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12eb6f7-b587-4dfc-854c-c164c4a6f63e"/>
          <w:id w:val="979582315"/>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yYjUyMjUwLTBiOTgtNDdhZS1iYmNjLTkwMDBjMGE2NDJjYiIsIlJhbmdlTGVuZ3RoIjoyMSwiUmVmZXJlbmNlSWQiOiIxMjI2OGVmZC04YWQzLTRhZjQtOWM2ZC1hNjFjYzkwMTdmN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OTg3NDI5MyIsIlVyaVN0cmluZyI6Imh0dHA6Ly93d3cubmNiaS5ubG0ubmloLmdvdi9wdWJtZWQvMjk4NzQyOT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y0wOVQxNzo1NjoyN1oiLCJNb2RpZmllZEJ5IjoieHVqdWlmZmhuNXMydHBtNzNrNWxsbjQ4eGsxajEwcDRiYzdzbDJvIiwiSWQiOiIyMWVlZjY3Zi03NmYzLTRmNjctYWFkMy04ZTMwYzIxMzJlNTciLCJNb2RpZmllZE9uIjoiMjAyNi0wMy0wOVQxNzo1NjoyN1o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JQTUM1OTkxNDIwIiwiVXJpU3RyaW5nIjoiaHR0cHM6Ly93d3cubmNiaS5ubG0ubmloLmdvdi9wbWMvYXJ0aWNsZXMvUE1DNTk5MTQyM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4dWp1aWZmaG41czJ0cG03M2s1bGxuNDh4azFqMTBwNGJjN3NsMm8iLCJDcmVhdGVkT24iOiIyMDI2LTAzLTA5VDE3OjU2OjI3WiIsIk1vZGlmaWVkQnkiOiJ4dWp1aWZmaG41czJ0cG03M2s1bGxuNDh4azFqMTBwNGJjN3NsMm8iLCJJZCI6IjJlMDA4NDUxLTlmMjEtNDhkYi05ZDMzLTYyMWY3N2RkMjY3NCIsIk1vZGlmaWVkT24iOiIyMDI2LTAzLTA5VDE3OjU2OjI3WiIsIlByb2plY3QiOnsiJHJlZiI6IjU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wLjEzNzEvam91cm5hbC5wb25lLjAxOTg0MzAiLCJVcmlTdHJpbmciOiJodHRwczovL2RvaS5vcmcvMTAuMTM3MS9qb3VybmFsLnBvbmUuMDE5ODQzM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(Aryani et al., 2018)</w:t>
          </w:r>
          <w:r w:rsidR="000E4337" w:rsidRPr="00003035">
            <w:rPr>
              <w:rFonts w:ascii="Times New Roman" w:hAnsi="Times New Roman" w:cs="Times New Roman"/>
              <w:sz w:val="24"/>
              <w:szCs w:val="24"/>
              <w:lang w:val="en-US"/>
            </w:rPr>
            <w:fldChar w:fldCharType="end"/>
          </w:r>
        </w:sdtContent>
      </w:sdt>
      <w:r w:rsidR="00C02C77" w:rsidRPr="00003035">
        <w:rPr>
          <w:rFonts w:ascii="Times New Roman" w:hAnsi="Times New Roman" w:cs="Times New Roman"/>
          <w:sz w:val="24"/>
          <w:szCs w:val="24"/>
          <w:lang w:val="en-US"/>
        </w:rPr>
        <w:t xml:space="preserve">, which fits well with the present data: the only pseudoword containing a plosive (PW1: /belam/) was perceived more often as angry than the other three. Thus, the current results do not suggest that linguistic features are emotionally uninformative. However, they </w:t>
      </w:r>
      <w:r w:rsidR="003C5966" w:rsidRPr="00003035">
        <w:rPr>
          <w:rFonts w:ascii="Times New Roman" w:hAnsi="Times New Roman" w:cs="Times New Roman"/>
          <w:sz w:val="24"/>
          <w:szCs w:val="24"/>
          <w:lang w:val="en-US"/>
        </w:rPr>
        <w:t>suggest</w:t>
      </w:r>
      <w:r w:rsidR="00C02C77" w:rsidRPr="00003035">
        <w:rPr>
          <w:rFonts w:ascii="Times New Roman" w:hAnsi="Times New Roman" w:cs="Times New Roman"/>
          <w:sz w:val="24"/>
          <w:szCs w:val="24"/>
          <w:lang w:val="en-US"/>
        </w:rPr>
        <w:t xml:space="preserve"> that for a </w:t>
      </w:r>
      <w:r w:rsidR="007F26BA">
        <w:rPr>
          <w:rFonts w:ascii="Times New Roman" w:hAnsi="Times New Roman" w:cs="Times New Roman"/>
          <w:sz w:val="24"/>
          <w:szCs w:val="24"/>
          <w:lang w:val="en-US"/>
        </w:rPr>
        <w:t xml:space="preserve">perceptual </w:t>
      </w:r>
      <w:r w:rsidR="00C02C77" w:rsidRPr="00003035">
        <w:rPr>
          <w:rFonts w:ascii="Times New Roman" w:hAnsi="Times New Roman" w:cs="Times New Roman"/>
          <w:sz w:val="24"/>
          <w:szCs w:val="24"/>
          <w:lang w:val="en-US"/>
        </w:rPr>
        <w:t>recalibration to the current emotional context, this linguistic information is averaged out.</w:t>
      </w:r>
    </w:p>
    <w:p w14:paraId="0B56AA5D" w14:textId="1A622FB3" w:rsidR="00D429B4" w:rsidRPr="00B81AC4" w:rsidRDefault="00D429B4" w:rsidP="00D429B4">
      <w:pPr>
        <w:pStyle w:val="berschrift3"/>
        <w:rPr>
          <w:rFonts w:ascii="Times New Roman" w:hAnsi="Times New Roman" w:cs="Times New Roman"/>
          <w:lang w:val="en-US"/>
        </w:rPr>
      </w:pPr>
      <w:r w:rsidRPr="00B81AC4">
        <w:rPr>
          <w:rFonts w:ascii="Times New Roman" w:hAnsi="Times New Roman" w:cs="Times New Roman"/>
          <w:lang w:val="en-US"/>
        </w:rPr>
        <w:t xml:space="preserve">Limitations and outlook </w:t>
      </w:r>
    </w:p>
    <w:p w14:paraId="36DDD18B" w14:textId="5E1F6634" w:rsidR="004C0577" w:rsidRPr="00003035" w:rsidRDefault="005836C2"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Pr="00003035">
        <w:rPr>
          <w:rFonts w:ascii="Times New Roman" w:hAnsi="Times New Roman" w:cs="Times New Roman"/>
          <w:sz w:val="24"/>
          <w:szCs w:val="24"/>
          <w:lang w:val="en-US"/>
        </w:rPr>
        <w:t>There are a number of limitations in the present studies that may serve as valuable starting points for follow-up research</w:t>
      </w:r>
      <w:r w:rsidR="004C2214" w:rsidRPr="00003035">
        <w:rPr>
          <w:rFonts w:ascii="Times New Roman" w:hAnsi="Times New Roman" w:cs="Times New Roman"/>
          <w:sz w:val="24"/>
          <w:szCs w:val="24"/>
          <w:lang w:val="en-US"/>
        </w:rPr>
        <w:t xml:space="preserve">, beyond the </w:t>
      </w:r>
      <w:r w:rsidR="007F26BA" w:rsidRPr="00003035">
        <w:rPr>
          <w:rFonts w:ascii="Times New Roman" w:hAnsi="Times New Roman" w:cs="Times New Roman"/>
          <w:sz w:val="24"/>
          <w:szCs w:val="24"/>
          <w:lang w:val="en-US"/>
        </w:rPr>
        <w:t>above-mentioned</w:t>
      </w:r>
      <w:r w:rsidR="004C2214" w:rsidRPr="00003035">
        <w:rPr>
          <w:rFonts w:ascii="Times New Roman" w:hAnsi="Times New Roman" w:cs="Times New Roman"/>
          <w:sz w:val="24"/>
          <w:szCs w:val="24"/>
          <w:lang w:val="en-US"/>
        </w:rPr>
        <w:t xml:space="preserve"> replication with familiar speaker</w:t>
      </w:r>
      <w:r w:rsidR="003C5966" w:rsidRPr="00003035">
        <w:rPr>
          <w:rFonts w:ascii="Times New Roman" w:hAnsi="Times New Roman" w:cs="Times New Roman"/>
          <w:sz w:val="24"/>
          <w:szCs w:val="24"/>
          <w:lang w:val="en-US"/>
        </w:rPr>
        <w:t>s</w:t>
      </w:r>
      <w:r w:rsidR="004C0577"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First, all studies were powered </w:t>
      </w:r>
      <w:r w:rsidR="00D24E47" w:rsidRPr="00003035">
        <w:rPr>
          <w:rFonts w:ascii="Times New Roman" w:hAnsi="Times New Roman" w:cs="Times New Roman"/>
          <w:sz w:val="24"/>
          <w:szCs w:val="24"/>
          <w:lang w:val="en-US"/>
        </w:rPr>
        <w:t xml:space="preserve">based </w:t>
      </w:r>
      <w:r w:rsidR="003C5966" w:rsidRPr="00003035">
        <w:rPr>
          <w:rFonts w:ascii="Times New Roman" w:hAnsi="Times New Roman" w:cs="Times New Roman"/>
          <w:sz w:val="24"/>
          <w:szCs w:val="24"/>
          <w:lang w:val="en-US"/>
        </w:rPr>
        <w:t>o</w:t>
      </w:r>
      <w:r w:rsidR="00D24E47" w:rsidRPr="00003035">
        <w:rPr>
          <w:rFonts w:ascii="Times New Roman" w:hAnsi="Times New Roman" w:cs="Times New Roman"/>
          <w:sz w:val="24"/>
          <w:szCs w:val="24"/>
          <w:lang w:val="en-US"/>
        </w:rPr>
        <w:t>n the study by</w:t>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2f8552b-877f-418a-adc8-bcaa394db14e"/>
          <w:id w:val="-586454829"/>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c0NWI2Mjk4LTM1ZjQtNGY0Ni05NTQ0LTI5ZDIyNDc1MWZmYSIsIkVudHJpZXMiOlt7IiRpZCI6IjIiLCIkdHlwZSI6IlN3aXNzQWNhZGVtaWMuQ2l0YXZpLkNpdGF0aW9ucy5Xb3JkUGxhY2Vob2xkZXJFbnRyeSwgU3dpc3NBY2FkZW1pYy5DaXRhdmkiLCJJZCI6IjY2NzI0NmI2LWQyNGMtNDU0Yi05ZjlkLTk0ZmQ5OTU4MDE2Ni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wOVQxODo1MDoxNS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1MmY4NTUyYi04NzdmLTQxOGEtYWRjOC1iY2FhMzk0ZGIxNGUiLCJUZXh0IjoiQmVzdGVsbWV5ZXIsIEpvbmVzLCBldCBhbC4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Jones, et al.</w:t>
          </w:r>
          <w:r w:rsidR="000E4337" w:rsidRPr="00003035">
            <w:rPr>
              <w:rFonts w:ascii="Times New Roman" w:hAnsi="Times New Roman" w:cs="Times New Roman"/>
              <w:sz w:val="24"/>
              <w:szCs w:val="24"/>
              <w:lang w:val="en-US"/>
            </w:rPr>
            <w:fldChar w:fldCharType="end"/>
          </w:r>
        </w:sdtContent>
      </w:sdt>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45b6298-35f4-4f46-9544-29d224751ffa"/>
          <w:id w:val="-79449494"/>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yZjg1NTJiLTg3N2YtNDE4YS1hZGM4LWJjYWEzOTRkYjE0ZSIsIkVudHJpZXMiOlt7IiRpZCI6IjIiLCIkdHlwZSI6IlN3aXNzQWNhZGVtaWMuQ2l0YXZpLkNpdGF0aW9ucy5Xb3JkUGxhY2Vob2xkZXJFbnRyeSwgU3dpc3NBY2FkZW1pYy5DaXRhdmkiLCJJZCI6IjY0NTg3YTRiLWU3YzktNDAwZS04MjRhLTQ2NDYwNzQ2MWZmYi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DlUMTg6NTA6MTU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3NDViNjI5OC0zNWY0LTRmNDYtOTU0NC0yOWQyMjQ3NTFmZmEiLCJUZXh0IjoiK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(2010)</w:t>
          </w:r>
          <w:r w:rsidR="000E4337" w:rsidRPr="00003035">
            <w:rPr>
              <w:rFonts w:ascii="Times New Roman" w:hAnsi="Times New Roman" w:cs="Times New Roman"/>
              <w:sz w:val="24"/>
              <w:szCs w:val="24"/>
              <w:lang w:val="en-US"/>
            </w:rPr>
            <w:fldChar w:fldCharType="end"/>
          </w:r>
        </w:sdtContent>
      </w:sdt>
      <w:r w:rsidR="00D24E47" w:rsidRPr="00003035">
        <w:rPr>
          <w:rFonts w:ascii="Times New Roman" w:hAnsi="Times New Roman" w:cs="Times New Roman"/>
          <w:sz w:val="24"/>
          <w:szCs w:val="24"/>
          <w:lang w:val="en-US"/>
        </w:rPr>
        <w:t xml:space="preserve">, which targeted speaker gender in faces. Therefore Experiment 2 may have been underpowered to detect effects of speaker identity, which could be much smaller for reasons </w:t>
      </w:r>
      <w:r w:rsidR="00D24E47" w:rsidRPr="00003035">
        <w:rPr>
          <w:rFonts w:ascii="Times New Roman" w:hAnsi="Times New Roman" w:cs="Times New Roman"/>
          <w:sz w:val="24"/>
          <w:szCs w:val="24"/>
          <w:lang w:val="en-US"/>
        </w:rPr>
        <w:lastRenderedPageBreak/>
        <w:t>discussed above. Further, as mentioned earlier, there were some confounds between emotionality and speaker identities on the one hand</w:t>
      </w:r>
      <w:r w:rsidR="003C5966" w:rsidRPr="00003035">
        <w:rPr>
          <w:rFonts w:ascii="Times New Roman" w:hAnsi="Times New Roman" w:cs="Times New Roman"/>
          <w:sz w:val="24"/>
          <w:szCs w:val="24"/>
          <w:lang w:val="en-US"/>
        </w:rPr>
        <w:t>,</w:t>
      </w:r>
      <w:r w:rsidR="00D24E47" w:rsidRPr="00003035">
        <w:rPr>
          <w:rFonts w:ascii="Times New Roman" w:hAnsi="Times New Roman" w:cs="Times New Roman"/>
          <w:sz w:val="24"/>
          <w:szCs w:val="24"/>
          <w:lang w:val="en-US"/>
        </w:rPr>
        <w:t xml:space="preserve"> and to a lesser degree pseudowords on the other hand. One male speaker and one pseudoword were perceived as angry</w:t>
      </w:r>
      <w:r w:rsidR="00FB3003">
        <w:rPr>
          <w:rFonts w:ascii="Times New Roman" w:hAnsi="Times New Roman" w:cs="Times New Roman"/>
          <w:sz w:val="24"/>
          <w:szCs w:val="24"/>
          <w:lang w:val="en-US"/>
        </w:rPr>
        <w:t xml:space="preserve"> more</w:t>
      </w:r>
      <w:r w:rsidR="00386A04">
        <w:rPr>
          <w:rFonts w:ascii="Times New Roman" w:hAnsi="Times New Roman" w:cs="Times New Roman"/>
          <w:sz w:val="24"/>
          <w:szCs w:val="24"/>
          <w:lang w:val="en-US"/>
        </w:rPr>
        <w:t xml:space="preserve"> often</w:t>
      </w:r>
      <w:r w:rsidR="00D24E47" w:rsidRPr="00003035">
        <w:rPr>
          <w:rFonts w:ascii="Times New Roman" w:hAnsi="Times New Roman" w:cs="Times New Roman"/>
          <w:sz w:val="24"/>
          <w:szCs w:val="24"/>
          <w:lang w:val="en-US"/>
        </w:rPr>
        <w:t xml:space="preserve"> than the other ones. Note that these confounds mainly manifest in main effects of speaker identity/pseudoword and the adaptation conditions of Experiment 2 and 3. Therefore, they do not necessarily impede simultaneous opposite adaptation, which would be reflected in the additional interaction of these factors</w:t>
      </w:r>
      <w:r w:rsidR="004C0577" w:rsidRPr="00003035">
        <w:rPr>
          <w:rFonts w:ascii="Times New Roman" w:hAnsi="Times New Roman" w:cs="Times New Roman"/>
          <w:sz w:val="24"/>
          <w:szCs w:val="24"/>
          <w:lang w:val="en-US"/>
        </w:rPr>
        <w:t xml:space="preserve">, but could have reduced its statistical power, rendering it non-detectable. In principle, it </w:t>
      </w:r>
      <w:r w:rsidR="007F26BA">
        <w:rPr>
          <w:rFonts w:ascii="Times New Roman" w:hAnsi="Times New Roman" w:cs="Times New Roman"/>
          <w:sz w:val="24"/>
          <w:szCs w:val="24"/>
          <w:lang w:val="en-US"/>
        </w:rPr>
        <w:t>sho</w:t>
      </w:r>
      <w:r w:rsidR="004C0577" w:rsidRPr="00003035">
        <w:rPr>
          <w:rFonts w:ascii="Times New Roman" w:hAnsi="Times New Roman" w:cs="Times New Roman"/>
          <w:sz w:val="24"/>
          <w:szCs w:val="24"/>
          <w:lang w:val="en-US"/>
        </w:rPr>
        <w:t xml:space="preserve">uld be considered a strength that all three experiments employed identical stimulus material, only varying their combination in the adaptation conditions, but on top of that one needs to make sure that all factors are balanced </w:t>
      </w:r>
      <w:r w:rsidR="003C5966" w:rsidRPr="00003035">
        <w:rPr>
          <w:rFonts w:ascii="Times New Roman" w:hAnsi="Times New Roman" w:cs="Times New Roman"/>
          <w:sz w:val="24"/>
          <w:szCs w:val="24"/>
          <w:lang w:val="en-US"/>
        </w:rPr>
        <w:t xml:space="preserve">in terms of </w:t>
      </w:r>
      <w:r w:rsidR="004C0577" w:rsidRPr="00003035">
        <w:rPr>
          <w:rFonts w:ascii="Times New Roman" w:hAnsi="Times New Roman" w:cs="Times New Roman"/>
          <w:sz w:val="24"/>
          <w:szCs w:val="24"/>
          <w:lang w:val="en-US"/>
        </w:rPr>
        <w:t xml:space="preserve">emotional expressivity. Further, while the utterances already have substantial linguistic variability compared to earlier works on emotional adaptation </w:t>
      </w:r>
      <w:sdt>
        <w:sdtPr>
          <w:rPr>
            <w:rFonts w:ascii="Times New Roman" w:hAnsi="Times New Roman" w:cs="Times New Roman"/>
            <w:sz w:val="24"/>
            <w:szCs w:val="24"/>
            <w:lang w:val="en-US"/>
          </w:rPr>
          <w:alias w:val="To edit, see citavi.com/edit"/>
          <w:tag w:val="CitaviPlaceholder#60acf5fc-1a75-4b8e-ad14-217732328d94"/>
          <w:id w:val="2031528718"/>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YmU0YmFjLThkMjctNGFmZi1hMDZlLTc0NWI3NDJmMmI4NCIsIlJhbmdlTGVuZ3RoIjoyNSwiUmVmZXJlbmNlSWQiOiI2ZTFjZWU2OS03N2I1LTQ2ZWUtYjM3NC1hNGY1YjMyMTFlZT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UC4iLCJMYXN0TmFtZSI6Ik1hdXJhZ2UiLCJQcm90ZWN0ZWQiOmZhbHNlLCJTZXgiOjAsIkNyZWF0ZWRCeSI6Il9DaHJpc3RpbmUiLCJDcmVhdGVkT24iOiIyMDE5LTAyLTIxVDEyOjUwOjQ2IiwiTW9kaWZpZWRCeSI6Il9DaHJpc3RpbmUiLCJJZCI6IjU5NzYxMGU4LThlZWEtNDYyOS1hNjI1LTJmOGZkZDVjYTUyNyIsIk1vZGlmaWVkT24iOiIyMDE5LTAyLTIxVDEyOjUwOjQ4IiwiUHJvamVjdCI6eyIkcmVmIjoiNSJ9fSx7IiRpZCI6Ijc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UifX0seyIkaWQiOiI4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NSJ9fSx7IiRpZCI6Ijk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CZXN0ZWxtZXllcl8yMDE0IiwiQ2l0YXRpb25LZXlVcGRhdGVUeXBlIjowLCJDb2xsYWJvcmF0b3JzIjpbXSwiRGF0ZTIiOiIyMDE0LzA2LzEzIiwiRG9pIjoiMTAuMTUyMy9KTkVVUk9TQ0kuNDgyMC0xMy4yMDE0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UyMy9KTkVVUk9TQ0kuNDgyMC0xMy4yMDE0IiwiVXJpU3RyaW5nIjoiaHR0cHM6Ly9kb2kub3JnLzEwLjE1MjMvSk5FVVJPU0NJLjQ4MjAtMTMuMjAx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jN2I1MGMwZS04Yzg5LTQzODEtYmY3Zi00MmRmYzk3ZjYwNjc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I0OTIwNjE1IiwiVXJpU3RyaW5nIjoiaHR0cDovL3d3dy5uY2JpLm5sbS5uaWguZ292L3B1Ym1lZC8yNDkyMDYx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HJlZiI6IjkifV0sIkJpYlRlWEtleSI6IkJlc3RlbG1leWVyXzIwMTAiLCJDaXRhdGlvbktleVVwZGF0ZVR5cGUiOjAsIkNvbGxhYm9yYXRvcnMiOltdLCJEYXRlMiI6IjIwMTAvMDkvMDIiLCJEb2kiOiIxMC4xMDE2L2ouY29nbml0aW9uLjIwMTAuMDguMDA4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MTAuMTAxNi9qLmNvZ25pdGlvbi4yMDEwLjA4LjAwOCIsIlVyaVN0cmluZyI6Imh0dHBzOi8vZG9pLm9yZy8xMC4xMDE2L2ouY29nbml0aW9uLjIwMTAuMDguMDA4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kzNWRhYzFhLTBjOTItNDEwZC04ZWRhLTYzZGIxOGQ0ODk1MiIsIk1vZGlmaWVkT24iOiIyMDE5LTAyLTIxVDEyOjUwOjU0IiwiUHJvamVjdCI6eyIkcmVmIjoiNSJ9fSx7IiRpZCI6IjI2IiwiJHR5cGUiOiJTd2lzc0FjYWRlbWljLkNpdGF2aS5Mb2NhdGlvbiwgU3dpc3NBY2FkZW1pYy5DaXRhdmkiLCJBZGRyZXNzIjp7IiRpZCI6IjI3IiwiJHR5cGUiOiJTd2lzc0FjYWRlbWljLkNpdGF2aS5MaW5rZWRSZXNvdXJjZSwgU3dpc3NBY2FkZW1pYy5DaXRhdmkiLCJMaW5rZWRSZXNvdXJjZVR5cGUiOjUsIk9yaWdpbmFsU3RyaW5nIjoiMjA4MDQ5NzciLCJVcmlTdHJpbmciOiJodHRwOi8vd3d3Lm5jYmkubmxtLm5paC5nb3YvcHVibWVkLzIwODA0OTc3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et al., 2014; Bestelmeyer, Rouger, et al., 2010)</w:t>
          </w:r>
          <w:r w:rsidR="000E4337" w:rsidRPr="00003035">
            <w:rPr>
              <w:rFonts w:ascii="Times New Roman" w:hAnsi="Times New Roman" w:cs="Times New Roman"/>
              <w:sz w:val="24"/>
              <w:szCs w:val="24"/>
              <w:lang w:val="en-US"/>
            </w:rPr>
            <w:fldChar w:fldCharType="end"/>
          </w:r>
        </w:sdtContent>
      </w:sdt>
      <w:r w:rsidR="004C0577" w:rsidRPr="00003035">
        <w:rPr>
          <w:rFonts w:ascii="Times New Roman" w:hAnsi="Times New Roman" w:cs="Times New Roman"/>
          <w:sz w:val="24"/>
          <w:szCs w:val="24"/>
          <w:lang w:val="en-US"/>
        </w:rPr>
        <w:t xml:space="preserve">, there is </w:t>
      </w:r>
      <w:r w:rsidR="000E4337" w:rsidRPr="00003035">
        <w:rPr>
          <w:rFonts w:ascii="Times New Roman" w:hAnsi="Times New Roman" w:cs="Times New Roman"/>
          <w:sz w:val="24"/>
          <w:szCs w:val="24"/>
          <w:lang w:val="en-US"/>
        </w:rPr>
        <w:t>still</w:t>
      </w:r>
      <w:r w:rsidR="004C0577" w:rsidRPr="00003035">
        <w:rPr>
          <w:rFonts w:ascii="Times New Roman" w:hAnsi="Times New Roman" w:cs="Times New Roman"/>
          <w:sz w:val="24"/>
          <w:szCs w:val="24"/>
          <w:lang w:val="en-US"/>
        </w:rPr>
        <w:t xml:space="preserve"> room for improvement, as some phoneme classes such as fricatives and certain vowels are completely missing. Finally, it should be acknowledged </w:t>
      </w:r>
      <w:r w:rsidR="004C2214" w:rsidRPr="00003035">
        <w:rPr>
          <w:rFonts w:ascii="Times New Roman" w:hAnsi="Times New Roman" w:cs="Times New Roman"/>
          <w:sz w:val="24"/>
          <w:szCs w:val="24"/>
          <w:lang w:val="en-US"/>
        </w:rPr>
        <w:t>that the current study builds on a binary conceptualization of voice gender, while there is now a growing body of more inclusive research on diverse gender identities</w:t>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0b793ad-5fa9-491f-b40e-312f1099032d"/>
          <w:id w:val="991602030"/>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wODk0YjgwLTQxZTAtNDEyNi1iMTA3LTQ2ODQ0ZWM2OGVjNSIsIlJhbmdlTGVuZ3RoIjoyNSwiUmVmZXJlbmNlSWQiOiJlYjc5MWYwYS0wYmIyLTQwNDAtYWNlYy1jMzAyMmI0MjA4Yj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NDExMjc4MDQiLCJVcmlTdHJpbmciOiJodHRwOi8vd3d3Lm5jYmkubmxtLm5paC5nb3YvcHVibWVkLzQxMTI3ODA0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i0wMy0wOVQxNzo1MTozNloiLCJNb2RpZmllZEJ5IjoieHVqdWlmZmhuNXMydHBtNzNrNWxsbjQ4eGsxajEwcDRiYzdzbDJvIiwiSWQiOiIxMzM3NjY0ZS1hZGRkLTQ5NjctYWYwZC1mM2Y3MjRhMmFhMWQiLCJNb2RpZmllZE9uIjoiMjAyNi0wMy0wOVQxNzo1MTozNlo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JQTUMxMjUzOTk3MSIsIlVyaVN0cmluZyI6Imh0dHBzOi8vd3d3Lm5jYmkubmxtLm5paC5nb3YvcG1jL2FydGljbGVzL1BNQzEyNTM5OTc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nh1anVpZmZobjVzMnRwbTczazVsbG40OHhrMWoxMHA0YmM3c2wybyIsIkNyZWF0ZWRPbiI6IjIwMjYtMDMtMDlUMTc6NTE6MzZaIiwiTW9kaWZpZWRCeSI6Inh1anVpZmZobjVzMnRwbTczazVsbG40OHhrMWoxMHA0YmM3c2wybyIsIklkIjoiNThmODllZjctYmU5ZS00ODNiLWIxYTUtYzllZTI0OGYxYzljIiwiTW9kaWZpZWRPbiI6IjIwMjYtMDMtMDlUMTc6NTE6MzZa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5OC9yc29zLjI1MTE5MyIsIlVyaVN0cmluZyI6Imh0dHBzOi8vZG9pLm9yZy8xMC4xMDk4L3Jzb3MuMjUxMTkz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(Rosi &amp; McGettigan, 2025)</w:t>
          </w:r>
          <w:r w:rsidR="000E4337" w:rsidRPr="00003035">
            <w:rPr>
              <w:rFonts w:ascii="Times New Roman" w:hAnsi="Times New Roman" w:cs="Times New Roman"/>
              <w:sz w:val="24"/>
              <w:szCs w:val="24"/>
              <w:lang w:val="en-US"/>
            </w:rPr>
            <w:fldChar w:fldCharType="end"/>
          </w:r>
        </w:sdtContent>
      </w:sdt>
      <w:r w:rsidR="004C2214" w:rsidRPr="00003035">
        <w:rPr>
          <w:rFonts w:ascii="Times New Roman" w:hAnsi="Times New Roman" w:cs="Times New Roman"/>
          <w:sz w:val="24"/>
          <w:szCs w:val="24"/>
          <w:lang w:val="en-US"/>
        </w:rPr>
        <w:t>. Yet, even with a large body of literature targeting vocal expression of gender diversity, very little is known about its interplay with emotion perception and expression</w:t>
      </w:r>
      <w:r w:rsidR="007F26BA">
        <w:rPr>
          <w:rFonts w:ascii="Times New Roman" w:hAnsi="Times New Roman" w:cs="Times New Roman"/>
          <w:sz w:val="24"/>
          <w:szCs w:val="24"/>
          <w:lang w:val="en-US"/>
        </w:rPr>
        <w:t xml:space="preserve"> </w:t>
      </w:r>
      <w:commentRangeStart w:id="24"/>
      <w:r w:rsidR="007F26BA">
        <w:rPr>
          <w:rFonts w:ascii="Times New Roman" w:hAnsi="Times New Roman" w:cs="Times New Roman"/>
          <w:sz w:val="24"/>
          <w:szCs w:val="24"/>
          <w:lang w:val="en-US"/>
        </w:rPr>
        <w:t>at the moment</w:t>
      </w:r>
      <w:commentRangeEnd w:id="24"/>
      <w:r w:rsidR="002C0995" w:rsidRPr="00003035">
        <w:rPr>
          <w:rStyle w:val="Kommentarzeichen"/>
          <w:rFonts w:ascii="Times New Roman" w:hAnsi="Times New Roman" w:cs="Times New Roman"/>
          <w:sz w:val="24"/>
          <w:szCs w:val="24"/>
          <w:lang w:val="en-US"/>
        </w:rPr>
        <w:commentReference w:id="24"/>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d67be01-5fbb-4695-8a42-46a325852be3"/>
          <w:id w:val="609097153"/>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ThiOTg4LTA5NzItNDExMS1hNjAxLTAwYjBmMmQxOGQwMCIsIlJhbmdlTGVuZ3RoIjoyMiwiUmVmZXJlbmNlSWQiOiI1YjU1YmM1Zi1hMGNlLTQ1MzgtYjg2MC0zMzJhYWIyM2M4NG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zUxMzU3MTQiLCJVcmlTdHJpbmciOiJodHRwOi8vd3d3Lm5jYmkubmxtLm5paC5nb3YvcHVibWVkLzM1MTM1NzE0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nh1anVpZmZobjVzMnRwbTczazVsbG40OHhrMWoxMHA0YmM3c2wybyIsIkNyZWF0ZWRPbiI6IjIwMjYtMDMtMDlUMTc6NTA6NDRaIiwiTW9kaWZpZWRCeSI6Inh1anVpZmZobjVzMnRwbTczazVsbG40OHhrMWoxMHA0YmM3c2wybyIsIklkIjoiMDIzMzMxZjMtMDEzOC00NjU3LWIwNDgtZDY1YmY1Mjg2Njc2IiwiTW9kaWZpZWRPbiI6IjIwMjYtMDMtMDlUMTc6NTA6NDRa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MTAuMTAxNi9qLmp2b2ljZS4yMDIxLjEyLjAyMCIsIlVyaVN0cmluZyI6Imh0dHBzOi8vZG9pLm9yZy8xMC4xMDE2L2ouanZvaWNlLjIwMjEuMTIuMDIw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}</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(Menezes et al., 2024)</w:t>
          </w:r>
          <w:r w:rsidR="000E4337" w:rsidRPr="00003035">
            <w:rPr>
              <w:rFonts w:ascii="Times New Roman" w:hAnsi="Times New Roman" w:cs="Times New Roman"/>
              <w:sz w:val="24"/>
              <w:szCs w:val="24"/>
              <w:lang w:val="en-US"/>
            </w:rPr>
            <w:fldChar w:fldCharType="end"/>
          </w:r>
        </w:sdtContent>
      </w:sdt>
      <w:r w:rsidR="004C2214" w:rsidRPr="00003035">
        <w:rPr>
          <w:rFonts w:ascii="Times New Roman" w:hAnsi="Times New Roman" w:cs="Times New Roman"/>
          <w:sz w:val="24"/>
          <w:szCs w:val="24"/>
          <w:lang w:val="en-US"/>
        </w:rPr>
        <w:t xml:space="preserve">. Future research may therefore explore how we fine-tune to voices that do not fall into clear </w:t>
      </w:r>
      <w:r w:rsidR="003C5966" w:rsidRPr="00003035">
        <w:rPr>
          <w:rFonts w:ascii="Times New Roman" w:hAnsi="Times New Roman" w:cs="Times New Roman"/>
          <w:sz w:val="24"/>
          <w:szCs w:val="24"/>
          <w:lang w:val="en-US"/>
        </w:rPr>
        <w:t xml:space="preserve">binary </w:t>
      </w:r>
      <w:r w:rsidR="004C2214" w:rsidRPr="00003035">
        <w:rPr>
          <w:rFonts w:ascii="Times New Roman" w:hAnsi="Times New Roman" w:cs="Times New Roman"/>
          <w:sz w:val="24"/>
          <w:szCs w:val="24"/>
          <w:lang w:val="en-US"/>
        </w:rPr>
        <w:t>categories.</w:t>
      </w:r>
    </w:p>
    <w:p w14:paraId="6A43569A" w14:textId="7DB0D9EE" w:rsidR="007B3E33" w:rsidRPr="00B81AC4" w:rsidRDefault="007B3E33" w:rsidP="00CF37A6">
      <w:pPr>
        <w:pStyle w:val="berschrift2"/>
        <w:rPr>
          <w:rFonts w:ascii="Times New Roman" w:hAnsi="Times New Roman" w:cs="Times New Roman"/>
          <w:lang w:val="en-US"/>
        </w:rPr>
      </w:pPr>
      <w:r w:rsidRPr="00B81AC4">
        <w:rPr>
          <w:rFonts w:ascii="Times New Roman" w:hAnsi="Times New Roman" w:cs="Times New Roman"/>
          <w:lang w:val="en-US"/>
        </w:rPr>
        <w:t>Summary and Conclusion</w:t>
      </w:r>
    </w:p>
    <w:p w14:paraId="59005275" w14:textId="697315B5" w:rsidR="00CF37A6" w:rsidRPr="00003035" w:rsidRDefault="005A72D9"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CF37A6" w:rsidRPr="00003035">
        <w:rPr>
          <w:rFonts w:ascii="Times New Roman" w:hAnsi="Times New Roman" w:cs="Times New Roman"/>
          <w:sz w:val="24"/>
          <w:szCs w:val="24"/>
          <w:lang w:val="en-US"/>
        </w:rPr>
        <w:t xml:space="preserve">In three different experiments, it was explored whether </w:t>
      </w:r>
      <w:r w:rsidR="003C5966" w:rsidRPr="00003035">
        <w:rPr>
          <w:rFonts w:ascii="Times New Roman" w:hAnsi="Times New Roman" w:cs="Times New Roman"/>
          <w:sz w:val="24"/>
          <w:szCs w:val="24"/>
          <w:lang w:val="en-US"/>
        </w:rPr>
        <w:t xml:space="preserve">vocal </w:t>
      </w:r>
      <w:r w:rsidR="00CF37A6" w:rsidRPr="00003035">
        <w:rPr>
          <w:rFonts w:ascii="Times New Roman" w:hAnsi="Times New Roman" w:cs="Times New Roman"/>
          <w:sz w:val="24"/>
          <w:szCs w:val="24"/>
          <w:lang w:val="en-US"/>
        </w:rPr>
        <w:t xml:space="preserve">emotional processing is fine-tuned to linguistic and extralinguistic cues, using a paradigm </w:t>
      </w:r>
      <w:r w:rsidR="003C5966" w:rsidRPr="00003035">
        <w:rPr>
          <w:rFonts w:ascii="Times New Roman" w:hAnsi="Times New Roman" w:cs="Times New Roman"/>
          <w:sz w:val="24"/>
          <w:szCs w:val="24"/>
          <w:lang w:val="en-US"/>
        </w:rPr>
        <w:t>i</w:t>
      </w:r>
      <w:r w:rsidR="00CF37A6" w:rsidRPr="00003035">
        <w:rPr>
          <w:rFonts w:ascii="Times New Roman" w:hAnsi="Times New Roman" w:cs="Times New Roman"/>
          <w:sz w:val="24"/>
          <w:szCs w:val="24"/>
          <w:lang w:val="en-US"/>
        </w:rPr>
        <w:t>nduc</w:t>
      </w:r>
      <w:r w:rsidR="003C5966" w:rsidRPr="00003035">
        <w:rPr>
          <w:rFonts w:ascii="Times New Roman" w:hAnsi="Times New Roman" w:cs="Times New Roman"/>
          <w:sz w:val="24"/>
          <w:szCs w:val="24"/>
          <w:lang w:val="en-US"/>
        </w:rPr>
        <w:t>ing</w:t>
      </w:r>
      <w:r w:rsidR="00CF37A6" w:rsidRPr="00003035">
        <w:rPr>
          <w:rFonts w:ascii="Times New Roman" w:hAnsi="Times New Roman" w:cs="Times New Roman"/>
          <w:sz w:val="24"/>
          <w:szCs w:val="24"/>
          <w:lang w:val="en-US"/>
        </w:rPr>
        <w:t xml:space="preserve"> simultaneous opposite adaptation aftereffects. Experiment 1 provided clear evidence for gender-specific adaptation aftereffects. For speaker identity, Experiment 2 resulted in inconclusive patterns. </w:t>
      </w:r>
      <w:r w:rsidR="00CF37A6" w:rsidRPr="00003035">
        <w:rPr>
          <w:rFonts w:ascii="Times New Roman" w:hAnsi="Times New Roman" w:cs="Times New Roman"/>
          <w:sz w:val="24"/>
          <w:szCs w:val="24"/>
          <w:lang w:val="en-US"/>
        </w:rPr>
        <w:lastRenderedPageBreak/>
        <w:t xml:space="preserve">Finally, Experiment 3 revealed </w:t>
      </w:r>
      <w:r w:rsidR="002C646B" w:rsidRPr="00003035">
        <w:rPr>
          <w:rFonts w:ascii="Times New Roman" w:hAnsi="Times New Roman" w:cs="Times New Roman"/>
          <w:sz w:val="24"/>
          <w:szCs w:val="24"/>
          <w:lang w:val="en-US"/>
        </w:rPr>
        <w:t xml:space="preserve">the </w:t>
      </w:r>
      <w:r w:rsidR="00CF37A6" w:rsidRPr="00003035">
        <w:rPr>
          <w:rFonts w:ascii="Times New Roman" w:hAnsi="Times New Roman" w:cs="Times New Roman"/>
          <w:sz w:val="24"/>
          <w:szCs w:val="24"/>
          <w:lang w:val="en-US"/>
        </w:rPr>
        <w:t xml:space="preserve">predicted evidence for a null effect of pseudoword, suggesting that linguistic information is averaged out during </w:t>
      </w:r>
      <w:r w:rsidR="002C646B" w:rsidRPr="00003035">
        <w:rPr>
          <w:rFonts w:ascii="Times New Roman" w:hAnsi="Times New Roman" w:cs="Times New Roman"/>
          <w:sz w:val="24"/>
          <w:szCs w:val="24"/>
          <w:lang w:val="en-US"/>
        </w:rPr>
        <w:t xml:space="preserve">emotional </w:t>
      </w:r>
      <w:r w:rsidR="00CF37A6" w:rsidRPr="00003035">
        <w:rPr>
          <w:rFonts w:ascii="Times New Roman" w:hAnsi="Times New Roman" w:cs="Times New Roman"/>
          <w:sz w:val="24"/>
          <w:szCs w:val="24"/>
          <w:lang w:val="en-US"/>
        </w:rPr>
        <w:t>adaptation. Together, these findings shed new light on our remarkable ability to tune into the</w:t>
      </w:r>
      <w:r w:rsidR="00835796" w:rsidRPr="00003035">
        <w:rPr>
          <w:rFonts w:ascii="Times New Roman" w:hAnsi="Times New Roman" w:cs="Times New Roman"/>
          <w:sz w:val="24"/>
          <w:szCs w:val="24"/>
          <w:lang w:val="en-US"/>
        </w:rPr>
        <w:t xml:space="preserve"> auditory</w:t>
      </w:r>
      <w:r w:rsidR="00CF37A6" w:rsidRPr="00003035">
        <w:rPr>
          <w:rFonts w:ascii="Times New Roman" w:hAnsi="Times New Roman" w:cs="Times New Roman"/>
          <w:sz w:val="24"/>
          <w:szCs w:val="24"/>
          <w:lang w:val="en-US"/>
        </w:rPr>
        <w:t xml:space="preserve"> context for efficient emotional processing, by showing that </w:t>
      </w:r>
      <w:r w:rsidR="00835796" w:rsidRPr="00003035">
        <w:rPr>
          <w:rFonts w:ascii="Times New Roman" w:hAnsi="Times New Roman" w:cs="Times New Roman"/>
          <w:sz w:val="24"/>
          <w:szCs w:val="24"/>
          <w:lang w:val="en-US"/>
        </w:rPr>
        <w:t xml:space="preserve">the recalibration of our perceptual system can be specific to certain speaker characteristics such as vocal gender. This supports current calls that a deepened understanding of vocal emotional processing needs to consider the speakers behind the utterance. Future research could follow up on this notion by exploring the role of speaker familiarity. </w:t>
      </w:r>
    </w:p>
    <w:p w14:paraId="1466CB4A" w14:textId="77777777" w:rsidR="00CF37A6" w:rsidRPr="00B81AC4" w:rsidRDefault="00CF37A6" w:rsidP="00CF37A6">
      <w:pPr>
        <w:rPr>
          <w:rFonts w:ascii="Times New Roman" w:hAnsi="Times New Roman" w:cs="Times New Roman"/>
          <w:lang w:val="en-US"/>
        </w:rPr>
      </w:pPr>
    </w:p>
    <w:p w14:paraId="1E7FF023" w14:textId="47B5CF25" w:rsidR="007B3E33" w:rsidRPr="00B81AC4" w:rsidRDefault="007B3E33" w:rsidP="007B3E33">
      <w:pPr>
        <w:pStyle w:val="berschrift2"/>
        <w:rPr>
          <w:rFonts w:ascii="Times New Roman" w:hAnsi="Times New Roman" w:cs="Times New Roman"/>
          <w:lang w:val="en-US"/>
        </w:rPr>
      </w:pPr>
      <w:r w:rsidRPr="00B81AC4">
        <w:rPr>
          <w:rFonts w:ascii="Times New Roman" w:hAnsi="Times New Roman" w:cs="Times New Roman"/>
          <w:lang w:val="en-US"/>
        </w:rPr>
        <w:t>Acknowledgements</w:t>
      </w:r>
    </w:p>
    <w:p w14:paraId="1041B962" w14:textId="5FDDA903" w:rsidR="002C646B" w:rsidRPr="00003035" w:rsidRDefault="002C646B" w:rsidP="00003035">
      <w:pPr>
        <w:pStyle w:val="berschrift2"/>
        <w:spacing w:line="480" w:lineRule="auto"/>
        <w:rPr>
          <w:rFonts w:ascii="Times New Roman" w:eastAsiaTheme="minorHAnsi" w:hAnsi="Times New Roman" w:cs="Times New Roman"/>
          <w:color w:val="auto"/>
          <w:sz w:val="24"/>
          <w:szCs w:val="24"/>
          <w:lang w:val="en-US"/>
        </w:rPr>
      </w:pPr>
      <w:r w:rsidRPr="00003035">
        <w:rPr>
          <w:rFonts w:ascii="Times New Roman" w:eastAsiaTheme="minorHAnsi" w:hAnsi="Times New Roman" w:cs="Times New Roman"/>
          <w:color w:val="auto"/>
          <w:sz w:val="24"/>
          <w:szCs w:val="24"/>
          <w:lang w:val="en-US"/>
        </w:rPr>
        <w:t>The data were collected by Dorothea Berges, Laura Würfel and Johanna Andres for Experiment</w:t>
      </w:r>
      <w:r w:rsidR="007F26BA">
        <w:rPr>
          <w:rFonts w:ascii="Times New Roman" w:eastAsiaTheme="minorHAnsi" w:hAnsi="Times New Roman" w:cs="Times New Roman"/>
          <w:color w:val="auto"/>
          <w:sz w:val="24"/>
          <w:szCs w:val="24"/>
          <w:lang w:val="en-US"/>
        </w:rPr>
        <w:t>s</w:t>
      </w:r>
      <w:r w:rsidRPr="00003035">
        <w:rPr>
          <w:rFonts w:ascii="Times New Roman" w:eastAsiaTheme="minorHAnsi" w:hAnsi="Times New Roman" w:cs="Times New Roman"/>
          <w:color w:val="auto"/>
          <w:sz w:val="24"/>
          <w:szCs w:val="24"/>
          <w:lang w:val="en-US"/>
        </w:rPr>
        <w:t xml:space="preserve"> 1-3</w:t>
      </w:r>
      <w:r w:rsidR="007F26BA">
        <w:rPr>
          <w:rFonts w:ascii="Times New Roman" w:eastAsiaTheme="minorHAnsi" w:hAnsi="Times New Roman" w:cs="Times New Roman"/>
          <w:color w:val="auto"/>
          <w:sz w:val="24"/>
          <w:szCs w:val="24"/>
          <w:lang w:val="en-US"/>
        </w:rPr>
        <w:t>,</w:t>
      </w:r>
      <w:r w:rsidRPr="00003035">
        <w:rPr>
          <w:rFonts w:ascii="Times New Roman" w:eastAsiaTheme="minorHAnsi" w:hAnsi="Times New Roman" w:cs="Times New Roman"/>
          <w:color w:val="auto"/>
          <w:sz w:val="24"/>
          <w:szCs w:val="24"/>
          <w:lang w:val="en-US"/>
        </w:rPr>
        <w:t xml:space="preserve"> respectively, in partial fulfilment of a bachelor’s degree. Sascha Frühholz provi</w:t>
      </w:r>
      <w:r w:rsidR="007F26BA">
        <w:rPr>
          <w:rFonts w:ascii="Times New Roman" w:eastAsiaTheme="minorHAnsi" w:hAnsi="Times New Roman" w:cs="Times New Roman"/>
          <w:color w:val="auto"/>
          <w:sz w:val="24"/>
          <w:szCs w:val="24"/>
          <w:lang w:val="en-US"/>
        </w:rPr>
        <w:t>ded</w:t>
      </w:r>
      <w:r w:rsidRPr="00003035">
        <w:rPr>
          <w:rFonts w:ascii="Times New Roman" w:eastAsiaTheme="minorHAnsi" w:hAnsi="Times New Roman" w:cs="Times New Roman"/>
          <w:color w:val="auto"/>
          <w:sz w:val="24"/>
          <w:szCs w:val="24"/>
          <w:lang w:val="en-US"/>
        </w:rPr>
        <w:t xml:space="preserve"> the original voice recordings that served as a basis for creating the stimulus material for these experiments. </w:t>
      </w:r>
      <w:commentRangeStart w:id="25"/>
      <w:r w:rsidR="00E501D5">
        <w:rPr>
          <w:rFonts w:ascii="Times New Roman" w:eastAsiaTheme="minorHAnsi" w:hAnsi="Times New Roman" w:cs="Times New Roman"/>
          <w:color w:val="auto"/>
          <w:sz w:val="24"/>
          <w:szCs w:val="24"/>
          <w:lang w:val="en-US"/>
        </w:rPr>
        <w:t xml:space="preserve">Finally, </w:t>
      </w:r>
      <w:r w:rsidRPr="00003035">
        <w:rPr>
          <w:rFonts w:ascii="Times New Roman" w:eastAsiaTheme="minorHAnsi" w:hAnsi="Times New Roman" w:cs="Times New Roman"/>
          <w:color w:val="auto"/>
          <w:sz w:val="24"/>
          <w:szCs w:val="24"/>
          <w:lang w:val="en-US"/>
        </w:rPr>
        <w:t xml:space="preserve">I am grateful to Manuel Pöhlmann and Stefan R. Schweinberger for helpful suggestions on an earlier version of this manuscript. </w:t>
      </w:r>
      <w:commentRangeEnd w:id="25"/>
      <w:r w:rsidR="00324077" w:rsidRPr="00003035">
        <w:rPr>
          <w:rStyle w:val="Kommentarzeichen"/>
          <w:rFonts w:ascii="Times New Roman" w:eastAsiaTheme="minorHAnsi" w:hAnsi="Times New Roman" w:cs="Times New Roman"/>
          <w:color w:val="auto"/>
          <w:sz w:val="24"/>
          <w:szCs w:val="24"/>
          <w:lang w:val="en-US"/>
        </w:rPr>
        <w:commentReference w:id="25"/>
      </w:r>
    </w:p>
    <w:p w14:paraId="64F63C36" w14:textId="00FD4B63" w:rsidR="007B3E33" w:rsidRPr="00B81AC4" w:rsidRDefault="007B3E33" w:rsidP="007B3E33">
      <w:pPr>
        <w:pStyle w:val="berschrift2"/>
        <w:rPr>
          <w:rFonts w:ascii="Times New Roman" w:eastAsiaTheme="minorHAnsi" w:hAnsi="Times New Roman" w:cs="Times New Roman"/>
          <w:color w:val="auto"/>
          <w:sz w:val="22"/>
          <w:szCs w:val="22"/>
          <w:lang w:val="en-US"/>
        </w:rPr>
      </w:pPr>
      <w:r w:rsidRPr="00B81AC4">
        <w:rPr>
          <w:rFonts w:ascii="Times New Roman" w:hAnsi="Times New Roman" w:cs="Times New Roman"/>
          <w:lang w:val="en-US"/>
        </w:rPr>
        <w:t>Conflict of Interest and Funding</w:t>
      </w:r>
    </w:p>
    <w:p w14:paraId="429789DC" w14:textId="39BC4703" w:rsidR="00303999" w:rsidRPr="00B81AC4" w:rsidRDefault="00303999" w:rsidP="00303999">
      <w:pPr>
        <w:rPr>
          <w:rFonts w:ascii="Times New Roman" w:hAnsi="Times New Roman" w:cs="Times New Roman"/>
          <w:lang w:val="en-US"/>
        </w:rPr>
      </w:pPr>
      <w:r w:rsidRPr="00B81AC4">
        <w:rPr>
          <w:rFonts w:ascii="Times New Roman" w:hAnsi="Times New Roman" w:cs="Times New Roman"/>
          <w:lang w:val="en-US"/>
        </w:rPr>
        <w:t xml:space="preserve">The author declares no conflict of interest. </w:t>
      </w:r>
    </w:p>
    <w:p w14:paraId="145F324E" w14:textId="2A5399A7" w:rsidR="007B3E33" w:rsidRPr="00B81AC4" w:rsidRDefault="007B3E33" w:rsidP="007B3E33">
      <w:pPr>
        <w:pStyle w:val="berschrift2"/>
        <w:rPr>
          <w:rFonts w:ascii="Times New Roman" w:hAnsi="Times New Roman" w:cs="Times New Roman"/>
          <w:lang w:val="en-US"/>
        </w:rPr>
      </w:pPr>
      <w:r w:rsidRPr="00B81AC4">
        <w:rPr>
          <w:rFonts w:ascii="Times New Roman" w:hAnsi="Times New Roman" w:cs="Times New Roman"/>
          <w:lang w:val="en-US"/>
        </w:rPr>
        <w:t>Credit Author Statement</w:t>
      </w:r>
    </w:p>
    <w:p w14:paraId="75B2BC7F" w14:textId="6BA15248" w:rsidR="007B3E33" w:rsidRPr="00B81AC4" w:rsidRDefault="00575F47" w:rsidP="007B3E33">
      <w:pPr>
        <w:rPr>
          <w:rFonts w:ascii="Times New Roman" w:hAnsi="Times New Roman" w:cs="Times New Roman"/>
          <w:lang w:val="en-US"/>
        </w:rPr>
      </w:pPr>
      <w:r w:rsidRPr="00B81AC4">
        <w:rPr>
          <w:rFonts w:ascii="Times New Roman" w:hAnsi="Times New Roman" w:cs="Times New Roman"/>
          <w:lang w:val="en-US"/>
        </w:rPr>
        <w:t>All parts of</w:t>
      </w:r>
      <w:r w:rsidR="001D4DE3" w:rsidRPr="00B81AC4">
        <w:rPr>
          <w:rFonts w:ascii="Times New Roman" w:hAnsi="Times New Roman" w:cs="Times New Roman"/>
          <w:lang w:val="en-US"/>
        </w:rPr>
        <w:t xml:space="preserve"> </w:t>
      </w:r>
      <w:r w:rsidR="00A93102" w:rsidRPr="00B81AC4">
        <w:rPr>
          <w:rFonts w:ascii="Times New Roman" w:hAnsi="Times New Roman" w:cs="Times New Roman"/>
          <w:lang w:val="en-US"/>
        </w:rPr>
        <w:t xml:space="preserve">this </w:t>
      </w:r>
      <w:r w:rsidR="001D4DE3" w:rsidRPr="00B81AC4">
        <w:rPr>
          <w:rFonts w:ascii="Times New Roman" w:hAnsi="Times New Roman" w:cs="Times New Roman"/>
          <w:lang w:val="en-US"/>
        </w:rPr>
        <w:t xml:space="preserve">research project </w:t>
      </w:r>
      <w:r w:rsidRPr="00B81AC4">
        <w:rPr>
          <w:rFonts w:ascii="Times New Roman" w:hAnsi="Times New Roman" w:cs="Times New Roman"/>
          <w:lang w:val="en-US"/>
        </w:rPr>
        <w:t>were</w:t>
      </w:r>
      <w:r w:rsidR="001D4DE3" w:rsidRPr="00B81AC4">
        <w:rPr>
          <w:rFonts w:ascii="Times New Roman" w:hAnsi="Times New Roman" w:cs="Times New Roman"/>
          <w:lang w:val="en-US"/>
        </w:rPr>
        <w:t xml:space="preserve"> conducted by CN.</w:t>
      </w:r>
    </w:p>
    <w:p w14:paraId="77DFA3C9" w14:textId="77777777" w:rsidR="00BD2FD1" w:rsidRPr="00B81AC4" w:rsidRDefault="00BD2FD1" w:rsidP="00BD2FD1">
      <w:pPr>
        <w:suppressAutoHyphens w:val="0"/>
        <w:spacing w:line="278" w:lineRule="auto"/>
        <w:rPr>
          <w:rFonts w:ascii="Times New Roman" w:hAnsi="Times New Roman" w:cs="Times New Roman"/>
          <w:lang w:val="en-US"/>
        </w:rPr>
      </w:pPr>
    </w:p>
    <w:p w14:paraId="0FF01E58" w14:textId="77777777" w:rsidR="005419E7" w:rsidRPr="00B81AC4" w:rsidRDefault="005419E7" w:rsidP="005419E7">
      <w:pPr>
        <w:rPr>
          <w:rFonts w:ascii="Times New Roman" w:hAnsi="Times New Roman" w:cs="Times New Roman"/>
          <w:lang w:val="en-US"/>
        </w:rPr>
      </w:pPr>
    </w:p>
    <w:sdt>
      <w:sdtPr>
        <w:rPr>
          <w:rFonts w:ascii="Times New Roman" w:eastAsiaTheme="minorHAnsi" w:hAnsi="Times New Roman" w:cs="Times New Roman"/>
          <w:color w:val="auto"/>
          <w:sz w:val="22"/>
          <w:szCs w:val="22"/>
          <w:lang w:val="en-US"/>
        </w:rPr>
        <w:tag w:val="CitaviBibliography"/>
        <w:id w:val="1942406574"/>
        <w:placeholder>
          <w:docPart w:val="DefaultPlaceholder_-1854013440"/>
        </w:placeholder>
      </w:sdtPr>
      <w:sdtContent>
        <w:p w14:paraId="03C813BB" w14:textId="77777777" w:rsidR="000B61A7" w:rsidRPr="00B81AC4" w:rsidRDefault="00057278" w:rsidP="000B61A7">
          <w:pPr>
            <w:pStyle w:val="CitaviBibliographyHeading"/>
            <w:rPr>
              <w:rFonts w:ascii="Times New Roman" w:hAnsi="Times New Roman" w:cs="Times New Roman"/>
              <w:lang w:val="en-US"/>
            </w:rPr>
          </w:pPr>
          <w:r w:rsidRPr="00B81AC4">
            <w:rPr>
              <w:rFonts w:ascii="Times New Roman" w:hAnsi="Times New Roman" w:cs="Times New Roman"/>
              <w:lang w:val="en-US"/>
            </w:rPr>
            <w:fldChar w:fldCharType="begin"/>
          </w:r>
          <w:r w:rsidRPr="00B81AC4">
            <w:rPr>
              <w:rFonts w:ascii="Times New Roman" w:hAnsi="Times New Roman" w:cs="Times New Roman"/>
              <w:lang w:val="en-US"/>
            </w:rPr>
            <w:instrText>ADDIN CitaviBibliography</w:instrText>
          </w:r>
          <w:r w:rsidRPr="00B81AC4">
            <w:rPr>
              <w:rFonts w:ascii="Times New Roman" w:hAnsi="Times New Roman" w:cs="Times New Roman"/>
              <w:lang w:val="en-US"/>
            </w:rPr>
            <w:fldChar w:fldCharType="separate"/>
          </w:r>
          <w:r w:rsidR="000B61A7" w:rsidRPr="00B81AC4">
            <w:rPr>
              <w:rFonts w:ascii="Times New Roman" w:hAnsi="Times New Roman" w:cs="Times New Roman"/>
              <w:lang w:val="en-US"/>
            </w:rPr>
            <w:t>References</w:t>
          </w:r>
        </w:p>
        <w:p w14:paraId="237EDBFD" w14:textId="77777777" w:rsidR="000B61A7" w:rsidRPr="00B81AC4" w:rsidRDefault="000B61A7" w:rsidP="000B61A7">
          <w:pPr>
            <w:pStyle w:val="CitaviBibliographyEntry"/>
            <w:rPr>
              <w:rFonts w:ascii="Times New Roman" w:hAnsi="Times New Roman" w:cs="Times New Roman"/>
              <w:lang w:val="en-US"/>
            </w:rPr>
          </w:pPr>
          <w:bookmarkStart w:id="26" w:name="_CTVL0014b62f6d8364c45ad9425ebd70e2a5d24"/>
          <w:r w:rsidRPr="00B81AC4">
            <w:rPr>
              <w:rFonts w:ascii="Times New Roman" w:hAnsi="Times New Roman" w:cs="Times New Roman"/>
              <w:lang w:val="en-US"/>
            </w:rPr>
            <w:t>Andics, A., McQueen, J. M., Petersson, K. M., Gál, V., Rudas, G., &amp; Vidnyánszky, Z. (2010). Neural mechanisms for voice recognition.</w:t>
          </w:r>
          <w:bookmarkEnd w:id="26"/>
          <w:r w:rsidRPr="00B81AC4">
            <w:rPr>
              <w:rFonts w:ascii="Times New Roman" w:hAnsi="Times New Roman" w:cs="Times New Roman"/>
              <w:lang w:val="en-US"/>
            </w:rPr>
            <w:t xml:space="preserve"> </w:t>
          </w:r>
          <w:r w:rsidRPr="00B81AC4">
            <w:rPr>
              <w:rFonts w:ascii="Times New Roman" w:hAnsi="Times New Roman" w:cs="Times New Roman"/>
              <w:i/>
              <w:lang w:val="en-US"/>
            </w:rPr>
            <w:t>Neuroimage</w:t>
          </w:r>
          <w:r w:rsidRPr="00B81AC4">
            <w:rPr>
              <w:rFonts w:ascii="Times New Roman" w:hAnsi="Times New Roman" w:cs="Times New Roman"/>
              <w:lang w:val="en-US"/>
            </w:rPr>
            <w:t xml:space="preserve">, </w:t>
          </w:r>
          <w:r w:rsidRPr="00B81AC4">
            <w:rPr>
              <w:rFonts w:ascii="Times New Roman" w:hAnsi="Times New Roman" w:cs="Times New Roman"/>
              <w:i/>
              <w:lang w:val="en-US"/>
            </w:rPr>
            <w:t>52</w:t>
          </w:r>
          <w:r w:rsidRPr="00B81AC4">
            <w:rPr>
              <w:rFonts w:ascii="Times New Roman" w:hAnsi="Times New Roman" w:cs="Times New Roman"/>
              <w:lang w:val="en-US"/>
            </w:rPr>
            <w:t>(4), 1528–1540. https://doi.org/10.1016/j.neuroimage.2010.05.048</w:t>
          </w:r>
        </w:p>
        <w:p w14:paraId="2675E6B7" w14:textId="77777777" w:rsidR="000B61A7" w:rsidRPr="00B81AC4" w:rsidRDefault="000B61A7" w:rsidP="000B61A7">
          <w:pPr>
            <w:pStyle w:val="CitaviBibliographyEntry"/>
            <w:rPr>
              <w:rFonts w:ascii="Times New Roman" w:hAnsi="Times New Roman" w:cs="Times New Roman"/>
              <w:lang w:val="en-US"/>
            </w:rPr>
          </w:pPr>
          <w:bookmarkStart w:id="27" w:name="_CTVL00112268efd8ad34af49c6da61cc9017f72"/>
          <w:r w:rsidRPr="00B81AC4">
            <w:rPr>
              <w:rFonts w:ascii="Times New Roman" w:hAnsi="Times New Roman" w:cs="Times New Roman"/>
              <w:lang w:val="en-US"/>
            </w:rPr>
            <w:t>Aryani, A., Conrad, M., Schmidtke, D., &amp; Jacobs, A. (2018). Why 'piss' is ruder than 'pee'? The role of sound in affective meaning making.</w:t>
          </w:r>
          <w:bookmarkEnd w:id="27"/>
          <w:r w:rsidRPr="00B81AC4">
            <w:rPr>
              <w:rFonts w:ascii="Times New Roman" w:hAnsi="Times New Roman" w:cs="Times New Roman"/>
              <w:lang w:val="en-US"/>
            </w:rPr>
            <w:t xml:space="preserve"> </w:t>
          </w:r>
          <w:r w:rsidRPr="00B81AC4">
            <w:rPr>
              <w:rFonts w:ascii="Times New Roman" w:hAnsi="Times New Roman" w:cs="Times New Roman"/>
              <w:i/>
              <w:lang w:val="en-US"/>
            </w:rPr>
            <w:t>PLoS One</w:t>
          </w:r>
          <w:r w:rsidRPr="00B81AC4">
            <w:rPr>
              <w:rFonts w:ascii="Times New Roman" w:hAnsi="Times New Roman" w:cs="Times New Roman"/>
              <w:lang w:val="en-US"/>
            </w:rPr>
            <w:t xml:space="preserve">, </w:t>
          </w:r>
          <w:r w:rsidRPr="00B81AC4">
            <w:rPr>
              <w:rFonts w:ascii="Times New Roman" w:hAnsi="Times New Roman" w:cs="Times New Roman"/>
              <w:i/>
              <w:lang w:val="en-US"/>
            </w:rPr>
            <w:t>13</w:t>
          </w:r>
          <w:r w:rsidRPr="00B81AC4">
            <w:rPr>
              <w:rFonts w:ascii="Times New Roman" w:hAnsi="Times New Roman" w:cs="Times New Roman"/>
              <w:lang w:val="en-US"/>
            </w:rPr>
            <w:t>(6), e0198430. https://doi.org/10.1371/journal.pone.0198430</w:t>
          </w:r>
        </w:p>
        <w:p w14:paraId="5698F8BF" w14:textId="77777777" w:rsidR="000B61A7" w:rsidRPr="00B81AC4" w:rsidRDefault="000B61A7" w:rsidP="000B61A7">
          <w:pPr>
            <w:pStyle w:val="CitaviBibliographyEntry"/>
            <w:rPr>
              <w:rFonts w:ascii="Times New Roman" w:hAnsi="Times New Roman" w:cs="Times New Roman"/>
              <w:lang w:val="en-US"/>
            </w:rPr>
          </w:pPr>
          <w:bookmarkStart w:id="28" w:name="_CTVL00199a0c855027f40348da84f18c42a67de"/>
          <w:r w:rsidRPr="00B81AC4">
            <w:rPr>
              <w:rFonts w:ascii="Times New Roman" w:hAnsi="Times New Roman" w:cs="Times New Roman"/>
              <w:lang w:val="en-US"/>
            </w:rPr>
            <w:lastRenderedPageBreak/>
            <w:t>Atkinson, A. P., Tipples, J., Burt, D. M., &amp; Young, A. W. (2005). Asymmetric interference between sex and emotion in face perception.</w:t>
          </w:r>
          <w:bookmarkEnd w:id="28"/>
          <w:r w:rsidRPr="00B81AC4">
            <w:rPr>
              <w:rFonts w:ascii="Times New Roman" w:hAnsi="Times New Roman" w:cs="Times New Roman"/>
              <w:lang w:val="en-US"/>
            </w:rPr>
            <w:t xml:space="preserve"> </w:t>
          </w:r>
          <w:r w:rsidRPr="00B81AC4">
            <w:rPr>
              <w:rFonts w:ascii="Times New Roman" w:hAnsi="Times New Roman" w:cs="Times New Roman"/>
              <w:i/>
              <w:lang w:val="en-US"/>
            </w:rPr>
            <w:t>Perception &amp; Psychophysics</w:t>
          </w:r>
          <w:r w:rsidRPr="00B81AC4">
            <w:rPr>
              <w:rFonts w:ascii="Times New Roman" w:hAnsi="Times New Roman" w:cs="Times New Roman"/>
              <w:lang w:val="en-US"/>
            </w:rPr>
            <w:t xml:space="preserve">, </w:t>
          </w:r>
          <w:r w:rsidRPr="00B81AC4">
            <w:rPr>
              <w:rFonts w:ascii="Times New Roman" w:hAnsi="Times New Roman" w:cs="Times New Roman"/>
              <w:i/>
              <w:lang w:val="en-US"/>
            </w:rPr>
            <w:t>67</w:t>
          </w:r>
          <w:r w:rsidRPr="00B81AC4">
            <w:rPr>
              <w:rFonts w:ascii="Times New Roman" w:hAnsi="Times New Roman" w:cs="Times New Roman"/>
              <w:lang w:val="en-US"/>
            </w:rPr>
            <w:t>(7), 1199–1213. https://doi.org/10.3758/BF03193553</w:t>
          </w:r>
        </w:p>
        <w:p w14:paraId="4439114B" w14:textId="77777777" w:rsidR="000B61A7" w:rsidRPr="00B81AC4" w:rsidRDefault="000B61A7" w:rsidP="000B61A7">
          <w:pPr>
            <w:pStyle w:val="CitaviBibliographyEntry"/>
            <w:rPr>
              <w:rFonts w:ascii="Times New Roman" w:hAnsi="Times New Roman" w:cs="Times New Roman"/>
              <w:lang w:val="en-US"/>
            </w:rPr>
          </w:pPr>
          <w:bookmarkStart w:id="29" w:name="_CTVL001dd4920b17aae4e7886303409f6c11551"/>
          <w:r w:rsidRPr="00B81AC4">
            <w:rPr>
              <w:rFonts w:ascii="Times New Roman" w:hAnsi="Times New Roman" w:cs="Times New Roman"/>
              <w:lang w:val="en-US"/>
            </w:rPr>
            <w:t>Bachorowski, J. A., &amp; Owren, M. J. (2003). Sounds of emotion: Production and perception of affect-related vocal acoustics.</w:t>
          </w:r>
          <w:bookmarkEnd w:id="29"/>
          <w:r w:rsidRPr="00B81AC4">
            <w:rPr>
              <w:rFonts w:ascii="Times New Roman" w:hAnsi="Times New Roman" w:cs="Times New Roman"/>
              <w:lang w:val="en-US"/>
            </w:rPr>
            <w:t xml:space="preserve"> </w:t>
          </w:r>
          <w:r w:rsidRPr="00B81AC4">
            <w:rPr>
              <w:rFonts w:ascii="Times New Roman" w:hAnsi="Times New Roman" w:cs="Times New Roman"/>
              <w:i/>
              <w:lang w:val="en-US"/>
            </w:rPr>
            <w:t>Annals of the New York Academy of Sciences</w:t>
          </w:r>
          <w:r w:rsidRPr="00B81AC4">
            <w:rPr>
              <w:rFonts w:ascii="Times New Roman" w:hAnsi="Times New Roman" w:cs="Times New Roman"/>
              <w:lang w:val="en-US"/>
            </w:rPr>
            <w:t xml:space="preserve">, </w:t>
          </w:r>
          <w:r w:rsidRPr="00B81AC4">
            <w:rPr>
              <w:rFonts w:ascii="Times New Roman" w:hAnsi="Times New Roman" w:cs="Times New Roman"/>
              <w:i/>
              <w:lang w:val="en-US"/>
            </w:rPr>
            <w:t>1000</w:t>
          </w:r>
          <w:r w:rsidRPr="00B81AC4">
            <w:rPr>
              <w:rFonts w:ascii="Times New Roman" w:hAnsi="Times New Roman" w:cs="Times New Roman"/>
              <w:lang w:val="en-US"/>
            </w:rPr>
            <w:t>, 244–265. https://doi.org/10.1196/annals.1280.012</w:t>
          </w:r>
        </w:p>
        <w:p w14:paraId="64D710A9" w14:textId="77777777" w:rsidR="000B61A7" w:rsidRPr="00B81AC4" w:rsidRDefault="000B61A7" w:rsidP="000B61A7">
          <w:pPr>
            <w:pStyle w:val="CitaviBibliographyEntry"/>
            <w:rPr>
              <w:rFonts w:ascii="Times New Roman" w:hAnsi="Times New Roman" w:cs="Times New Roman"/>
              <w:lang w:val="en-US"/>
            </w:rPr>
          </w:pPr>
          <w:bookmarkStart w:id="30" w:name="_CTVL001e87a4165dd0c452c9a27a3ffb70b4feb"/>
          <w:r w:rsidRPr="00B81AC4">
            <w:rPr>
              <w:rFonts w:ascii="Times New Roman" w:hAnsi="Times New Roman" w:cs="Times New Roman"/>
              <w:lang w:val="en-US"/>
            </w:rPr>
            <w:t>Bates, D., Maechler, M., Bolker, B., Walker, S., Christensen, R. H. B., Singmann, H., Dai, B., Scheipl, F., Grothendieck, G., Green, P., &amp; others (2009). Package ‘lme4’.</w:t>
          </w:r>
          <w:bookmarkEnd w:id="30"/>
          <w:r w:rsidRPr="00B81AC4">
            <w:rPr>
              <w:rFonts w:ascii="Times New Roman" w:hAnsi="Times New Roman" w:cs="Times New Roman"/>
              <w:lang w:val="en-US"/>
            </w:rPr>
            <w:t xml:space="preserve"> </w:t>
          </w:r>
          <w:r w:rsidRPr="00B81AC4">
            <w:rPr>
              <w:rFonts w:ascii="Times New Roman" w:hAnsi="Times New Roman" w:cs="Times New Roman"/>
              <w:i/>
              <w:lang w:val="en-US"/>
            </w:rPr>
            <w:t>URL Http://lme4. R-Forge. R-Project. Org</w:t>
          </w:r>
          <w:r w:rsidRPr="00B81AC4">
            <w:rPr>
              <w:rFonts w:ascii="Times New Roman" w:hAnsi="Times New Roman" w:cs="Times New Roman"/>
              <w:lang w:val="en-US"/>
            </w:rPr>
            <w:t>.</w:t>
          </w:r>
        </w:p>
        <w:p w14:paraId="4B7F730A" w14:textId="77777777" w:rsidR="000B61A7" w:rsidRPr="00B81AC4" w:rsidRDefault="000B61A7" w:rsidP="000B61A7">
          <w:pPr>
            <w:pStyle w:val="CitaviBibliographyEntry"/>
            <w:rPr>
              <w:rFonts w:ascii="Times New Roman" w:hAnsi="Times New Roman" w:cs="Times New Roman"/>
              <w:lang w:val="en-US"/>
            </w:rPr>
          </w:pPr>
          <w:bookmarkStart w:id="31" w:name="_CTVL0018473d197b6e74f58899b2d313eecae96"/>
          <w:r w:rsidRPr="00B81AC4">
            <w:rPr>
              <w:rFonts w:ascii="Times New Roman" w:hAnsi="Times New Roman" w:cs="Times New Roman"/>
              <w:lang w:val="en-US"/>
            </w:rPr>
            <w:t>Belin, P., Bestelmeyer, P. E. G., Latinus, M., &amp; Watson, R. (2011). Understanding voice perception.</w:t>
          </w:r>
          <w:bookmarkEnd w:id="31"/>
          <w:r w:rsidRPr="00B81AC4">
            <w:rPr>
              <w:rFonts w:ascii="Times New Roman" w:hAnsi="Times New Roman" w:cs="Times New Roman"/>
              <w:lang w:val="en-US"/>
            </w:rPr>
            <w:t xml:space="preserve"> </w:t>
          </w:r>
          <w:r w:rsidRPr="00B81AC4">
            <w:rPr>
              <w:rFonts w:ascii="Times New Roman" w:hAnsi="Times New Roman" w:cs="Times New Roman"/>
              <w:i/>
              <w:lang w:val="en-US"/>
            </w:rPr>
            <w:t>British Journal of Psychology</w:t>
          </w:r>
          <w:r w:rsidRPr="00B81AC4">
            <w:rPr>
              <w:rFonts w:ascii="Times New Roman" w:hAnsi="Times New Roman" w:cs="Times New Roman"/>
              <w:lang w:val="en-US"/>
            </w:rPr>
            <w:t xml:space="preserve">, </w:t>
          </w:r>
          <w:r w:rsidRPr="00B81AC4">
            <w:rPr>
              <w:rFonts w:ascii="Times New Roman" w:hAnsi="Times New Roman" w:cs="Times New Roman"/>
              <w:i/>
              <w:lang w:val="en-US"/>
            </w:rPr>
            <w:t>102</w:t>
          </w:r>
          <w:r w:rsidRPr="00B81AC4">
            <w:rPr>
              <w:rFonts w:ascii="Times New Roman" w:hAnsi="Times New Roman" w:cs="Times New Roman"/>
              <w:lang w:val="en-US"/>
            </w:rPr>
            <w:t>(4), 711–725. https://doi.org/10.1111/j.2044-8295.2011.02041.x</w:t>
          </w:r>
        </w:p>
        <w:p w14:paraId="1216D964" w14:textId="77777777" w:rsidR="000B61A7" w:rsidRPr="00B81AC4" w:rsidRDefault="000B61A7" w:rsidP="000B61A7">
          <w:pPr>
            <w:pStyle w:val="CitaviBibliographyEntry"/>
            <w:rPr>
              <w:rFonts w:ascii="Times New Roman" w:hAnsi="Times New Roman" w:cs="Times New Roman"/>
              <w:lang w:val="en-US"/>
            </w:rPr>
          </w:pPr>
          <w:bookmarkStart w:id="32" w:name="_CTVL00132ef4a622fc8415ab8bfce981a804b89"/>
          <w:r w:rsidRPr="00B81AC4">
            <w:rPr>
              <w:rFonts w:ascii="Times New Roman" w:hAnsi="Times New Roman" w:cs="Times New Roman"/>
              <w:lang w:val="en-US"/>
            </w:rPr>
            <w:t>Bestelmeyer, P. E. G., &amp; Evans, D. (2026). Context effects on the processing hierarchy of vocal expressions.</w:t>
          </w:r>
          <w:bookmarkEnd w:id="32"/>
          <w:r w:rsidRPr="00B81AC4">
            <w:rPr>
              <w:rFonts w:ascii="Times New Roman" w:hAnsi="Times New Roman" w:cs="Times New Roman"/>
              <w:lang w:val="en-US"/>
            </w:rPr>
            <w:t xml:space="preserve"> </w:t>
          </w:r>
          <w:r w:rsidRPr="00B81AC4">
            <w:rPr>
              <w:rFonts w:ascii="Times New Roman" w:hAnsi="Times New Roman" w:cs="Times New Roman"/>
              <w:i/>
              <w:lang w:val="en-US"/>
            </w:rPr>
            <w:t>Cerebral Cortex</w:t>
          </w:r>
          <w:r w:rsidRPr="00B81AC4">
            <w:rPr>
              <w:rFonts w:ascii="Times New Roman" w:hAnsi="Times New Roman" w:cs="Times New Roman"/>
              <w:lang w:val="en-US"/>
            </w:rPr>
            <w:t xml:space="preserve">, </w:t>
          </w:r>
          <w:r w:rsidRPr="00B81AC4">
            <w:rPr>
              <w:rFonts w:ascii="Times New Roman" w:hAnsi="Times New Roman" w:cs="Times New Roman"/>
              <w:i/>
              <w:lang w:val="en-US"/>
            </w:rPr>
            <w:t>36</w:t>
          </w:r>
          <w:r w:rsidRPr="00B81AC4">
            <w:rPr>
              <w:rFonts w:ascii="Times New Roman" w:hAnsi="Times New Roman" w:cs="Times New Roman"/>
              <w:lang w:val="en-US"/>
            </w:rPr>
            <w:t>(1). https://doi.org/10.1093/cercor/bhaf343</w:t>
          </w:r>
        </w:p>
        <w:p w14:paraId="51F0CB76" w14:textId="77777777" w:rsidR="000B61A7" w:rsidRPr="00B81AC4" w:rsidRDefault="000B61A7" w:rsidP="000B61A7">
          <w:pPr>
            <w:pStyle w:val="CitaviBibliographyEntry"/>
            <w:rPr>
              <w:rFonts w:ascii="Times New Roman" w:hAnsi="Times New Roman" w:cs="Times New Roman"/>
              <w:lang w:val="en-US"/>
            </w:rPr>
          </w:pPr>
          <w:bookmarkStart w:id="33" w:name="_CTVL001b1a46e28dfd045ab8d67e13e3e9d6c0f"/>
          <w:r w:rsidRPr="00B81AC4">
            <w:rPr>
              <w:rFonts w:ascii="Times New Roman" w:hAnsi="Times New Roman" w:cs="Times New Roman"/>
              <w:lang w:val="en-US"/>
            </w:rPr>
            <w:t>Bestelmeyer, P. E. G., Jones, B. C., DeBruine, L. M., Little, A. C., &amp; Welling, L. L. M. (2010). Face aftereffects suggest interdependent processing of expression and sex and of expression and race.</w:t>
          </w:r>
          <w:bookmarkEnd w:id="33"/>
          <w:r w:rsidRPr="00B81AC4">
            <w:rPr>
              <w:rFonts w:ascii="Times New Roman" w:hAnsi="Times New Roman" w:cs="Times New Roman"/>
              <w:lang w:val="en-US"/>
            </w:rPr>
            <w:t xml:space="preserve"> </w:t>
          </w:r>
          <w:r w:rsidRPr="00B81AC4">
            <w:rPr>
              <w:rFonts w:ascii="Times New Roman" w:hAnsi="Times New Roman" w:cs="Times New Roman"/>
              <w:i/>
              <w:lang w:val="en-US"/>
            </w:rPr>
            <w:t>Visual Cognition</w:t>
          </w:r>
          <w:r w:rsidRPr="00B81AC4">
            <w:rPr>
              <w:rFonts w:ascii="Times New Roman" w:hAnsi="Times New Roman" w:cs="Times New Roman"/>
              <w:lang w:val="en-US"/>
            </w:rPr>
            <w:t xml:space="preserve">, </w:t>
          </w:r>
          <w:r w:rsidRPr="00B81AC4">
            <w:rPr>
              <w:rFonts w:ascii="Times New Roman" w:hAnsi="Times New Roman" w:cs="Times New Roman"/>
              <w:i/>
              <w:lang w:val="en-US"/>
            </w:rPr>
            <w:t>18</w:t>
          </w:r>
          <w:r w:rsidRPr="00B81AC4">
            <w:rPr>
              <w:rFonts w:ascii="Times New Roman" w:hAnsi="Times New Roman" w:cs="Times New Roman"/>
              <w:lang w:val="en-US"/>
            </w:rPr>
            <w:t>(2), 255–274. https://doi.org/10.1080/13506280802708024</w:t>
          </w:r>
        </w:p>
        <w:p w14:paraId="03C47848" w14:textId="77777777" w:rsidR="000B61A7" w:rsidRPr="00B81AC4" w:rsidRDefault="000B61A7" w:rsidP="000B61A7">
          <w:pPr>
            <w:pStyle w:val="CitaviBibliographyEntry"/>
            <w:rPr>
              <w:rFonts w:ascii="Times New Roman" w:hAnsi="Times New Roman" w:cs="Times New Roman"/>
              <w:lang w:val="en-US"/>
            </w:rPr>
          </w:pPr>
          <w:bookmarkStart w:id="34" w:name="_CTVL0016e1cee6977b546eeb374a4f5b3211ee5"/>
          <w:r w:rsidRPr="00B81AC4">
            <w:rPr>
              <w:rFonts w:ascii="Times New Roman" w:hAnsi="Times New Roman" w:cs="Times New Roman"/>
              <w:lang w:val="en-US"/>
            </w:rPr>
            <w:t>Bestelmeyer, P. E. G., Maurage, P., Rouger, J., Latinus, M., &amp; Belin, P. (2014). Adaptation to vocal expressions reveals multistep perception of auditory emotion.</w:t>
          </w:r>
          <w:bookmarkEnd w:id="34"/>
          <w:r w:rsidRPr="00B81AC4">
            <w:rPr>
              <w:rFonts w:ascii="Times New Roman" w:hAnsi="Times New Roman" w:cs="Times New Roman"/>
              <w:lang w:val="en-US"/>
            </w:rPr>
            <w:t xml:space="preserve"> </w:t>
          </w:r>
          <w:r w:rsidRPr="00B81AC4">
            <w:rPr>
              <w:rFonts w:ascii="Times New Roman" w:hAnsi="Times New Roman" w:cs="Times New Roman"/>
              <w:i/>
              <w:lang w:val="en-US"/>
            </w:rPr>
            <w:t>J Neurosci</w:t>
          </w:r>
          <w:r w:rsidRPr="00B81AC4">
            <w:rPr>
              <w:rFonts w:ascii="Times New Roman" w:hAnsi="Times New Roman" w:cs="Times New Roman"/>
              <w:lang w:val="en-US"/>
            </w:rPr>
            <w:t xml:space="preserve">, </w:t>
          </w:r>
          <w:r w:rsidRPr="00B81AC4">
            <w:rPr>
              <w:rFonts w:ascii="Times New Roman" w:hAnsi="Times New Roman" w:cs="Times New Roman"/>
              <w:i/>
              <w:lang w:val="en-US"/>
            </w:rPr>
            <w:t>34</w:t>
          </w:r>
          <w:r w:rsidRPr="00B81AC4">
            <w:rPr>
              <w:rFonts w:ascii="Times New Roman" w:hAnsi="Times New Roman" w:cs="Times New Roman"/>
              <w:lang w:val="en-US"/>
            </w:rPr>
            <w:t>(24), 8098–8105. https://doi.org/10.1523/JNEUROSCI.4820-13.2014</w:t>
          </w:r>
        </w:p>
        <w:p w14:paraId="4AD5FC8E" w14:textId="77777777" w:rsidR="000B61A7" w:rsidRPr="00B81AC4" w:rsidRDefault="000B61A7" w:rsidP="000B61A7">
          <w:pPr>
            <w:pStyle w:val="CitaviBibliographyEntry"/>
            <w:rPr>
              <w:rFonts w:ascii="Times New Roman" w:hAnsi="Times New Roman" w:cs="Times New Roman"/>
              <w:lang w:val="en-US"/>
            </w:rPr>
          </w:pPr>
          <w:bookmarkStart w:id="35" w:name="_CTVL001859d2930f6b949e58ebbd8b14672aec2"/>
          <w:r w:rsidRPr="00B81AC4">
            <w:rPr>
              <w:rFonts w:ascii="Times New Roman" w:hAnsi="Times New Roman" w:cs="Times New Roman"/>
              <w:lang w:val="en-US"/>
            </w:rPr>
            <w:t>Bestelmeyer, P. E. G., Rouger, J., DeBruine, L. M., &amp; Belin, P. (2010). Auditory adaptation in vocal affect perception.</w:t>
          </w:r>
          <w:bookmarkEnd w:id="35"/>
          <w:r w:rsidRPr="00B81AC4">
            <w:rPr>
              <w:rFonts w:ascii="Times New Roman" w:hAnsi="Times New Roman" w:cs="Times New Roman"/>
              <w:lang w:val="en-US"/>
            </w:rPr>
            <w:t xml:space="preserve"> </w:t>
          </w:r>
          <w:r w:rsidRPr="00B81AC4">
            <w:rPr>
              <w:rFonts w:ascii="Times New Roman" w:hAnsi="Times New Roman" w:cs="Times New Roman"/>
              <w:i/>
              <w:lang w:val="en-US"/>
            </w:rPr>
            <w:t>Cognition</w:t>
          </w:r>
          <w:r w:rsidRPr="00B81AC4">
            <w:rPr>
              <w:rFonts w:ascii="Times New Roman" w:hAnsi="Times New Roman" w:cs="Times New Roman"/>
              <w:lang w:val="en-US"/>
            </w:rPr>
            <w:t xml:space="preserve">, </w:t>
          </w:r>
          <w:r w:rsidRPr="00B81AC4">
            <w:rPr>
              <w:rFonts w:ascii="Times New Roman" w:hAnsi="Times New Roman" w:cs="Times New Roman"/>
              <w:i/>
              <w:lang w:val="en-US"/>
            </w:rPr>
            <w:t>117</w:t>
          </w:r>
          <w:r w:rsidRPr="00B81AC4">
            <w:rPr>
              <w:rFonts w:ascii="Times New Roman" w:hAnsi="Times New Roman" w:cs="Times New Roman"/>
              <w:lang w:val="en-US"/>
            </w:rPr>
            <w:t>(2), 217–223. https://doi.org/10.1016/j.cognition.2010.08.008</w:t>
          </w:r>
        </w:p>
        <w:p w14:paraId="69DB1843" w14:textId="77777777" w:rsidR="000B61A7" w:rsidRPr="00B81AC4" w:rsidRDefault="000B61A7" w:rsidP="000B61A7">
          <w:pPr>
            <w:pStyle w:val="CitaviBibliographyEntry"/>
            <w:rPr>
              <w:rFonts w:ascii="Times New Roman" w:hAnsi="Times New Roman" w:cs="Times New Roman"/>
              <w:lang w:val="en-US"/>
            </w:rPr>
          </w:pPr>
          <w:bookmarkStart w:id="36" w:name="_CTVL0015460d1def4a64de8a9df362ffffe40af"/>
          <w:r w:rsidRPr="00B81AC4">
            <w:rPr>
              <w:rFonts w:ascii="Times New Roman" w:hAnsi="Times New Roman" w:cs="Times New Roman"/>
              <w:lang w:val="en-US"/>
            </w:rPr>
            <w:t>Bestelmeyer, P. E. G., Williams, B., Lawton, J. J., Stefanou, M. E., Koldewyn, K., Klein, C., &amp; Biscaldi, M. (2018). Adaptation to Vocal Expressions and Phonemes Is Intact in Autism Spectrum Disorder.</w:t>
          </w:r>
          <w:bookmarkEnd w:id="36"/>
          <w:r w:rsidRPr="00B81AC4">
            <w:rPr>
              <w:rFonts w:ascii="Times New Roman" w:hAnsi="Times New Roman" w:cs="Times New Roman"/>
              <w:lang w:val="en-US"/>
            </w:rPr>
            <w:t xml:space="preserve"> </w:t>
          </w:r>
          <w:r w:rsidRPr="00B81AC4">
            <w:rPr>
              <w:rFonts w:ascii="Times New Roman" w:hAnsi="Times New Roman" w:cs="Times New Roman"/>
              <w:i/>
              <w:lang w:val="en-US"/>
            </w:rPr>
            <w:t>Clinical Psychological Science</w:t>
          </w:r>
          <w:r w:rsidRPr="00B81AC4">
            <w:rPr>
              <w:rFonts w:ascii="Times New Roman" w:hAnsi="Times New Roman" w:cs="Times New Roman"/>
              <w:lang w:val="en-US"/>
            </w:rPr>
            <w:t xml:space="preserve">, </w:t>
          </w:r>
          <w:r w:rsidRPr="00B81AC4">
            <w:rPr>
              <w:rFonts w:ascii="Times New Roman" w:hAnsi="Times New Roman" w:cs="Times New Roman"/>
              <w:i/>
              <w:lang w:val="en-US"/>
            </w:rPr>
            <w:t>6</w:t>
          </w:r>
          <w:r w:rsidRPr="00B81AC4">
            <w:rPr>
              <w:rFonts w:ascii="Times New Roman" w:hAnsi="Times New Roman" w:cs="Times New Roman"/>
              <w:lang w:val="en-US"/>
            </w:rPr>
            <w:t>(3), 372–381. https://doi.org/10.1177/2167702617748401</w:t>
          </w:r>
        </w:p>
        <w:p w14:paraId="5B4256BC" w14:textId="77777777" w:rsidR="000B61A7" w:rsidRPr="00B81AC4" w:rsidRDefault="000B61A7" w:rsidP="000B61A7">
          <w:pPr>
            <w:pStyle w:val="CitaviBibliographyEntry"/>
            <w:rPr>
              <w:rFonts w:ascii="Times New Roman" w:hAnsi="Times New Roman" w:cs="Times New Roman"/>
              <w:lang w:val="en-US"/>
            </w:rPr>
          </w:pPr>
          <w:bookmarkStart w:id="37" w:name="_CTVL0018bcf5d59f8824881bbcb07603366cee6"/>
          <w:r w:rsidRPr="00B81AC4">
            <w:rPr>
              <w:rFonts w:ascii="Times New Roman" w:hAnsi="Times New Roman" w:cs="Times New Roman"/>
              <w:lang w:val="en-US"/>
            </w:rPr>
            <w:t>Boersma, P. (2018). Praat: Doing phonetics by computer [Computer program]: Version 6.0.46, retrieved January 2020 from http://www.praat.org/.</w:t>
          </w:r>
          <w:bookmarkEnd w:id="37"/>
          <w:r w:rsidRPr="00B81AC4">
            <w:rPr>
              <w:rFonts w:ascii="Times New Roman" w:hAnsi="Times New Roman" w:cs="Times New Roman"/>
              <w:lang w:val="en-US"/>
            </w:rPr>
            <w:t xml:space="preserve"> </w:t>
          </w:r>
          <w:r w:rsidRPr="00B81AC4">
            <w:rPr>
              <w:rFonts w:ascii="Times New Roman" w:hAnsi="Times New Roman" w:cs="Times New Roman"/>
              <w:i/>
              <w:lang w:val="en-US"/>
            </w:rPr>
            <w:t>Http://www. Praat. Org</w:t>
          </w:r>
          <w:r w:rsidRPr="00B81AC4">
            <w:rPr>
              <w:rFonts w:ascii="Times New Roman" w:hAnsi="Times New Roman" w:cs="Times New Roman"/>
              <w:lang w:val="en-US"/>
            </w:rPr>
            <w:t>.</w:t>
          </w:r>
        </w:p>
        <w:p w14:paraId="5B060CBE" w14:textId="77777777" w:rsidR="000B61A7" w:rsidRPr="00B81AC4" w:rsidRDefault="000B61A7" w:rsidP="000B61A7">
          <w:pPr>
            <w:pStyle w:val="CitaviBibliographyEntry"/>
            <w:rPr>
              <w:rFonts w:ascii="Times New Roman" w:hAnsi="Times New Roman" w:cs="Times New Roman"/>
              <w:lang w:val="en-US"/>
            </w:rPr>
          </w:pPr>
          <w:bookmarkStart w:id="38" w:name="_CTVL001eb09ee3c605a473c978600e7ec4632f8"/>
          <w:r w:rsidRPr="00B81AC4">
            <w:rPr>
              <w:rFonts w:ascii="Times New Roman" w:hAnsi="Times New Roman" w:cs="Times New Roman"/>
              <w:lang w:val="en-US"/>
            </w:rPr>
            <w:t>Brody, L. R. (2010). The socialization of gender differences in emotional expression: Display rules, infant temperament, and differentiation. In A. H. Fischer (Ed.),</w:t>
          </w:r>
          <w:bookmarkEnd w:id="38"/>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Gender and Emotion </w:t>
          </w:r>
          <w:r w:rsidRPr="00B81AC4">
            <w:rPr>
              <w:rFonts w:ascii="Times New Roman" w:hAnsi="Times New Roman" w:cs="Times New Roman"/>
              <w:lang w:val="en-US"/>
            </w:rPr>
            <w:t>(pp. 24–47). Cambridge University Press. https://doi.org/10.1017/CBO9780511628191.003</w:t>
          </w:r>
        </w:p>
        <w:p w14:paraId="5BC4DE3A" w14:textId="77777777" w:rsidR="000B61A7" w:rsidRPr="00B81AC4" w:rsidRDefault="000B61A7" w:rsidP="000B61A7">
          <w:pPr>
            <w:pStyle w:val="CitaviBibliographyEntry"/>
            <w:rPr>
              <w:rFonts w:ascii="Times New Roman" w:hAnsi="Times New Roman" w:cs="Times New Roman"/>
              <w:lang w:val="en-US"/>
            </w:rPr>
          </w:pPr>
          <w:bookmarkStart w:id="39" w:name="_CTVL001ae102e7c466046fea9f3a637706eec28"/>
          <w:r w:rsidRPr="00B81AC4">
            <w:rPr>
              <w:rFonts w:ascii="Times New Roman" w:hAnsi="Times New Roman" w:cs="Times New Roman"/>
              <w:lang w:val="en-US"/>
            </w:rPr>
            <w:t>Bürkner, P.‑C. (2017). brms : An R Package for Bayesian Multilevel Models Using Stan.</w:t>
          </w:r>
          <w:bookmarkEnd w:id="39"/>
          <w:r w:rsidRPr="00B81AC4">
            <w:rPr>
              <w:rFonts w:ascii="Times New Roman" w:hAnsi="Times New Roman" w:cs="Times New Roman"/>
              <w:lang w:val="en-US"/>
            </w:rPr>
            <w:t xml:space="preserve"> </w:t>
          </w:r>
          <w:r w:rsidRPr="00B81AC4">
            <w:rPr>
              <w:rFonts w:ascii="Times New Roman" w:hAnsi="Times New Roman" w:cs="Times New Roman"/>
              <w:i/>
              <w:lang w:val="en-US"/>
            </w:rPr>
            <w:t>Journal of Statistical Software</w:t>
          </w:r>
          <w:r w:rsidRPr="00B81AC4">
            <w:rPr>
              <w:rFonts w:ascii="Times New Roman" w:hAnsi="Times New Roman" w:cs="Times New Roman"/>
              <w:lang w:val="en-US"/>
            </w:rPr>
            <w:t xml:space="preserve">, </w:t>
          </w:r>
          <w:r w:rsidRPr="00B81AC4">
            <w:rPr>
              <w:rFonts w:ascii="Times New Roman" w:hAnsi="Times New Roman" w:cs="Times New Roman"/>
              <w:i/>
              <w:lang w:val="en-US"/>
            </w:rPr>
            <w:t>80</w:t>
          </w:r>
          <w:r w:rsidRPr="00B81AC4">
            <w:rPr>
              <w:rFonts w:ascii="Times New Roman" w:hAnsi="Times New Roman" w:cs="Times New Roman"/>
              <w:lang w:val="en-US"/>
            </w:rPr>
            <w:t>(1). https://doi.org/10.18637/jss.v080.i01</w:t>
          </w:r>
        </w:p>
        <w:p w14:paraId="15194F3A" w14:textId="77777777" w:rsidR="000B61A7" w:rsidRPr="00B81AC4" w:rsidRDefault="000B61A7" w:rsidP="000B61A7">
          <w:pPr>
            <w:pStyle w:val="CitaviBibliographyEntry"/>
            <w:rPr>
              <w:rFonts w:ascii="Times New Roman" w:hAnsi="Times New Roman" w:cs="Times New Roman"/>
              <w:lang w:val="en-US"/>
            </w:rPr>
          </w:pPr>
          <w:bookmarkStart w:id="40" w:name="_CTVL0017d743ce7d2534436ab2aaa85a1ed90df"/>
          <w:r w:rsidRPr="00B81AC4">
            <w:rPr>
              <w:rFonts w:ascii="Times New Roman" w:hAnsi="Times New Roman" w:cs="Times New Roman"/>
              <w:lang w:val="en-US"/>
            </w:rPr>
            <w:t>Carpenter, B., Gelman, A., Hoffman, M. D., Lee, D., Goodrich, B., Betancourt, M., Brubaker, M. A., Guo, J., Li, P., &amp; Riddell, A. (2017). Stan: A Probabilistic Programming Language.</w:t>
          </w:r>
          <w:bookmarkEnd w:id="40"/>
          <w:r w:rsidRPr="00B81AC4">
            <w:rPr>
              <w:rFonts w:ascii="Times New Roman" w:hAnsi="Times New Roman" w:cs="Times New Roman"/>
              <w:lang w:val="en-US"/>
            </w:rPr>
            <w:t xml:space="preserve"> </w:t>
          </w:r>
          <w:r w:rsidRPr="00B81AC4">
            <w:rPr>
              <w:rFonts w:ascii="Times New Roman" w:hAnsi="Times New Roman" w:cs="Times New Roman"/>
              <w:i/>
              <w:lang w:val="en-US"/>
            </w:rPr>
            <w:t>Journal of Statistical Software</w:t>
          </w:r>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76. </w:t>
          </w:r>
          <w:r w:rsidRPr="00B81AC4">
            <w:rPr>
              <w:rFonts w:ascii="Times New Roman" w:hAnsi="Times New Roman" w:cs="Times New Roman"/>
              <w:lang w:val="en-US"/>
            </w:rPr>
            <w:t>https://doi.org/10.18637/jss.v076.i01</w:t>
          </w:r>
        </w:p>
        <w:p w14:paraId="04FC5917" w14:textId="77777777" w:rsidR="000B61A7" w:rsidRPr="00B81AC4" w:rsidRDefault="000B61A7" w:rsidP="000B61A7">
          <w:pPr>
            <w:pStyle w:val="CitaviBibliographyEntry"/>
            <w:rPr>
              <w:rFonts w:ascii="Times New Roman" w:hAnsi="Times New Roman" w:cs="Times New Roman"/>
              <w:lang w:val="en-US"/>
            </w:rPr>
          </w:pPr>
          <w:bookmarkStart w:id="41" w:name="_CTVL00133df06f8dd5a4a7c9b52bbdcff0b06b1"/>
          <w:r w:rsidRPr="00B81AC4">
            <w:rPr>
              <w:rFonts w:ascii="Times New Roman" w:hAnsi="Times New Roman" w:cs="Times New Roman"/>
              <w:lang w:val="en-US"/>
            </w:rPr>
            <w:t>Fox, C. J., &amp; Barton, J. J. S. (2007). What is adapted in face adaptation? The neural representations of expression in the human visual system.</w:t>
          </w:r>
          <w:bookmarkEnd w:id="41"/>
          <w:r w:rsidRPr="00B81AC4">
            <w:rPr>
              <w:rFonts w:ascii="Times New Roman" w:hAnsi="Times New Roman" w:cs="Times New Roman"/>
              <w:lang w:val="en-US"/>
            </w:rPr>
            <w:t xml:space="preserve"> </w:t>
          </w:r>
          <w:r w:rsidRPr="00B81AC4">
            <w:rPr>
              <w:rFonts w:ascii="Times New Roman" w:hAnsi="Times New Roman" w:cs="Times New Roman"/>
              <w:i/>
              <w:lang w:val="en-US"/>
            </w:rPr>
            <w:t>Brain Research</w:t>
          </w:r>
          <w:r w:rsidRPr="00B81AC4">
            <w:rPr>
              <w:rFonts w:ascii="Times New Roman" w:hAnsi="Times New Roman" w:cs="Times New Roman"/>
              <w:lang w:val="en-US"/>
            </w:rPr>
            <w:t xml:space="preserve">, </w:t>
          </w:r>
          <w:r w:rsidRPr="00B81AC4">
            <w:rPr>
              <w:rFonts w:ascii="Times New Roman" w:hAnsi="Times New Roman" w:cs="Times New Roman"/>
              <w:i/>
              <w:lang w:val="en-US"/>
            </w:rPr>
            <w:t>1127</w:t>
          </w:r>
          <w:r w:rsidRPr="00B81AC4">
            <w:rPr>
              <w:rFonts w:ascii="Times New Roman" w:hAnsi="Times New Roman" w:cs="Times New Roman"/>
              <w:lang w:val="en-US"/>
            </w:rPr>
            <w:t>(1), 80–89. https://doi.org/10.1016/j.brainres.2006.09.104</w:t>
          </w:r>
        </w:p>
        <w:p w14:paraId="01B78C66" w14:textId="77777777" w:rsidR="000B61A7" w:rsidRPr="00B81AC4" w:rsidRDefault="000B61A7" w:rsidP="000B61A7">
          <w:pPr>
            <w:pStyle w:val="CitaviBibliographyEntry"/>
            <w:rPr>
              <w:rFonts w:ascii="Times New Roman" w:hAnsi="Times New Roman" w:cs="Times New Roman"/>
              <w:lang w:val="en-US"/>
            </w:rPr>
          </w:pPr>
          <w:bookmarkStart w:id="42" w:name="_CTVL001eee85413c5754136bf7e15100c3cae72"/>
          <w:r w:rsidRPr="00B81AC4">
            <w:rPr>
              <w:rFonts w:ascii="Times New Roman" w:hAnsi="Times New Roman" w:cs="Times New Roman"/>
              <w:lang w:val="en-US"/>
            </w:rPr>
            <w:t>Frühholz, S., Klaas, H. S., Patel, S., &amp; Grandjean, D. (2015). Talking in Fury: The Cortico-Subcortical Network Underlying Angry Vocalizations.</w:t>
          </w:r>
          <w:bookmarkEnd w:id="42"/>
          <w:r w:rsidRPr="00B81AC4">
            <w:rPr>
              <w:rFonts w:ascii="Times New Roman" w:hAnsi="Times New Roman" w:cs="Times New Roman"/>
              <w:lang w:val="en-US"/>
            </w:rPr>
            <w:t xml:space="preserve"> </w:t>
          </w:r>
          <w:r w:rsidRPr="00B81AC4">
            <w:rPr>
              <w:rFonts w:ascii="Times New Roman" w:hAnsi="Times New Roman" w:cs="Times New Roman"/>
              <w:i/>
              <w:lang w:val="en-US"/>
            </w:rPr>
            <w:t>Cerebral Cortex</w:t>
          </w:r>
          <w:r w:rsidRPr="00B81AC4">
            <w:rPr>
              <w:rFonts w:ascii="Times New Roman" w:hAnsi="Times New Roman" w:cs="Times New Roman"/>
              <w:lang w:val="en-US"/>
            </w:rPr>
            <w:t xml:space="preserve">, </w:t>
          </w:r>
          <w:r w:rsidRPr="00B81AC4">
            <w:rPr>
              <w:rFonts w:ascii="Times New Roman" w:hAnsi="Times New Roman" w:cs="Times New Roman"/>
              <w:i/>
              <w:lang w:val="en-US"/>
            </w:rPr>
            <w:t>25</w:t>
          </w:r>
          <w:r w:rsidRPr="00B81AC4">
            <w:rPr>
              <w:rFonts w:ascii="Times New Roman" w:hAnsi="Times New Roman" w:cs="Times New Roman"/>
              <w:lang w:val="en-US"/>
            </w:rPr>
            <w:t>(9), 2752–2762. https://doi.org/10.1093/cercor/bhu074</w:t>
          </w:r>
        </w:p>
        <w:p w14:paraId="3D93F75F" w14:textId="77777777" w:rsidR="000B61A7" w:rsidRPr="00B81AC4" w:rsidRDefault="000B61A7" w:rsidP="000B61A7">
          <w:pPr>
            <w:pStyle w:val="CitaviBibliographyEntry"/>
            <w:rPr>
              <w:rFonts w:ascii="Times New Roman" w:hAnsi="Times New Roman" w:cs="Times New Roman"/>
              <w:lang w:val="en-US"/>
            </w:rPr>
          </w:pPr>
          <w:bookmarkStart w:id="43" w:name="_CTVL0014f32746851ec4f59b6685dbab1df15a2"/>
          <w:r w:rsidRPr="00B81AC4">
            <w:rPr>
              <w:rFonts w:ascii="Times New Roman" w:hAnsi="Times New Roman" w:cs="Times New Roman"/>
              <w:lang w:val="en-US"/>
            </w:rPr>
            <w:t>Grill-Spector, K., Henson, R., &amp; Martin, A. (2006). Repetition and the brain: neural models of stimulus-specific effects.</w:t>
          </w:r>
          <w:bookmarkEnd w:id="43"/>
          <w:r w:rsidRPr="00B81AC4">
            <w:rPr>
              <w:rFonts w:ascii="Times New Roman" w:hAnsi="Times New Roman" w:cs="Times New Roman"/>
              <w:lang w:val="en-US"/>
            </w:rPr>
            <w:t xml:space="preserve"> </w:t>
          </w:r>
          <w:r w:rsidRPr="00B81AC4">
            <w:rPr>
              <w:rFonts w:ascii="Times New Roman" w:hAnsi="Times New Roman" w:cs="Times New Roman"/>
              <w:i/>
              <w:lang w:val="en-US"/>
            </w:rPr>
            <w:t>Trends Cogn Sci</w:t>
          </w:r>
          <w:r w:rsidRPr="00B81AC4">
            <w:rPr>
              <w:rFonts w:ascii="Times New Roman" w:hAnsi="Times New Roman" w:cs="Times New Roman"/>
              <w:lang w:val="en-US"/>
            </w:rPr>
            <w:t xml:space="preserve">, </w:t>
          </w:r>
          <w:r w:rsidRPr="00B81AC4">
            <w:rPr>
              <w:rFonts w:ascii="Times New Roman" w:hAnsi="Times New Roman" w:cs="Times New Roman"/>
              <w:i/>
              <w:lang w:val="en-US"/>
            </w:rPr>
            <w:t>10</w:t>
          </w:r>
          <w:r w:rsidRPr="00B81AC4">
            <w:rPr>
              <w:rFonts w:ascii="Times New Roman" w:hAnsi="Times New Roman" w:cs="Times New Roman"/>
              <w:lang w:val="en-US"/>
            </w:rPr>
            <w:t>(1), 14–23. https://doi.org/10.1016/j.tics.2005.11.006</w:t>
          </w:r>
        </w:p>
        <w:p w14:paraId="6CEAFC55" w14:textId="77777777" w:rsidR="000B61A7" w:rsidRPr="00B81AC4" w:rsidRDefault="000B61A7" w:rsidP="000B61A7">
          <w:pPr>
            <w:pStyle w:val="CitaviBibliographyEntry"/>
            <w:rPr>
              <w:rFonts w:ascii="Times New Roman" w:hAnsi="Times New Roman" w:cs="Times New Roman"/>
              <w:lang w:val="en-US"/>
            </w:rPr>
          </w:pPr>
          <w:bookmarkStart w:id="44" w:name="_CTVL001b07fe7bcb0d3485ab45a3f2e80bae7db"/>
          <w:r w:rsidRPr="00B81AC4">
            <w:rPr>
              <w:rFonts w:ascii="Times New Roman" w:hAnsi="Times New Roman" w:cs="Times New Roman"/>
              <w:lang w:val="en-US"/>
            </w:rPr>
            <w:t>Hubbard, D. J., &amp; Assmann, P. F. (2013). Perceptual adaptation to gender and expressive properties in speech: the role of fundamental frequency.</w:t>
          </w:r>
          <w:bookmarkEnd w:id="44"/>
          <w:r w:rsidRPr="00B81AC4">
            <w:rPr>
              <w:rFonts w:ascii="Times New Roman" w:hAnsi="Times New Roman" w:cs="Times New Roman"/>
              <w:lang w:val="en-US"/>
            </w:rPr>
            <w:t xml:space="preserve"> </w:t>
          </w:r>
          <w:r w:rsidRPr="00B81AC4">
            <w:rPr>
              <w:rFonts w:ascii="Times New Roman" w:hAnsi="Times New Roman" w:cs="Times New Roman"/>
              <w:i/>
              <w:lang w:val="en-US"/>
            </w:rPr>
            <w:t>J Acoust Soc Am</w:t>
          </w:r>
          <w:r w:rsidRPr="00B81AC4">
            <w:rPr>
              <w:rFonts w:ascii="Times New Roman" w:hAnsi="Times New Roman" w:cs="Times New Roman"/>
              <w:lang w:val="en-US"/>
            </w:rPr>
            <w:t xml:space="preserve">, </w:t>
          </w:r>
          <w:r w:rsidRPr="00B81AC4">
            <w:rPr>
              <w:rFonts w:ascii="Times New Roman" w:hAnsi="Times New Roman" w:cs="Times New Roman"/>
              <w:i/>
              <w:lang w:val="en-US"/>
            </w:rPr>
            <w:t>133</w:t>
          </w:r>
          <w:r w:rsidRPr="00B81AC4">
            <w:rPr>
              <w:rFonts w:ascii="Times New Roman" w:hAnsi="Times New Roman" w:cs="Times New Roman"/>
              <w:lang w:val="en-US"/>
            </w:rPr>
            <w:t>(4), 2367–2376. https://doi.org/10.1121/1.4792145</w:t>
          </w:r>
        </w:p>
        <w:p w14:paraId="3DF9E685" w14:textId="77777777" w:rsidR="000B61A7" w:rsidRPr="00B81AC4" w:rsidRDefault="000B61A7" w:rsidP="000B61A7">
          <w:pPr>
            <w:pStyle w:val="CitaviBibliographyEntry"/>
            <w:rPr>
              <w:rFonts w:ascii="Times New Roman" w:hAnsi="Times New Roman" w:cs="Times New Roman"/>
              <w:lang w:val="en-US"/>
            </w:rPr>
          </w:pPr>
          <w:bookmarkStart w:id="45" w:name="_CTVL001e72611fe855d477290537ff424c1b2ed"/>
          <w:r w:rsidRPr="00B81AC4">
            <w:rPr>
              <w:rFonts w:ascii="Times New Roman" w:hAnsi="Times New Roman" w:cs="Times New Roman"/>
              <w:lang w:val="en-US"/>
            </w:rPr>
            <w:t>Jarosz, A. F., &amp; Wiley, J. (2014). What Are the Odds? A Practical Guide to Computing and Reporting Bayes Factors.</w:t>
          </w:r>
          <w:bookmarkEnd w:id="45"/>
          <w:r w:rsidRPr="00B81AC4">
            <w:rPr>
              <w:rFonts w:ascii="Times New Roman" w:hAnsi="Times New Roman" w:cs="Times New Roman"/>
              <w:lang w:val="en-US"/>
            </w:rPr>
            <w:t xml:space="preserve"> </w:t>
          </w:r>
          <w:r w:rsidRPr="00B81AC4">
            <w:rPr>
              <w:rFonts w:ascii="Times New Roman" w:hAnsi="Times New Roman" w:cs="Times New Roman"/>
              <w:i/>
              <w:lang w:val="en-US"/>
            </w:rPr>
            <w:t>The Journal of Problem Solving</w:t>
          </w:r>
          <w:r w:rsidRPr="00B81AC4">
            <w:rPr>
              <w:rFonts w:ascii="Times New Roman" w:hAnsi="Times New Roman" w:cs="Times New Roman"/>
              <w:lang w:val="en-US"/>
            </w:rPr>
            <w:t xml:space="preserve">, </w:t>
          </w:r>
          <w:r w:rsidRPr="00B81AC4">
            <w:rPr>
              <w:rFonts w:ascii="Times New Roman" w:hAnsi="Times New Roman" w:cs="Times New Roman"/>
              <w:i/>
              <w:lang w:val="en-US"/>
            </w:rPr>
            <w:t>7</w:t>
          </w:r>
          <w:r w:rsidRPr="00B81AC4">
            <w:rPr>
              <w:rFonts w:ascii="Times New Roman" w:hAnsi="Times New Roman" w:cs="Times New Roman"/>
              <w:lang w:val="en-US"/>
            </w:rPr>
            <w:t>(1). https://doi.org/10.7771/1932-6246.1167</w:t>
          </w:r>
        </w:p>
        <w:p w14:paraId="48C97C8C" w14:textId="77777777" w:rsidR="000B61A7" w:rsidRPr="00B81AC4" w:rsidRDefault="000B61A7" w:rsidP="000B61A7">
          <w:pPr>
            <w:pStyle w:val="CitaviBibliographyEntry"/>
            <w:rPr>
              <w:rFonts w:ascii="Times New Roman" w:hAnsi="Times New Roman" w:cs="Times New Roman"/>
            </w:rPr>
          </w:pPr>
          <w:bookmarkStart w:id="46" w:name="_CTVL0016edf227118fa43d2bfa5a9ebfc8669c5"/>
          <w:r w:rsidRPr="00B81AC4">
            <w:rPr>
              <w:rFonts w:ascii="Times New Roman" w:hAnsi="Times New Roman" w:cs="Times New Roman"/>
              <w:lang w:val="en-US"/>
            </w:rPr>
            <w:lastRenderedPageBreak/>
            <w:t>Jenkins, R., Beaver, J. D., &amp; Calder, A. J. (2006). I thought you were looking at me: Direction-specific aftereffects in gaze perception.</w:t>
          </w:r>
          <w:bookmarkEnd w:id="46"/>
          <w:r w:rsidRPr="00B81AC4">
            <w:rPr>
              <w:rFonts w:ascii="Times New Roman" w:hAnsi="Times New Roman" w:cs="Times New Roman"/>
              <w:lang w:val="en-US"/>
            </w:rPr>
            <w:t xml:space="preserve"> </w:t>
          </w:r>
          <w:r w:rsidRPr="00B81AC4">
            <w:rPr>
              <w:rFonts w:ascii="Times New Roman" w:hAnsi="Times New Roman" w:cs="Times New Roman"/>
              <w:i/>
            </w:rPr>
            <w:t>Psychological Science</w:t>
          </w:r>
          <w:r w:rsidRPr="00B81AC4">
            <w:rPr>
              <w:rFonts w:ascii="Times New Roman" w:hAnsi="Times New Roman" w:cs="Times New Roman"/>
            </w:rPr>
            <w:t xml:space="preserve">, </w:t>
          </w:r>
          <w:r w:rsidRPr="00B81AC4">
            <w:rPr>
              <w:rFonts w:ascii="Times New Roman" w:hAnsi="Times New Roman" w:cs="Times New Roman"/>
              <w:i/>
            </w:rPr>
            <w:t>17</w:t>
          </w:r>
          <w:r w:rsidRPr="00B81AC4">
            <w:rPr>
              <w:rFonts w:ascii="Times New Roman" w:hAnsi="Times New Roman" w:cs="Times New Roman"/>
            </w:rPr>
            <w:t>(6), 506–513. https://doi.org/10.1111/j.1467-9280.2006.01736.x</w:t>
          </w:r>
        </w:p>
        <w:p w14:paraId="6C9C3269" w14:textId="77777777" w:rsidR="000B61A7" w:rsidRPr="00B81AC4" w:rsidRDefault="000B61A7" w:rsidP="000B61A7">
          <w:pPr>
            <w:pStyle w:val="CitaviBibliographyEntry"/>
            <w:rPr>
              <w:rFonts w:ascii="Times New Roman" w:hAnsi="Times New Roman" w:cs="Times New Roman"/>
            </w:rPr>
          </w:pPr>
          <w:bookmarkStart w:id="47" w:name="_CTVL0010bab4a3919c942499823a1f55c596dac"/>
          <w:r w:rsidRPr="00B81AC4">
            <w:rPr>
              <w:rFonts w:ascii="Times New Roman" w:hAnsi="Times New Roman" w:cs="Times New Roman"/>
            </w:rPr>
            <w:t xml:space="preserve">Jiang, N., Li, H., Chen, C., Fu, R., Zhang, Y., &amp; Mei, L. (2022). </w:t>
          </w:r>
          <w:r w:rsidRPr="00B81AC4">
            <w:rPr>
              <w:rFonts w:ascii="Times New Roman" w:hAnsi="Times New Roman" w:cs="Times New Roman"/>
              <w:lang w:val="en-US"/>
            </w:rPr>
            <w:t>The emotional adaptation aftereffect discriminates between individuals with high and low levels of depressive symptoms.</w:t>
          </w:r>
          <w:bookmarkEnd w:id="47"/>
          <w:r w:rsidRPr="00B81AC4">
            <w:rPr>
              <w:rFonts w:ascii="Times New Roman" w:hAnsi="Times New Roman" w:cs="Times New Roman"/>
              <w:lang w:val="en-US"/>
            </w:rPr>
            <w:t xml:space="preserve"> </w:t>
          </w:r>
          <w:r w:rsidRPr="00B81AC4">
            <w:rPr>
              <w:rFonts w:ascii="Times New Roman" w:hAnsi="Times New Roman" w:cs="Times New Roman"/>
              <w:i/>
            </w:rPr>
            <w:t>Cognition &amp; Emotion</w:t>
          </w:r>
          <w:r w:rsidRPr="00B81AC4">
            <w:rPr>
              <w:rFonts w:ascii="Times New Roman" w:hAnsi="Times New Roman" w:cs="Times New Roman"/>
            </w:rPr>
            <w:t xml:space="preserve">, </w:t>
          </w:r>
          <w:r w:rsidRPr="00B81AC4">
            <w:rPr>
              <w:rFonts w:ascii="Times New Roman" w:hAnsi="Times New Roman" w:cs="Times New Roman"/>
              <w:i/>
            </w:rPr>
            <w:t>36</w:t>
          </w:r>
          <w:r w:rsidRPr="00B81AC4">
            <w:rPr>
              <w:rFonts w:ascii="Times New Roman" w:hAnsi="Times New Roman" w:cs="Times New Roman"/>
            </w:rPr>
            <w:t>(2), 240–253. https://doi.org/10.1080/02699931.2021.2002822</w:t>
          </w:r>
        </w:p>
        <w:p w14:paraId="49918344" w14:textId="77777777" w:rsidR="000B61A7" w:rsidRPr="00B81AC4" w:rsidRDefault="000B61A7" w:rsidP="000B61A7">
          <w:pPr>
            <w:pStyle w:val="CitaviBibliographyEntry"/>
            <w:rPr>
              <w:rFonts w:ascii="Times New Roman" w:hAnsi="Times New Roman" w:cs="Times New Roman"/>
              <w:lang w:val="en-US"/>
            </w:rPr>
          </w:pPr>
          <w:bookmarkStart w:id="48" w:name="_CTVL0017c5d6a7198744f21ae64880817316aed"/>
          <w:r w:rsidRPr="00B81AC4">
            <w:rPr>
              <w:rFonts w:ascii="Times New Roman" w:hAnsi="Times New Roman" w:cs="Times New Roman"/>
            </w:rPr>
            <w:t xml:space="preserve">Junger, J., Pauly, K., Bröhr, S., Birkholz, P., Neuschaefer-Rube, C., Kohler, C., Schneider, F., Derntl, B., &amp; Habel, U. (2013). </w:t>
          </w:r>
          <w:r w:rsidRPr="00B81AC4">
            <w:rPr>
              <w:rFonts w:ascii="Times New Roman" w:hAnsi="Times New Roman" w:cs="Times New Roman"/>
              <w:lang w:val="en-US"/>
            </w:rPr>
            <w:t>Sex matters: Neural correlates of voice gender perception.</w:t>
          </w:r>
          <w:bookmarkEnd w:id="48"/>
          <w:r w:rsidRPr="00B81AC4">
            <w:rPr>
              <w:rFonts w:ascii="Times New Roman" w:hAnsi="Times New Roman" w:cs="Times New Roman"/>
              <w:lang w:val="en-US"/>
            </w:rPr>
            <w:t xml:space="preserve"> </w:t>
          </w:r>
          <w:r w:rsidRPr="00B81AC4">
            <w:rPr>
              <w:rFonts w:ascii="Times New Roman" w:hAnsi="Times New Roman" w:cs="Times New Roman"/>
              <w:i/>
              <w:lang w:val="en-US"/>
            </w:rPr>
            <w:t>Neuroimage</w:t>
          </w:r>
          <w:r w:rsidRPr="00B81AC4">
            <w:rPr>
              <w:rFonts w:ascii="Times New Roman" w:hAnsi="Times New Roman" w:cs="Times New Roman"/>
              <w:lang w:val="en-US"/>
            </w:rPr>
            <w:t xml:space="preserve">, </w:t>
          </w:r>
          <w:r w:rsidRPr="00B81AC4">
            <w:rPr>
              <w:rFonts w:ascii="Times New Roman" w:hAnsi="Times New Roman" w:cs="Times New Roman"/>
              <w:i/>
              <w:lang w:val="en-US"/>
            </w:rPr>
            <w:t>79</w:t>
          </w:r>
          <w:r w:rsidRPr="00B81AC4">
            <w:rPr>
              <w:rFonts w:ascii="Times New Roman" w:hAnsi="Times New Roman" w:cs="Times New Roman"/>
              <w:lang w:val="en-US"/>
            </w:rPr>
            <w:t>, 275–287. https://doi.org/10.1016/j.neuroimage.2013.04.105</w:t>
          </w:r>
        </w:p>
        <w:p w14:paraId="0CE731E1" w14:textId="77777777" w:rsidR="000B61A7" w:rsidRPr="00B81AC4" w:rsidRDefault="000B61A7" w:rsidP="000B61A7">
          <w:pPr>
            <w:pStyle w:val="CitaviBibliographyEntry"/>
            <w:rPr>
              <w:rFonts w:ascii="Times New Roman" w:hAnsi="Times New Roman" w:cs="Times New Roman"/>
              <w:lang w:val="en-US"/>
            </w:rPr>
          </w:pPr>
          <w:bookmarkStart w:id="49" w:name="_CTVL0018872f5e0a62c4a82936d89b5ef481744"/>
          <w:r w:rsidRPr="00B81AC4">
            <w:rPr>
              <w:rFonts w:ascii="Times New Roman" w:hAnsi="Times New Roman" w:cs="Times New Roman"/>
              <w:lang w:val="en-US"/>
            </w:rPr>
            <w:t>Kawahara, H., Morise, M., Takahashi, T., Nisimura, R., Irino, T., &amp; Banno, H. (2008). TANDEM-STRAIGHT: A temporally stable power spectral representation for periodic signals and applications to interference-free spectrum, F0, and aperiodicity estimation.</w:t>
          </w:r>
          <w:bookmarkEnd w:id="49"/>
          <w:r w:rsidRPr="00B81AC4">
            <w:rPr>
              <w:rFonts w:ascii="Times New Roman" w:hAnsi="Times New Roman" w:cs="Times New Roman"/>
              <w:lang w:val="en-US"/>
            </w:rPr>
            <w:t xml:space="preserve"> </w:t>
          </w:r>
          <w:r w:rsidRPr="00B81AC4">
            <w:rPr>
              <w:rFonts w:ascii="Times New Roman" w:hAnsi="Times New Roman" w:cs="Times New Roman"/>
              <w:i/>
              <w:lang w:val="en-US"/>
            </w:rPr>
            <w:t>IEEE International Conference on Acoustics, Speech and Signal Processing</w:t>
          </w:r>
          <w:r w:rsidRPr="00B81AC4">
            <w:rPr>
              <w:rFonts w:ascii="Times New Roman" w:hAnsi="Times New Roman" w:cs="Times New Roman"/>
              <w:lang w:val="en-US"/>
            </w:rPr>
            <w:t>.</w:t>
          </w:r>
        </w:p>
        <w:p w14:paraId="58398A81" w14:textId="77777777" w:rsidR="000B61A7" w:rsidRPr="00B81AC4" w:rsidRDefault="000B61A7" w:rsidP="000B61A7">
          <w:pPr>
            <w:pStyle w:val="CitaviBibliographyEntry"/>
            <w:rPr>
              <w:rFonts w:ascii="Times New Roman" w:hAnsi="Times New Roman" w:cs="Times New Roman"/>
              <w:lang w:val="en-US"/>
            </w:rPr>
          </w:pPr>
          <w:bookmarkStart w:id="50" w:name="_CTVL001c8761d98c9d949bc98ad5098b4b80803"/>
          <w:r w:rsidRPr="00B81AC4">
            <w:rPr>
              <w:rFonts w:ascii="Times New Roman" w:hAnsi="Times New Roman" w:cs="Times New Roman"/>
              <w:lang w:val="en-US"/>
            </w:rPr>
            <w:t>Kawahara, H., &amp; Skuk, V. G. (2018). Voice Morphing. In S. Frühholz, P. Belin, S. Frühholz, P. Belin, &amp; K. R. Scherer (Eds.),</w:t>
          </w:r>
          <w:bookmarkEnd w:id="50"/>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The Oxford Handbook of Voice Perception </w:t>
          </w:r>
          <w:r w:rsidRPr="00B81AC4">
            <w:rPr>
              <w:rFonts w:ascii="Times New Roman" w:hAnsi="Times New Roman" w:cs="Times New Roman"/>
              <w:lang w:val="en-US"/>
            </w:rPr>
            <w:t>(pp. 684–706). Oxford University Press. https://doi.org/10.1093/oxfordhb/9780198743187.013.31</w:t>
          </w:r>
        </w:p>
        <w:p w14:paraId="7BD5C82A" w14:textId="77777777" w:rsidR="000B61A7" w:rsidRPr="00B81AC4" w:rsidRDefault="000B61A7" w:rsidP="000B61A7">
          <w:pPr>
            <w:pStyle w:val="CitaviBibliographyEntry"/>
            <w:rPr>
              <w:rFonts w:ascii="Times New Roman" w:hAnsi="Times New Roman" w:cs="Times New Roman"/>
              <w:lang w:val="en-US"/>
            </w:rPr>
          </w:pPr>
          <w:bookmarkStart w:id="51" w:name="_CTVL001497318e94f484157b49df06ce21f9894"/>
          <w:r w:rsidRPr="00B81AC4">
            <w:rPr>
              <w:rFonts w:ascii="Times New Roman" w:hAnsi="Times New Roman" w:cs="Times New Roman"/>
              <w:lang w:val="en-US"/>
            </w:rPr>
            <w:t>Korb, S., Mikus, N., Massaccesi, C., Grey, J., Duggirala, S. X., Kotz, S. A., &amp; Mehu, M. (2023). Emosex: Emotion prevails over sex in implicit judgments of faces and voices.</w:t>
          </w:r>
          <w:bookmarkEnd w:id="51"/>
          <w:r w:rsidRPr="00B81AC4">
            <w:rPr>
              <w:rFonts w:ascii="Times New Roman" w:hAnsi="Times New Roman" w:cs="Times New Roman"/>
              <w:lang w:val="en-US"/>
            </w:rPr>
            <w:t xml:space="preserve"> </w:t>
          </w:r>
          <w:r w:rsidRPr="00B81AC4">
            <w:rPr>
              <w:rFonts w:ascii="Times New Roman" w:hAnsi="Times New Roman" w:cs="Times New Roman"/>
              <w:i/>
              <w:lang w:val="en-US"/>
            </w:rPr>
            <w:t>Emotion</w:t>
          </w:r>
          <w:r w:rsidRPr="00B81AC4">
            <w:rPr>
              <w:rFonts w:ascii="Times New Roman" w:hAnsi="Times New Roman" w:cs="Times New Roman"/>
              <w:lang w:val="en-US"/>
            </w:rPr>
            <w:t xml:space="preserve">, </w:t>
          </w:r>
          <w:r w:rsidRPr="00B81AC4">
            <w:rPr>
              <w:rFonts w:ascii="Times New Roman" w:hAnsi="Times New Roman" w:cs="Times New Roman"/>
              <w:i/>
              <w:lang w:val="en-US"/>
            </w:rPr>
            <w:t>23</w:t>
          </w:r>
          <w:r w:rsidRPr="00B81AC4">
            <w:rPr>
              <w:rFonts w:ascii="Times New Roman" w:hAnsi="Times New Roman" w:cs="Times New Roman"/>
              <w:lang w:val="en-US"/>
            </w:rPr>
            <w:t>(2), 569–588. https://doi.org/10.1037/emo0001089</w:t>
          </w:r>
        </w:p>
        <w:p w14:paraId="56A65563" w14:textId="77777777" w:rsidR="000B61A7" w:rsidRPr="00B81AC4" w:rsidRDefault="000B61A7" w:rsidP="000B61A7">
          <w:pPr>
            <w:pStyle w:val="CitaviBibliographyEntry"/>
            <w:rPr>
              <w:rFonts w:ascii="Times New Roman" w:hAnsi="Times New Roman" w:cs="Times New Roman"/>
              <w:lang w:val="en-US"/>
            </w:rPr>
          </w:pPr>
          <w:bookmarkStart w:id="52" w:name="_CTVL00120eaf2bb9701417e9ccbaf25f2e939c3"/>
          <w:r w:rsidRPr="00B81AC4">
            <w:rPr>
              <w:rFonts w:ascii="Times New Roman" w:hAnsi="Times New Roman" w:cs="Times New Roman"/>
              <w:lang w:val="en-US"/>
            </w:rPr>
            <w:t>Lakens, D., &amp; Caldwell, A. R. (2019).</w:t>
          </w:r>
          <w:bookmarkEnd w:id="52"/>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Simulation-Based Power-Analysis for Factorial ANOVA Designs. </w:t>
          </w:r>
          <w:r w:rsidRPr="00B81AC4">
            <w:rPr>
              <w:rFonts w:ascii="Times New Roman" w:hAnsi="Times New Roman" w:cs="Times New Roman"/>
              <w:lang w:val="en-US"/>
            </w:rPr>
            <w:t>https://doi.org/10.31234/osf.io/baxsf</w:t>
          </w:r>
        </w:p>
        <w:p w14:paraId="2226C180" w14:textId="77777777" w:rsidR="000B61A7" w:rsidRPr="00B81AC4" w:rsidRDefault="000B61A7" w:rsidP="000B61A7">
          <w:pPr>
            <w:pStyle w:val="CitaviBibliographyEntry"/>
            <w:rPr>
              <w:rFonts w:ascii="Times New Roman" w:hAnsi="Times New Roman" w:cs="Times New Roman"/>
              <w:lang w:val="en-US"/>
            </w:rPr>
          </w:pPr>
          <w:bookmarkStart w:id="53" w:name="_CTVL0014c65c5ee4bfd4b47996eb1a4e84ce0f4"/>
          <w:r w:rsidRPr="00B81AC4">
            <w:rPr>
              <w:rFonts w:ascii="Times New Roman" w:hAnsi="Times New Roman" w:cs="Times New Roman"/>
              <w:lang w:val="en-US"/>
            </w:rPr>
            <w:t>Latinus, M., McAleer, P., Bestelmeyer, P. E. G., &amp; Belin, P. (2013). Norm-based coding of voice identity in human auditory cortex.</w:t>
          </w:r>
          <w:bookmarkEnd w:id="53"/>
          <w:r w:rsidRPr="00B81AC4">
            <w:rPr>
              <w:rFonts w:ascii="Times New Roman" w:hAnsi="Times New Roman" w:cs="Times New Roman"/>
              <w:lang w:val="en-US"/>
            </w:rPr>
            <w:t xml:space="preserve"> </w:t>
          </w:r>
          <w:r w:rsidRPr="00B81AC4">
            <w:rPr>
              <w:rFonts w:ascii="Times New Roman" w:hAnsi="Times New Roman" w:cs="Times New Roman"/>
              <w:i/>
              <w:lang w:val="en-US"/>
            </w:rPr>
            <w:t>Current Biology</w:t>
          </w:r>
          <w:r w:rsidRPr="00B81AC4">
            <w:rPr>
              <w:rFonts w:ascii="Times New Roman" w:hAnsi="Times New Roman" w:cs="Times New Roman"/>
              <w:lang w:val="en-US"/>
            </w:rPr>
            <w:t xml:space="preserve">, </w:t>
          </w:r>
          <w:r w:rsidRPr="00B81AC4">
            <w:rPr>
              <w:rFonts w:ascii="Times New Roman" w:hAnsi="Times New Roman" w:cs="Times New Roman"/>
              <w:i/>
              <w:lang w:val="en-US"/>
            </w:rPr>
            <w:t>23</w:t>
          </w:r>
          <w:r w:rsidRPr="00B81AC4">
            <w:rPr>
              <w:rFonts w:ascii="Times New Roman" w:hAnsi="Times New Roman" w:cs="Times New Roman"/>
              <w:lang w:val="en-US"/>
            </w:rPr>
            <w:t>(12), 1075–1080. https://doi.org/10.1016/j.cub.2013.04.055</w:t>
          </w:r>
        </w:p>
        <w:p w14:paraId="64F2CC57" w14:textId="77777777" w:rsidR="000B61A7" w:rsidRPr="00B81AC4" w:rsidRDefault="000B61A7" w:rsidP="000B61A7">
          <w:pPr>
            <w:pStyle w:val="CitaviBibliographyEntry"/>
            <w:rPr>
              <w:rFonts w:ascii="Times New Roman" w:hAnsi="Times New Roman" w:cs="Times New Roman"/>
              <w:lang w:val="en-US"/>
            </w:rPr>
          </w:pPr>
          <w:bookmarkStart w:id="54" w:name="_CTVL001cae75f8fbc7f4fa6b4f65224d3353282"/>
          <w:r w:rsidRPr="00B81AC4">
            <w:rPr>
              <w:rFonts w:ascii="Times New Roman" w:hAnsi="Times New Roman" w:cs="Times New Roman"/>
              <w:lang w:val="en-US"/>
            </w:rPr>
            <w:t>Laukka, P., Elfenbein, H. A., Thingujam, N. S., Rockstuhl, T., Iraki, F. K., Chui, W., &amp; Althoff, J. (2016). The expression and recognition of emotions in the voice across five nations: A lens model analysis based on acoustic features.</w:t>
          </w:r>
          <w:bookmarkEnd w:id="54"/>
          <w:r w:rsidRPr="00B81AC4">
            <w:rPr>
              <w:rFonts w:ascii="Times New Roman" w:hAnsi="Times New Roman" w:cs="Times New Roman"/>
              <w:lang w:val="en-US"/>
            </w:rPr>
            <w:t xml:space="preserve"> </w:t>
          </w:r>
          <w:r w:rsidRPr="00B81AC4">
            <w:rPr>
              <w:rFonts w:ascii="Times New Roman" w:hAnsi="Times New Roman" w:cs="Times New Roman"/>
              <w:i/>
              <w:lang w:val="en-US"/>
            </w:rPr>
            <w:t>Journal of Personality and Social Psychology</w:t>
          </w:r>
          <w:r w:rsidRPr="00B81AC4">
            <w:rPr>
              <w:rFonts w:ascii="Times New Roman" w:hAnsi="Times New Roman" w:cs="Times New Roman"/>
              <w:lang w:val="en-US"/>
            </w:rPr>
            <w:t xml:space="preserve">, </w:t>
          </w:r>
          <w:r w:rsidRPr="00B81AC4">
            <w:rPr>
              <w:rFonts w:ascii="Times New Roman" w:hAnsi="Times New Roman" w:cs="Times New Roman"/>
              <w:i/>
              <w:lang w:val="en-US"/>
            </w:rPr>
            <w:t>111</w:t>
          </w:r>
          <w:r w:rsidRPr="00B81AC4">
            <w:rPr>
              <w:rFonts w:ascii="Times New Roman" w:hAnsi="Times New Roman" w:cs="Times New Roman"/>
              <w:lang w:val="en-US"/>
            </w:rPr>
            <w:t>(5), 686–705. https://doi.org/10.1037/pspi0000066</w:t>
          </w:r>
        </w:p>
        <w:p w14:paraId="16C60909" w14:textId="77777777" w:rsidR="000B61A7" w:rsidRPr="00B81AC4" w:rsidRDefault="000B61A7" w:rsidP="000B61A7">
          <w:pPr>
            <w:pStyle w:val="CitaviBibliographyEntry"/>
            <w:rPr>
              <w:rFonts w:ascii="Times New Roman" w:hAnsi="Times New Roman" w:cs="Times New Roman"/>
              <w:lang w:val="en-US"/>
            </w:rPr>
          </w:pPr>
          <w:bookmarkStart w:id="55" w:name="_CTVL001b0355f469dfa41a8adcd8553d9525d38"/>
          <w:r w:rsidRPr="00B81AC4">
            <w:rPr>
              <w:rFonts w:ascii="Times New Roman" w:hAnsi="Times New Roman" w:cs="Times New Roman"/>
              <w:lang w:val="en-US"/>
            </w:rPr>
            <w:t>Lavan, N., Burston, L. F. K., &amp; Garrido, L. (2019). How many voices did you hear? Natural variability disrupts identity perception from unfamiliar voices.</w:t>
          </w:r>
          <w:bookmarkEnd w:id="55"/>
          <w:r w:rsidRPr="00B81AC4">
            <w:rPr>
              <w:rFonts w:ascii="Times New Roman" w:hAnsi="Times New Roman" w:cs="Times New Roman"/>
              <w:lang w:val="en-US"/>
            </w:rPr>
            <w:t xml:space="preserve"> </w:t>
          </w:r>
          <w:r w:rsidRPr="00B81AC4">
            <w:rPr>
              <w:rFonts w:ascii="Times New Roman" w:hAnsi="Times New Roman" w:cs="Times New Roman"/>
              <w:i/>
              <w:lang w:val="en-US"/>
            </w:rPr>
            <w:t>British Journal of Psychology (London, England : 1953)</w:t>
          </w:r>
          <w:r w:rsidRPr="00B81AC4">
            <w:rPr>
              <w:rFonts w:ascii="Times New Roman" w:hAnsi="Times New Roman" w:cs="Times New Roman"/>
              <w:lang w:val="en-US"/>
            </w:rPr>
            <w:t xml:space="preserve">, </w:t>
          </w:r>
          <w:r w:rsidRPr="00B81AC4">
            <w:rPr>
              <w:rFonts w:ascii="Times New Roman" w:hAnsi="Times New Roman" w:cs="Times New Roman"/>
              <w:i/>
              <w:lang w:val="en-US"/>
            </w:rPr>
            <w:t>110</w:t>
          </w:r>
          <w:r w:rsidRPr="00B81AC4">
            <w:rPr>
              <w:rFonts w:ascii="Times New Roman" w:hAnsi="Times New Roman" w:cs="Times New Roman"/>
              <w:lang w:val="en-US"/>
            </w:rPr>
            <w:t>(3), 576–593. https://doi.org/10.1111/bjop.12348.</w:t>
          </w:r>
        </w:p>
        <w:p w14:paraId="311FD6CE" w14:textId="77777777" w:rsidR="000B61A7" w:rsidRPr="00B81AC4" w:rsidRDefault="000B61A7" w:rsidP="000B61A7">
          <w:pPr>
            <w:pStyle w:val="CitaviBibliographyEntry"/>
            <w:rPr>
              <w:rFonts w:ascii="Times New Roman" w:hAnsi="Times New Roman" w:cs="Times New Roman"/>
              <w:lang w:val="en-US"/>
            </w:rPr>
          </w:pPr>
          <w:bookmarkStart w:id="56" w:name="_CTVL001d27a6aeb7f8048faa7d9a544bbc8cc57"/>
          <w:r w:rsidRPr="00B81AC4">
            <w:rPr>
              <w:rFonts w:ascii="Times New Roman" w:hAnsi="Times New Roman" w:cs="Times New Roman"/>
              <w:lang w:val="en-US"/>
            </w:rPr>
            <w:t>Lavan, N., Knight, S., &amp; McGettigan, C. (2019). Listeners form average-based representations of individual voice identities.</w:t>
          </w:r>
          <w:bookmarkEnd w:id="56"/>
          <w:r w:rsidRPr="00B81AC4">
            <w:rPr>
              <w:rFonts w:ascii="Times New Roman" w:hAnsi="Times New Roman" w:cs="Times New Roman"/>
              <w:lang w:val="en-US"/>
            </w:rPr>
            <w:t xml:space="preserve"> </w:t>
          </w:r>
          <w:r w:rsidRPr="00B81AC4">
            <w:rPr>
              <w:rFonts w:ascii="Times New Roman" w:hAnsi="Times New Roman" w:cs="Times New Roman"/>
              <w:i/>
              <w:lang w:val="en-US"/>
            </w:rPr>
            <w:t>Nature Communications</w:t>
          </w:r>
          <w:r w:rsidRPr="00B81AC4">
            <w:rPr>
              <w:rFonts w:ascii="Times New Roman" w:hAnsi="Times New Roman" w:cs="Times New Roman"/>
              <w:lang w:val="en-US"/>
            </w:rPr>
            <w:t xml:space="preserve">, </w:t>
          </w:r>
          <w:r w:rsidRPr="00B81AC4">
            <w:rPr>
              <w:rFonts w:ascii="Times New Roman" w:hAnsi="Times New Roman" w:cs="Times New Roman"/>
              <w:i/>
              <w:lang w:val="en-US"/>
            </w:rPr>
            <w:t>10</w:t>
          </w:r>
          <w:r w:rsidRPr="00B81AC4">
            <w:rPr>
              <w:rFonts w:ascii="Times New Roman" w:hAnsi="Times New Roman" w:cs="Times New Roman"/>
              <w:lang w:val="en-US"/>
            </w:rPr>
            <w:t>(1), 2404. https://doi.org/10.1038/s41467-019-10295-w</w:t>
          </w:r>
        </w:p>
        <w:p w14:paraId="381A797D" w14:textId="77777777" w:rsidR="000B61A7" w:rsidRPr="00B81AC4" w:rsidRDefault="000B61A7" w:rsidP="000B61A7">
          <w:pPr>
            <w:pStyle w:val="CitaviBibliographyEntry"/>
            <w:rPr>
              <w:rFonts w:ascii="Times New Roman" w:hAnsi="Times New Roman" w:cs="Times New Roman"/>
              <w:lang w:val="en-US"/>
            </w:rPr>
          </w:pPr>
          <w:bookmarkStart w:id="57" w:name="_CTVL00131a6c35984344b52a0d8347d4d006714"/>
          <w:r w:rsidRPr="00B81AC4">
            <w:rPr>
              <w:rFonts w:ascii="Times New Roman" w:hAnsi="Times New Roman" w:cs="Times New Roman"/>
              <w:lang w:val="en-US"/>
            </w:rPr>
            <w:t>Lavan, N., &amp; McGettigan, C. (2023). A model for person perception from familiar and unfamiliar voices.</w:t>
          </w:r>
          <w:bookmarkEnd w:id="57"/>
          <w:r w:rsidRPr="00B81AC4">
            <w:rPr>
              <w:rFonts w:ascii="Times New Roman" w:hAnsi="Times New Roman" w:cs="Times New Roman"/>
              <w:lang w:val="en-US"/>
            </w:rPr>
            <w:t xml:space="preserve"> </w:t>
          </w:r>
          <w:r w:rsidRPr="00B81AC4">
            <w:rPr>
              <w:rFonts w:ascii="Times New Roman" w:hAnsi="Times New Roman" w:cs="Times New Roman"/>
              <w:i/>
              <w:lang w:val="en-US"/>
            </w:rPr>
            <w:t>Communications Psychology</w:t>
          </w:r>
          <w:r w:rsidRPr="00B81AC4">
            <w:rPr>
              <w:rFonts w:ascii="Times New Roman" w:hAnsi="Times New Roman" w:cs="Times New Roman"/>
              <w:lang w:val="en-US"/>
            </w:rPr>
            <w:t xml:space="preserve">, </w:t>
          </w:r>
          <w:r w:rsidRPr="00B81AC4">
            <w:rPr>
              <w:rFonts w:ascii="Times New Roman" w:hAnsi="Times New Roman" w:cs="Times New Roman"/>
              <w:i/>
              <w:lang w:val="en-US"/>
            </w:rPr>
            <w:t>1</w:t>
          </w:r>
          <w:r w:rsidRPr="00B81AC4">
            <w:rPr>
              <w:rFonts w:ascii="Times New Roman" w:hAnsi="Times New Roman" w:cs="Times New Roman"/>
              <w:lang w:val="en-US"/>
            </w:rPr>
            <w:t>(1), 1–11. https://doi.org/10.1038/s44271-023-00001-4</w:t>
          </w:r>
        </w:p>
        <w:p w14:paraId="37799125" w14:textId="77777777" w:rsidR="000B61A7" w:rsidRPr="00B81AC4" w:rsidRDefault="000B61A7" w:rsidP="000B61A7">
          <w:pPr>
            <w:pStyle w:val="CitaviBibliographyEntry"/>
            <w:rPr>
              <w:rFonts w:ascii="Times New Roman" w:hAnsi="Times New Roman" w:cs="Times New Roman"/>
              <w:lang w:val="en-US"/>
            </w:rPr>
          </w:pPr>
          <w:bookmarkStart w:id="58" w:name="_CTVL0011022ca244f34487485af84b100d85b22"/>
          <w:r w:rsidRPr="00B81AC4">
            <w:rPr>
              <w:rFonts w:ascii="Times New Roman" w:hAnsi="Times New Roman" w:cs="Times New Roman"/>
              <w:lang w:val="en-US"/>
            </w:rPr>
            <w:t>Lavan, N., Rinke, P., &amp; Scharinger, M. (2024). The time course of person perception from voices in the brain.</w:t>
          </w:r>
          <w:bookmarkEnd w:id="58"/>
          <w:r w:rsidRPr="00B81AC4">
            <w:rPr>
              <w:rFonts w:ascii="Times New Roman" w:hAnsi="Times New Roman" w:cs="Times New Roman"/>
              <w:lang w:val="en-US"/>
            </w:rPr>
            <w:t xml:space="preserve"> </w:t>
          </w:r>
          <w:r w:rsidRPr="00B81AC4">
            <w:rPr>
              <w:rFonts w:ascii="Times New Roman" w:hAnsi="Times New Roman" w:cs="Times New Roman"/>
              <w:i/>
              <w:lang w:val="en-US"/>
            </w:rPr>
            <w:t>Proceedings of the National Academy of Sciences</w:t>
          </w:r>
          <w:r w:rsidRPr="00B81AC4">
            <w:rPr>
              <w:rFonts w:ascii="Times New Roman" w:hAnsi="Times New Roman" w:cs="Times New Roman"/>
              <w:lang w:val="en-US"/>
            </w:rPr>
            <w:t xml:space="preserve">, </w:t>
          </w:r>
          <w:r w:rsidRPr="00B81AC4">
            <w:rPr>
              <w:rFonts w:ascii="Times New Roman" w:hAnsi="Times New Roman" w:cs="Times New Roman"/>
              <w:i/>
              <w:lang w:val="en-US"/>
            </w:rPr>
            <w:t>121</w:t>
          </w:r>
          <w:r w:rsidRPr="00B81AC4">
            <w:rPr>
              <w:rFonts w:ascii="Times New Roman" w:hAnsi="Times New Roman" w:cs="Times New Roman"/>
              <w:lang w:val="en-US"/>
            </w:rPr>
            <w:t>(26), e2318361121. https://doi.org/10.1073/pnas.2318361121</w:t>
          </w:r>
        </w:p>
        <w:p w14:paraId="439A1DDD" w14:textId="77777777" w:rsidR="000B61A7" w:rsidRPr="00B81AC4" w:rsidRDefault="000B61A7" w:rsidP="000B61A7">
          <w:pPr>
            <w:pStyle w:val="CitaviBibliographyEntry"/>
            <w:rPr>
              <w:rFonts w:ascii="Times New Roman" w:hAnsi="Times New Roman" w:cs="Times New Roman"/>
              <w:lang w:val="en-US"/>
            </w:rPr>
          </w:pPr>
          <w:bookmarkStart w:id="59" w:name="_CTVL0011c6587a305ce4a17ad50d4fcd6413953"/>
          <w:r w:rsidRPr="00B81AC4">
            <w:rPr>
              <w:rFonts w:ascii="Times New Roman" w:hAnsi="Times New Roman" w:cs="Times New Roman"/>
              <w:lang w:val="en-US"/>
            </w:rPr>
            <w:t>Leopold, D. A., O'Toole, A. J., Vetter, T., &amp; Blanz, V. (2001). Prototype-referenced shape encoding revealed by high-level aftereffects.</w:t>
          </w:r>
          <w:bookmarkEnd w:id="59"/>
          <w:r w:rsidRPr="00B81AC4">
            <w:rPr>
              <w:rFonts w:ascii="Times New Roman" w:hAnsi="Times New Roman" w:cs="Times New Roman"/>
              <w:lang w:val="en-US"/>
            </w:rPr>
            <w:t xml:space="preserve"> </w:t>
          </w:r>
          <w:r w:rsidRPr="00B81AC4">
            <w:rPr>
              <w:rFonts w:ascii="Times New Roman" w:hAnsi="Times New Roman" w:cs="Times New Roman"/>
              <w:i/>
              <w:lang w:val="en-US"/>
            </w:rPr>
            <w:t>Nature Neuroscience</w:t>
          </w:r>
          <w:r w:rsidRPr="00B81AC4">
            <w:rPr>
              <w:rFonts w:ascii="Times New Roman" w:hAnsi="Times New Roman" w:cs="Times New Roman"/>
              <w:lang w:val="en-US"/>
            </w:rPr>
            <w:t xml:space="preserve">, </w:t>
          </w:r>
          <w:r w:rsidRPr="00B81AC4">
            <w:rPr>
              <w:rFonts w:ascii="Times New Roman" w:hAnsi="Times New Roman" w:cs="Times New Roman"/>
              <w:i/>
              <w:lang w:val="en-US"/>
            </w:rPr>
            <w:t>4</w:t>
          </w:r>
          <w:r w:rsidRPr="00B81AC4">
            <w:rPr>
              <w:rFonts w:ascii="Times New Roman" w:hAnsi="Times New Roman" w:cs="Times New Roman"/>
              <w:lang w:val="en-US"/>
            </w:rPr>
            <w:t>(1), 89–94. https://doi.org/10.1038/82947</w:t>
          </w:r>
        </w:p>
        <w:p w14:paraId="7E9E99DD" w14:textId="77777777" w:rsidR="000B61A7" w:rsidRPr="00B81AC4" w:rsidRDefault="000B61A7" w:rsidP="000B61A7">
          <w:pPr>
            <w:pStyle w:val="CitaviBibliographyEntry"/>
            <w:rPr>
              <w:rFonts w:ascii="Times New Roman" w:hAnsi="Times New Roman" w:cs="Times New Roman"/>
              <w:lang w:val="en-US"/>
            </w:rPr>
          </w:pPr>
          <w:bookmarkStart w:id="60" w:name="_CTVL001208b61dfec5742b0b7e06031f8746f52"/>
          <w:r w:rsidRPr="00B81AC4">
            <w:rPr>
              <w:rFonts w:ascii="Times New Roman" w:hAnsi="Times New Roman" w:cs="Times New Roman"/>
              <w:lang w:val="en-US"/>
            </w:rPr>
            <w:t>Lev-Ari, S., &amp; McKay, R. (2023). The sound of swearing: Are there universal patterns in profanity?</w:t>
          </w:r>
          <w:bookmarkEnd w:id="60"/>
          <w:r w:rsidRPr="00B81AC4">
            <w:rPr>
              <w:rFonts w:ascii="Times New Roman" w:hAnsi="Times New Roman" w:cs="Times New Roman"/>
              <w:lang w:val="en-US"/>
            </w:rPr>
            <w:t xml:space="preserve"> </w:t>
          </w:r>
          <w:r w:rsidRPr="00B81AC4">
            <w:rPr>
              <w:rFonts w:ascii="Times New Roman" w:hAnsi="Times New Roman" w:cs="Times New Roman"/>
              <w:i/>
              <w:lang w:val="en-US"/>
            </w:rPr>
            <w:t>Psychonomic Bulletin &amp; Review</w:t>
          </w:r>
          <w:r w:rsidRPr="00B81AC4">
            <w:rPr>
              <w:rFonts w:ascii="Times New Roman" w:hAnsi="Times New Roman" w:cs="Times New Roman"/>
              <w:lang w:val="en-US"/>
            </w:rPr>
            <w:t xml:space="preserve">, </w:t>
          </w:r>
          <w:r w:rsidRPr="00B81AC4">
            <w:rPr>
              <w:rFonts w:ascii="Times New Roman" w:hAnsi="Times New Roman" w:cs="Times New Roman"/>
              <w:i/>
              <w:lang w:val="en-US"/>
            </w:rPr>
            <w:t>30</w:t>
          </w:r>
          <w:r w:rsidRPr="00B81AC4">
            <w:rPr>
              <w:rFonts w:ascii="Times New Roman" w:hAnsi="Times New Roman" w:cs="Times New Roman"/>
              <w:lang w:val="en-US"/>
            </w:rPr>
            <w:t>(3), 1103–1114. https://doi.org/10.3758/s13423-022-02202-0</w:t>
          </w:r>
        </w:p>
        <w:p w14:paraId="63DC8592" w14:textId="77777777" w:rsidR="000B61A7" w:rsidRPr="00B81AC4" w:rsidRDefault="000B61A7" w:rsidP="000B61A7">
          <w:pPr>
            <w:pStyle w:val="CitaviBibliographyEntry"/>
            <w:rPr>
              <w:rFonts w:ascii="Times New Roman" w:hAnsi="Times New Roman" w:cs="Times New Roman"/>
              <w:lang w:val="en-US"/>
            </w:rPr>
          </w:pPr>
          <w:bookmarkStart w:id="61" w:name="_CTVL001eac121e37aa041178b792e98b5f01625"/>
          <w:r w:rsidRPr="00B81AC4">
            <w:rPr>
              <w:rFonts w:ascii="Times New Roman" w:hAnsi="Times New Roman" w:cs="Times New Roman"/>
              <w:lang w:val="en-US"/>
            </w:rPr>
            <w:t>Liebenthal, E., Silbersweig, D. A., &amp; Stern, E. (2016). The Language, Tone and Prosody of Emotions: Neural Substrates and Dynamics of Spoken-Word Emotion Perception.</w:t>
          </w:r>
          <w:bookmarkEnd w:id="61"/>
          <w:r w:rsidRPr="00B81AC4">
            <w:rPr>
              <w:rFonts w:ascii="Times New Roman" w:hAnsi="Times New Roman" w:cs="Times New Roman"/>
              <w:lang w:val="en-US"/>
            </w:rPr>
            <w:t xml:space="preserve"> </w:t>
          </w:r>
          <w:r w:rsidRPr="00B81AC4">
            <w:rPr>
              <w:rFonts w:ascii="Times New Roman" w:hAnsi="Times New Roman" w:cs="Times New Roman"/>
              <w:i/>
              <w:lang w:val="en-US"/>
            </w:rPr>
            <w:t>Frontiers in Neuroscience</w:t>
          </w:r>
          <w:r w:rsidRPr="00B81AC4">
            <w:rPr>
              <w:rFonts w:ascii="Times New Roman" w:hAnsi="Times New Roman" w:cs="Times New Roman"/>
              <w:lang w:val="en-US"/>
            </w:rPr>
            <w:t xml:space="preserve">, </w:t>
          </w:r>
          <w:r w:rsidRPr="00B81AC4">
            <w:rPr>
              <w:rFonts w:ascii="Times New Roman" w:hAnsi="Times New Roman" w:cs="Times New Roman"/>
              <w:i/>
              <w:lang w:val="en-US"/>
            </w:rPr>
            <w:t>10</w:t>
          </w:r>
          <w:r w:rsidRPr="00B81AC4">
            <w:rPr>
              <w:rFonts w:ascii="Times New Roman" w:hAnsi="Times New Roman" w:cs="Times New Roman"/>
              <w:lang w:val="en-US"/>
            </w:rPr>
            <w:t>, 506. https://doi.org/10.3389/fnins.2016.00506</w:t>
          </w:r>
        </w:p>
        <w:p w14:paraId="53F03834" w14:textId="77777777" w:rsidR="000B61A7" w:rsidRPr="00B81AC4" w:rsidRDefault="000B61A7" w:rsidP="000B61A7">
          <w:pPr>
            <w:pStyle w:val="CitaviBibliographyEntry"/>
            <w:rPr>
              <w:rFonts w:ascii="Times New Roman" w:hAnsi="Times New Roman" w:cs="Times New Roman"/>
              <w:lang w:val="en-US"/>
            </w:rPr>
          </w:pPr>
          <w:bookmarkStart w:id="62" w:name="_CTVL001d7efb21fef7442aeb52d3999e0c69e9c"/>
          <w:r w:rsidRPr="00B81AC4">
            <w:rPr>
              <w:rFonts w:ascii="Times New Roman" w:hAnsi="Times New Roman" w:cs="Times New Roman"/>
              <w:lang w:val="en-US"/>
            </w:rPr>
            <w:t>Lima, C. F., Anikin, A., Monteiro, A. C., Scott, S. K., &amp; Castro, S. L. (2019). Automaticity in the recognition of nonverbal emotional vocalizations.</w:t>
          </w:r>
          <w:bookmarkEnd w:id="62"/>
          <w:r w:rsidRPr="00B81AC4">
            <w:rPr>
              <w:rFonts w:ascii="Times New Roman" w:hAnsi="Times New Roman" w:cs="Times New Roman"/>
              <w:lang w:val="en-US"/>
            </w:rPr>
            <w:t xml:space="preserve"> </w:t>
          </w:r>
          <w:r w:rsidRPr="00B81AC4">
            <w:rPr>
              <w:rFonts w:ascii="Times New Roman" w:hAnsi="Times New Roman" w:cs="Times New Roman"/>
              <w:i/>
              <w:lang w:val="en-US"/>
            </w:rPr>
            <w:t>Emotion</w:t>
          </w:r>
          <w:r w:rsidRPr="00B81AC4">
            <w:rPr>
              <w:rFonts w:ascii="Times New Roman" w:hAnsi="Times New Roman" w:cs="Times New Roman"/>
              <w:lang w:val="en-US"/>
            </w:rPr>
            <w:t xml:space="preserve">, </w:t>
          </w:r>
          <w:r w:rsidRPr="00B81AC4">
            <w:rPr>
              <w:rFonts w:ascii="Times New Roman" w:hAnsi="Times New Roman" w:cs="Times New Roman"/>
              <w:i/>
              <w:lang w:val="en-US"/>
            </w:rPr>
            <w:t>19</w:t>
          </w:r>
          <w:r w:rsidRPr="00B81AC4">
            <w:rPr>
              <w:rFonts w:ascii="Times New Roman" w:hAnsi="Times New Roman" w:cs="Times New Roman"/>
              <w:lang w:val="en-US"/>
            </w:rPr>
            <w:t>(2), 219–233. https://doi.org/10.1037/emo0000429</w:t>
          </w:r>
        </w:p>
        <w:p w14:paraId="144EF502" w14:textId="77777777" w:rsidR="000B61A7" w:rsidRPr="00B81AC4" w:rsidRDefault="000B61A7" w:rsidP="000B61A7">
          <w:pPr>
            <w:pStyle w:val="CitaviBibliographyEntry"/>
            <w:rPr>
              <w:rFonts w:ascii="Times New Roman" w:hAnsi="Times New Roman" w:cs="Times New Roman"/>
            </w:rPr>
          </w:pPr>
          <w:bookmarkStart w:id="63" w:name="_CTVL001d19b44ad83cc4c679d2aaec810ce8ce7"/>
          <w:r w:rsidRPr="00B81AC4">
            <w:rPr>
              <w:rFonts w:ascii="Times New Roman" w:hAnsi="Times New Roman" w:cs="Times New Roman"/>
            </w:rPr>
            <w:lastRenderedPageBreak/>
            <w:t xml:space="preserve">Maguinness, C., Roswandowitz, C., &amp; Kriegstein, K. von (2018). </w:t>
          </w:r>
          <w:r w:rsidRPr="00B81AC4">
            <w:rPr>
              <w:rFonts w:ascii="Times New Roman" w:hAnsi="Times New Roman" w:cs="Times New Roman"/>
              <w:lang w:val="en-US"/>
            </w:rPr>
            <w:t>Understanding the mechanisms of familiar voice-identity recognition in the human brain.</w:t>
          </w:r>
          <w:bookmarkEnd w:id="63"/>
          <w:r w:rsidRPr="00B81AC4">
            <w:rPr>
              <w:rFonts w:ascii="Times New Roman" w:hAnsi="Times New Roman" w:cs="Times New Roman"/>
              <w:lang w:val="en-US"/>
            </w:rPr>
            <w:t xml:space="preserve"> </w:t>
          </w:r>
          <w:r w:rsidRPr="00B81AC4">
            <w:rPr>
              <w:rFonts w:ascii="Times New Roman" w:hAnsi="Times New Roman" w:cs="Times New Roman"/>
              <w:i/>
            </w:rPr>
            <w:t>Neuropsychologia</w:t>
          </w:r>
          <w:r w:rsidRPr="00B81AC4">
            <w:rPr>
              <w:rFonts w:ascii="Times New Roman" w:hAnsi="Times New Roman" w:cs="Times New Roman"/>
            </w:rPr>
            <w:t xml:space="preserve">, </w:t>
          </w:r>
          <w:r w:rsidRPr="00B81AC4">
            <w:rPr>
              <w:rFonts w:ascii="Times New Roman" w:hAnsi="Times New Roman" w:cs="Times New Roman"/>
              <w:i/>
            </w:rPr>
            <w:t>116</w:t>
          </w:r>
          <w:r w:rsidRPr="00B81AC4">
            <w:rPr>
              <w:rFonts w:ascii="Times New Roman" w:hAnsi="Times New Roman" w:cs="Times New Roman"/>
            </w:rPr>
            <w:t>(Pt B), 179–193. https://doi.org/10.1016/j.neuropsychologia.2018.03.039</w:t>
          </w:r>
        </w:p>
        <w:p w14:paraId="5C54F1EE" w14:textId="77777777" w:rsidR="000B61A7" w:rsidRPr="00B81AC4" w:rsidRDefault="000B61A7" w:rsidP="000B61A7">
          <w:pPr>
            <w:pStyle w:val="CitaviBibliographyEntry"/>
            <w:rPr>
              <w:rFonts w:ascii="Times New Roman" w:hAnsi="Times New Roman" w:cs="Times New Roman"/>
              <w:lang w:val="en-US"/>
            </w:rPr>
          </w:pPr>
          <w:bookmarkStart w:id="64" w:name="_CTVL0015b55bc5fa0ce4538b860332aab23c84e"/>
          <w:r w:rsidRPr="00B81AC4">
            <w:rPr>
              <w:rFonts w:ascii="Times New Roman" w:hAnsi="Times New Roman" w:cs="Times New Roman"/>
            </w:rPr>
            <w:t xml:space="preserve">Menezes, D. P., Lira, Z. S. de, Araújo, A. N. B. de, Almeida, A. A. F. de, Gomes, A. d. O. C., Moraes, B. T., &amp; Lucena, J. A. (2024). </w:t>
          </w:r>
          <w:r w:rsidRPr="00B81AC4">
            <w:rPr>
              <w:rFonts w:ascii="Times New Roman" w:hAnsi="Times New Roman" w:cs="Times New Roman"/>
              <w:lang w:val="en-US"/>
            </w:rPr>
            <w:t>Prosodic Differences in the Voices of Transgender and Cisgender Women: Self-Perception of Voice - An Auditory and Acoustic Analysis.</w:t>
          </w:r>
          <w:bookmarkEnd w:id="64"/>
          <w:r w:rsidRPr="00B81AC4">
            <w:rPr>
              <w:rFonts w:ascii="Times New Roman" w:hAnsi="Times New Roman" w:cs="Times New Roman"/>
              <w:lang w:val="en-US"/>
            </w:rPr>
            <w:t xml:space="preserve"> </w:t>
          </w:r>
          <w:r w:rsidRPr="00B81AC4">
            <w:rPr>
              <w:rFonts w:ascii="Times New Roman" w:hAnsi="Times New Roman" w:cs="Times New Roman"/>
              <w:i/>
              <w:lang w:val="en-US"/>
            </w:rPr>
            <w:t>Journal of Voice</w:t>
          </w:r>
          <w:r w:rsidRPr="00B81AC4">
            <w:rPr>
              <w:rFonts w:ascii="Times New Roman" w:hAnsi="Times New Roman" w:cs="Times New Roman"/>
              <w:lang w:val="en-US"/>
            </w:rPr>
            <w:t xml:space="preserve">, </w:t>
          </w:r>
          <w:r w:rsidRPr="00B81AC4">
            <w:rPr>
              <w:rFonts w:ascii="Times New Roman" w:hAnsi="Times New Roman" w:cs="Times New Roman"/>
              <w:i/>
              <w:lang w:val="en-US"/>
            </w:rPr>
            <w:t>38</w:t>
          </w:r>
          <w:r w:rsidRPr="00B81AC4">
            <w:rPr>
              <w:rFonts w:ascii="Times New Roman" w:hAnsi="Times New Roman" w:cs="Times New Roman"/>
              <w:lang w:val="en-US"/>
            </w:rPr>
            <w:t>(4), 844–857. https://doi.org/10.1016/j.jvoice.2021.12.020</w:t>
          </w:r>
        </w:p>
        <w:p w14:paraId="3D97A47A" w14:textId="77777777" w:rsidR="000B61A7" w:rsidRPr="00B81AC4" w:rsidRDefault="000B61A7" w:rsidP="000B61A7">
          <w:pPr>
            <w:pStyle w:val="CitaviBibliographyEntry"/>
            <w:rPr>
              <w:rFonts w:ascii="Times New Roman" w:hAnsi="Times New Roman" w:cs="Times New Roman"/>
              <w:lang w:val="en-US"/>
            </w:rPr>
          </w:pPr>
          <w:bookmarkStart w:id="65" w:name="_CTVL0019b2a9899904a4719bf8ba767e57fac3e"/>
          <w:r w:rsidRPr="00B81AC4">
            <w:rPr>
              <w:rFonts w:ascii="Times New Roman" w:hAnsi="Times New Roman" w:cs="Times New Roman"/>
              <w:lang w:val="en-US"/>
            </w:rPr>
            <w:t>Nussbaum, C., Schirmer, A., &amp; Schweinberger, S. R. (2022). Contributions of fundamental frequency and timbre to vocal emotion perception and their electrophysiological correlates.</w:t>
          </w:r>
          <w:bookmarkEnd w:id="65"/>
          <w:r w:rsidRPr="00B81AC4">
            <w:rPr>
              <w:rFonts w:ascii="Times New Roman" w:hAnsi="Times New Roman" w:cs="Times New Roman"/>
              <w:lang w:val="en-US"/>
            </w:rPr>
            <w:t xml:space="preserve"> </w:t>
          </w:r>
          <w:r w:rsidRPr="00B81AC4">
            <w:rPr>
              <w:rFonts w:ascii="Times New Roman" w:hAnsi="Times New Roman" w:cs="Times New Roman"/>
              <w:i/>
              <w:lang w:val="en-US"/>
            </w:rPr>
            <w:t>Social Cognitive and Affective Neuroscience</w:t>
          </w:r>
          <w:r w:rsidRPr="00B81AC4">
            <w:rPr>
              <w:rFonts w:ascii="Times New Roman" w:hAnsi="Times New Roman" w:cs="Times New Roman"/>
              <w:lang w:val="en-US"/>
            </w:rPr>
            <w:t xml:space="preserve">, </w:t>
          </w:r>
          <w:r w:rsidRPr="00B81AC4">
            <w:rPr>
              <w:rFonts w:ascii="Times New Roman" w:hAnsi="Times New Roman" w:cs="Times New Roman"/>
              <w:i/>
              <w:lang w:val="en-US"/>
            </w:rPr>
            <w:t>17</w:t>
          </w:r>
          <w:r w:rsidRPr="00B81AC4">
            <w:rPr>
              <w:rFonts w:ascii="Times New Roman" w:hAnsi="Times New Roman" w:cs="Times New Roman"/>
              <w:lang w:val="en-US"/>
            </w:rPr>
            <w:t>(12), 1145–1154. https://doi.org/10.1093/scan/nsac033</w:t>
          </w:r>
        </w:p>
        <w:p w14:paraId="5B1EC18A" w14:textId="77777777" w:rsidR="000B61A7" w:rsidRPr="00B81AC4" w:rsidRDefault="000B61A7" w:rsidP="000B61A7">
          <w:pPr>
            <w:pStyle w:val="CitaviBibliographyEntry"/>
            <w:rPr>
              <w:rFonts w:ascii="Times New Roman" w:hAnsi="Times New Roman" w:cs="Times New Roman"/>
            </w:rPr>
          </w:pPr>
          <w:bookmarkStart w:id="66" w:name="_CTVL0013c5820e227e9455798dbb955a2f6e5d4"/>
          <w:r w:rsidRPr="00B81AC4">
            <w:rPr>
              <w:rFonts w:ascii="Times New Roman" w:hAnsi="Times New Roman" w:cs="Times New Roman"/>
              <w:lang w:val="en-US"/>
            </w:rPr>
            <w:t>Nussbaum, C., Schirmer, A., &amp; Schweinberger, S. R. (2024). Musicality - Tuned to the melody of vocal emotions.</w:t>
          </w:r>
          <w:bookmarkEnd w:id="66"/>
          <w:r w:rsidRPr="00B81AC4">
            <w:rPr>
              <w:rFonts w:ascii="Times New Roman" w:hAnsi="Times New Roman" w:cs="Times New Roman"/>
              <w:lang w:val="en-US"/>
            </w:rPr>
            <w:t xml:space="preserve"> </w:t>
          </w:r>
          <w:r w:rsidRPr="00B81AC4">
            <w:rPr>
              <w:rFonts w:ascii="Times New Roman" w:hAnsi="Times New Roman" w:cs="Times New Roman"/>
              <w:i/>
            </w:rPr>
            <w:t>British Journal of Psychology</w:t>
          </w:r>
          <w:r w:rsidRPr="00B81AC4">
            <w:rPr>
              <w:rFonts w:ascii="Times New Roman" w:hAnsi="Times New Roman" w:cs="Times New Roman"/>
            </w:rPr>
            <w:t xml:space="preserve">, </w:t>
          </w:r>
          <w:r w:rsidRPr="00B81AC4">
            <w:rPr>
              <w:rFonts w:ascii="Times New Roman" w:hAnsi="Times New Roman" w:cs="Times New Roman"/>
              <w:i/>
            </w:rPr>
            <w:t>115</w:t>
          </w:r>
          <w:r w:rsidRPr="00B81AC4">
            <w:rPr>
              <w:rFonts w:ascii="Times New Roman" w:hAnsi="Times New Roman" w:cs="Times New Roman"/>
            </w:rPr>
            <w:t>(2), 206–225. https://doi.org/10.1111/bjop.12684</w:t>
          </w:r>
        </w:p>
        <w:p w14:paraId="5978EAC6" w14:textId="77777777" w:rsidR="000B61A7" w:rsidRPr="00B81AC4" w:rsidRDefault="000B61A7" w:rsidP="000B61A7">
          <w:pPr>
            <w:pStyle w:val="CitaviBibliographyEntry"/>
            <w:rPr>
              <w:rFonts w:ascii="Times New Roman" w:hAnsi="Times New Roman" w:cs="Times New Roman"/>
              <w:lang w:val="en-US"/>
            </w:rPr>
          </w:pPr>
          <w:bookmarkStart w:id="67" w:name="_CTVL00161942de227f44c9ca313fb634e4c018f"/>
          <w:r w:rsidRPr="00B81AC4">
            <w:rPr>
              <w:rFonts w:ascii="Times New Roman" w:hAnsi="Times New Roman" w:cs="Times New Roman"/>
            </w:rPr>
            <w:t xml:space="preserve">Nussbaum, C., von Eiff, C. I., Skuk, V. G., &amp; Schweinberger, S. R. (2022). </w:t>
          </w:r>
          <w:r w:rsidRPr="00B81AC4">
            <w:rPr>
              <w:rFonts w:ascii="Times New Roman" w:hAnsi="Times New Roman" w:cs="Times New Roman"/>
              <w:lang w:val="en-US"/>
            </w:rPr>
            <w:t>Vocal emotion adaptation aftereffects within and across speaker genders: Roles of timbre and fundamental frequency.</w:t>
          </w:r>
          <w:bookmarkEnd w:id="67"/>
          <w:r w:rsidRPr="00B81AC4">
            <w:rPr>
              <w:rFonts w:ascii="Times New Roman" w:hAnsi="Times New Roman" w:cs="Times New Roman"/>
              <w:lang w:val="en-US"/>
            </w:rPr>
            <w:t xml:space="preserve"> </w:t>
          </w:r>
          <w:r w:rsidRPr="00B81AC4">
            <w:rPr>
              <w:rFonts w:ascii="Times New Roman" w:hAnsi="Times New Roman" w:cs="Times New Roman"/>
              <w:i/>
              <w:lang w:val="en-US"/>
            </w:rPr>
            <w:t>Cognition</w:t>
          </w:r>
          <w:r w:rsidRPr="00B81AC4">
            <w:rPr>
              <w:rFonts w:ascii="Times New Roman" w:hAnsi="Times New Roman" w:cs="Times New Roman"/>
              <w:lang w:val="en-US"/>
            </w:rPr>
            <w:t xml:space="preserve">, </w:t>
          </w:r>
          <w:r w:rsidRPr="00B81AC4">
            <w:rPr>
              <w:rFonts w:ascii="Times New Roman" w:hAnsi="Times New Roman" w:cs="Times New Roman"/>
              <w:i/>
              <w:lang w:val="en-US"/>
            </w:rPr>
            <w:t>219</w:t>
          </w:r>
          <w:r w:rsidRPr="00B81AC4">
            <w:rPr>
              <w:rFonts w:ascii="Times New Roman" w:hAnsi="Times New Roman" w:cs="Times New Roman"/>
              <w:lang w:val="en-US"/>
            </w:rPr>
            <w:t>, 104967. https://doi.org/10.1016/j.cognition.2021.104967</w:t>
          </w:r>
        </w:p>
        <w:p w14:paraId="0D97966B" w14:textId="77777777" w:rsidR="000B61A7" w:rsidRPr="00B81AC4" w:rsidRDefault="000B61A7" w:rsidP="000B61A7">
          <w:pPr>
            <w:pStyle w:val="CitaviBibliographyEntry"/>
            <w:rPr>
              <w:rFonts w:ascii="Times New Roman" w:hAnsi="Times New Roman" w:cs="Times New Roman"/>
              <w:lang w:val="en-US"/>
            </w:rPr>
          </w:pPr>
          <w:bookmarkStart w:id="68" w:name="_CTVL001974954e741154b6d93963b1661737297"/>
          <w:r w:rsidRPr="00B81AC4">
            <w:rPr>
              <w:rFonts w:ascii="Times New Roman" w:hAnsi="Times New Roman" w:cs="Times New Roman"/>
              <w:lang w:val="en-US"/>
            </w:rPr>
            <w:t>Park, E., Kasuya, M., &amp; Homae, F. (2025). Neural responses to male and female voices: An event-related potential study on listener and speaker differences.</w:t>
          </w:r>
          <w:bookmarkEnd w:id="68"/>
          <w:r w:rsidRPr="00B81AC4">
            <w:rPr>
              <w:rFonts w:ascii="Times New Roman" w:hAnsi="Times New Roman" w:cs="Times New Roman"/>
              <w:lang w:val="en-US"/>
            </w:rPr>
            <w:t xml:space="preserve"> </w:t>
          </w:r>
          <w:r w:rsidRPr="00B81AC4">
            <w:rPr>
              <w:rFonts w:ascii="Times New Roman" w:hAnsi="Times New Roman" w:cs="Times New Roman"/>
              <w:i/>
              <w:lang w:val="en-US"/>
            </w:rPr>
            <w:t>Neuroscience Research</w:t>
          </w:r>
          <w:r w:rsidRPr="00B81AC4">
            <w:rPr>
              <w:rFonts w:ascii="Times New Roman" w:hAnsi="Times New Roman" w:cs="Times New Roman"/>
              <w:lang w:val="en-US"/>
            </w:rPr>
            <w:t xml:space="preserve">, </w:t>
          </w:r>
          <w:r w:rsidRPr="00B81AC4">
            <w:rPr>
              <w:rFonts w:ascii="Times New Roman" w:hAnsi="Times New Roman" w:cs="Times New Roman"/>
              <w:i/>
              <w:lang w:val="en-US"/>
            </w:rPr>
            <w:t>219</w:t>
          </w:r>
          <w:r w:rsidRPr="00B81AC4">
            <w:rPr>
              <w:rFonts w:ascii="Times New Roman" w:hAnsi="Times New Roman" w:cs="Times New Roman"/>
              <w:lang w:val="en-US"/>
            </w:rPr>
            <w:t>, 104942. https://doi.org/10.1016/j.neures.2025.104942</w:t>
          </w:r>
        </w:p>
        <w:p w14:paraId="4A0FD84B" w14:textId="77777777" w:rsidR="000B61A7" w:rsidRPr="00B81AC4" w:rsidRDefault="000B61A7" w:rsidP="000B61A7">
          <w:pPr>
            <w:pStyle w:val="CitaviBibliographyEntry"/>
            <w:rPr>
              <w:rFonts w:ascii="Times New Roman" w:hAnsi="Times New Roman" w:cs="Times New Roman"/>
              <w:lang w:val="en-US"/>
            </w:rPr>
          </w:pPr>
          <w:bookmarkStart w:id="69" w:name="_CTVL001f5301fbc15b246e2a941dbe3bfc09e02"/>
          <w:r w:rsidRPr="00B81AC4">
            <w:rPr>
              <w:rFonts w:ascii="Times New Roman" w:hAnsi="Times New Roman" w:cs="Times New Roman"/>
              <w:lang w:val="en-US"/>
            </w:rPr>
            <w:t>Paulmann, S., &amp; Kotz, S. A. (2018). The Electrophysiology and Time Course of Processing Vocal Emotion Expressions. In S. Frühholz, P. Belin, S. Frühholz, P. Belin, &amp; K. R. Scherer (Eds.),</w:t>
          </w:r>
          <w:bookmarkEnd w:id="69"/>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The Oxford Handbook of Voice Perception </w:t>
          </w:r>
          <w:r w:rsidRPr="00B81AC4">
            <w:rPr>
              <w:rFonts w:ascii="Times New Roman" w:hAnsi="Times New Roman" w:cs="Times New Roman"/>
              <w:lang w:val="en-US"/>
            </w:rPr>
            <w:t>(pp. 458–472). Oxford University Press. https://doi.org/10.1093/oxfordhb/9780198743187.013.20</w:t>
          </w:r>
        </w:p>
        <w:p w14:paraId="2AE3970C" w14:textId="77777777" w:rsidR="000B61A7" w:rsidRPr="00B81AC4" w:rsidRDefault="000B61A7" w:rsidP="000B61A7">
          <w:pPr>
            <w:pStyle w:val="CitaviBibliographyEntry"/>
            <w:rPr>
              <w:rFonts w:ascii="Times New Roman" w:hAnsi="Times New Roman" w:cs="Times New Roman"/>
              <w:lang w:val="en-US"/>
            </w:rPr>
          </w:pPr>
          <w:bookmarkStart w:id="70" w:name="_CTVL00190f3501477f342958fd747f9f00f6156"/>
          <w:r w:rsidRPr="00B81AC4">
            <w:rPr>
              <w:rFonts w:ascii="Times New Roman" w:hAnsi="Times New Roman" w:cs="Times New Roman"/>
              <w:lang w:val="en-US"/>
            </w:rPr>
            <w:t>Pérez-González, D., &amp; Malmierca, M. S. (2014). Adaptation in the auditory system: An overview.</w:t>
          </w:r>
          <w:bookmarkEnd w:id="70"/>
          <w:r w:rsidRPr="00B81AC4">
            <w:rPr>
              <w:rFonts w:ascii="Times New Roman" w:hAnsi="Times New Roman" w:cs="Times New Roman"/>
              <w:lang w:val="en-US"/>
            </w:rPr>
            <w:t xml:space="preserve"> </w:t>
          </w:r>
          <w:r w:rsidRPr="00B81AC4">
            <w:rPr>
              <w:rFonts w:ascii="Times New Roman" w:hAnsi="Times New Roman" w:cs="Times New Roman"/>
              <w:i/>
              <w:lang w:val="en-US"/>
            </w:rPr>
            <w:t>Frontiers in Integrative Neuroscience</w:t>
          </w:r>
          <w:r w:rsidRPr="00B81AC4">
            <w:rPr>
              <w:rFonts w:ascii="Times New Roman" w:hAnsi="Times New Roman" w:cs="Times New Roman"/>
              <w:lang w:val="en-US"/>
            </w:rPr>
            <w:t xml:space="preserve">, </w:t>
          </w:r>
          <w:r w:rsidRPr="00B81AC4">
            <w:rPr>
              <w:rFonts w:ascii="Times New Roman" w:hAnsi="Times New Roman" w:cs="Times New Roman"/>
              <w:i/>
              <w:lang w:val="en-US"/>
            </w:rPr>
            <w:t>8</w:t>
          </w:r>
          <w:r w:rsidRPr="00B81AC4">
            <w:rPr>
              <w:rFonts w:ascii="Times New Roman" w:hAnsi="Times New Roman" w:cs="Times New Roman"/>
              <w:lang w:val="en-US"/>
            </w:rPr>
            <w:t>, 19. https://doi.org/10.3389/fnint.2014.00019</w:t>
          </w:r>
        </w:p>
        <w:p w14:paraId="454DC7D9" w14:textId="77777777" w:rsidR="000B61A7" w:rsidRPr="00B81AC4" w:rsidRDefault="000B61A7" w:rsidP="000B61A7">
          <w:pPr>
            <w:pStyle w:val="CitaviBibliographyEntry"/>
            <w:rPr>
              <w:rFonts w:ascii="Times New Roman" w:hAnsi="Times New Roman" w:cs="Times New Roman"/>
              <w:lang w:val="en-US"/>
            </w:rPr>
          </w:pPr>
          <w:bookmarkStart w:id="71" w:name="_CTVL001b8e575af15d644e7b482cfef73dca979"/>
          <w:r w:rsidRPr="00B81AC4">
            <w:rPr>
              <w:rFonts w:ascii="Times New Roman" w:hAnsi="Times New Roman" w:cs="Times New Roman"/>
              <w:lang w:val="en-US"/>
            </w:rPr>
            <w:t>Pinheiro, A. P. (2025). Behind a Voice There is a Speaker: Why Vocal Emotion Research Needs to Become 'Personal'.</w:t>
          </w:r>
          <w:bookmarkEnd w:id="71"/>
          <w:r w:rsidRPr="00B81AC4">
            <w:rPr>
              <w:rFonts w:ascii="Times New Roman" w:hAnsi="Times New Roman" w:cs="Times New Roman"/>
              <w:lang w:val="en-US"/>
            </w:rPr>
            <w:t xml:space="preserve"> </w:t>
          </w:r>
          <w:r w:rsidRPr="00B81AC4">
            <w:rPr>
              <w:rFonts w:ascii="Times New Roman" w:hAnsi="Times New Roman" w:cs="Times New Roman"/>
              <w:i/>
              <w:lang w:val="en-US"/>
            </w:rPr>
            <w:t>Affective Science</w:t>
          </w:r>
          <w:r w:rsidRPr="00B81AC4">
            <w:rPr>
              <w:rFonts w:ascii="Times New Roman" w:hAnsi="Times New Roman" w:cs="Times New Roman"/>
              <w:lang w:val="en-US"/>
            </w:rPr>
            <w:t xml:space="preserve">, </w:t>
          </w:r>
          <w:r w:rsidRPr="00B81AC4">
            <w:rPr>
              <w:rFonts w:ascii="Times New Roman" w:hAnsi="Times New Roman" w:cs="Times New Roman"/>
              <w:i/>
              <w:lang w:val="en-US"/>
            </w:rPr>
            <w:t>6</w:t>
          </w:r>
          <w:r w:rsidRPr="00B81AC4">
            <w:rPr>
              <w:rFonts w:ascii="Times New Roman" w:hAnsi="Times New Roman" w:cs="Times New Roman"/>
              <w:lang w:val="en-US"/>
            </w:rPr>
            <w:t>(3), 562–574. https://doi.org/10.1007/s42761-025-00317-w</w:t>
          </w:r>
        </w:p>
        <w:p w14:paraId="3D0399B3" w14:textId="77777777" w:rsidR="000B61A7" w:rsidRPr="00B81AC4" w:rsidRDefault="000B61A7" w:rsidP="000B61A7">
          <w:pPr>
            <w:pStyle w:val="CitaviBibliographyEntry"/>
            <w:rPr>
              <w:rFonts w:ascii="Times New Roman" w:hAnsi="Times New Roman" w:cs="Times New Roman"/>
              <w:lang w:val="en-US"/>
            </w:rPr>
          </w:pPr>
          <w:bookmarkStart w:id="72" w:name="_CTVL0017b7db9ae2c1b4780aade763825e648b1"/>
          <w:r w:rsidRPr="00B81AC4">
            <w:rPr>
              <w:rFonts w:ascii="Times New Roman" w:hAnsi="Times New Roman" w:cs="Times New Roman"/>
              <w:lang w:val="en-US"/>
            </w:rPr>
            <w:t>R Core Team. (2025).</w:t>
          </w:r>
          <w:bookmarkEnd w:id="72"/>
          <w:r w:rsidRPr="00B81AC4">
            <w:rPr>
              <w:rFonts w:ascii="Times New Roman" w:hAnsi="Times New Roman" w:cs="Times New Roman"/>
              <w:lang w:val="en-US"/>
            </w:rPr>
            <w:t xml:space="preserve"> </w:t>
          </w:r>
          <w:r w:rsidRPr="00B81AC4">
            <w:rPr>
              <w:rFonts w:ascii="Times New Roman" w:hAnsi="Times New Roman" w:cs="Times New Roman"/>
              <w:i/>
              <w:lang w:val="en-US"/>
            </w:rPr>
            <w:t>R: A Language and Environment for Statistical Computing</w:t>
          </w:r>
          <w:r w:rsidRPr="00B81AC4">
            <w:rPr>
              <w:rFonts w:ascii="Times New Roman" w:hAnsi="Times New Roman" w:cs="Times New Roman"/>
              <w:lang w:val="en-US"/>
            </w:rPr>
            <w:t>. https://www.R-project.org/</w:t>
          </w:r>
        </w:p>
        <w:p w14:paraId="4236302D" w14:textId="77777777" w:rsidR="000B61A7" w:rsidRPr="00B81AC4" w:rsidRDefault="000B61A7" w:rsidP="000B61A7">
          <w:pPr>
            <w:pStyle w:val="CitaviBibliographyEntry"/>
            <w:rPr>
              <w:rFonts w:ascii="Times New Roman" w:hAnsi="Times New Roman" w:cs="Times New Roman"/>
              <w:lang w:val="en-US"/>
            </w:rPr>
          </w:pPr>
          <w:bookmarkStart w:id="73" w:name="_CTVL0019b0f17b04a004a05b31ec12775b60ea2"/>
          <w:r w:rsidRPr="00B81AC4">
            <w:rPr>
              <w:rFonts w:ascii="Times New Roman" w:hAnsi="Times New Roman" w:cs="Times New Roman"/>
              <w:lang w:val="en-US"/>
            </w:rPr>
            <w:t>Rosenfeld, J. P., &amp; Olson, J. M. (2021). Bayesian Data Analysis: A Fresh Approach to Power Issues and Null Hypothesis Interpretation.</w:t>
          </w:r>
          <w:bookmarkEnd w:id="73"/>
          <w:r w:rsidRPr="00B81AC4">
            <w:rPr>
              <w:rFonts w:ascii="Times New Roman" w:hAnsi="Times New Roman" w:cs="Times New Roman"/>
              <w:lang w:val="en-US"/>
            </w:rPr>
            <w:t xml:space="preserve"> </w:t>
          </w:r>
          <w:r w:rsidRPr="00B81AC4">
            <w:rPr>
              <w:rFonts w:ascii="Times New Roman" w:hAnsi="Times New Roman" w:cs="Times New Roman"/>
              <w:i/>
              <w:lang w:val="en-US"/>
            </w:rPr>
            <w:t>Applied Psychophysiology and Biofeedback</w:t>
          </w:r>
          <w:r w:rsidRPr="00B81AC4">
            <w:rPr>
              <w:rFonts w:ascii="Times New Roman" w:hAnsi="Times New Roman" w:cs="Times New Roman"/>
              <w:lang w:val="en-US"/>
            </w:rPr>
            <w:t xml:space="preserve">, </w:t>
          </w:r>
          <w:r w:rsidRPr="00B81AC4">
            <w:rPr>
              <w:rFonts w:ascii="Times New Roman" w:hAnsi="Times New Roman" w:cs="Times New Roman"/>
              <w:i/>
              <w:lang w:val="en-US"/>
            </w:rPr>
            <w:t>46</w:t>
          </w:r>
          <w:r w:rsidRPr="00B81AC4">
            <w:rPr>
              <w:rFonts w:ascii="Times New Roman" w:hAnsi="Times New Roman" w:cs="Times New Roman"/>
              <w:lang w:val="en-US"/>
            </w:rPr>
            <w:t>(2), 135–140. https://doi.org/10.1007/s10484-020-09502-y</w:t>
          </w:r>
        </w:p>
        <w:p w14:paraId="70266728" w14:textId="77777777" w:rsidR="000B61A7" w:rsidRPr="00B81AC4" w:rsidRDefault="000B61A7" w:rsidP="000B61A7">
          <w:pPr>
            <w:pStyle w:val="CitaviBibliographyEntry"/>
            <w:rPr>
              <w:rFonts w:ascii="Times New Roman" w:hAnsi="Times New Roman" w:cs="Times New Roman"/>
              <w:lang w:val="en-US"/>
            </w:rPr>
          </w:pPr>
          <w:bookmarkStart w:id="74" w:name="_CTVL001eb791f0a0bb24040acecc3022b4208b5"/>
          <w:r w:rsidRPr="00B81AC4">
            <w:rPr>
              <w:rFonts w:ascii="Times New Roman" w:hAnsi="Times New Roman" w:cs="Times New Roman"/>
              <w:lang w:val="en-US"/>
            </w:rPr>
            <w:t>Rosi, V., &amp; McGettigan, C. (2025). Voice gender diversity: Expression, perception and acoustics.</w:t>
          </w:r>
          <w:bookmarkEnd w:id="74"/>
          <w:r w:rsidRPr="00B81AC4">
            <w:rPr>
              <w:rFonts w:ascii="Times New Roman" w:hAnsi="Times New Roman" w:cs="Times New Roman"/>
              <w:lang w:val="en-US"/>
            </w:rPr>
            <w:t xml:space="preserve"> </w:t>
          </w:r>
          <w:r w:rsidRPr="00B81AC4">
            <w:rPr>
              <w:rFonts w:ascii="Times New Roman" w:hAnsi="Times New Roman" w:cs="Times New Roman"/>
              <w:i/>
              <w:lang w:val="en-US"/>
            </w:rPr>
            <w:t>Royal Society Open Science</w:t>
          </w:r>
          <w:r w:rsidRPr="00B81AC4">
            <w:rPr>
              <w:rFonts w:ascii="Times New Roman" w:hAnsi="Times New Roman" w:cs="Times New Roman"/>
              <w:lang w:val="en-US"/>
            </w:rPr>
            <w:t xml:space="preserve">, </w:t>
          </w:r>
          <w:r w:rsidRPr="00B81AC4">
            <w:rPr>
              <w:rFonts w:ascii="Times New Roman" w:hAnsi="Times New Roman" w:cs="Times New Roman"/>
              <w:i/>
              <w:lang w:val="en-US"/>
            </w:rPr>
            <w:t>12</w:t>
          </w:r>
          <w:r w:rsidRPr="00B81AC4">
            <w:rPr>
              <w:rFonts w:ascii="Times New Roman" w:hAnsi="Times New Roman" w:cs="Times New Roman"/>
              <w:lang w:val="en-US"/>
            </w:rPr>
            <w:t>(10), 251193. https://doi.org/10.1098/rsos.251193</w:t>
          </w:r>
        </w:p>
        <w:p w14:paraId="2AEEC867" w14:textId="77777777" w:rsidR="000B61A7" w:rsidRPr="00B81AC4" w:rsidRDefault="000B61A7" w:rsidP="000B61A7">
          <w:pPr>
            <w:pStyle w:val="CitaviBibliographyEntry"/>
            <w:rPr>
              <w:rFonts w:ascii="Times New Roman" w:hAnsi="Times New Roman" w:cs="Times New Roman"/>
              <w:lang w:val="en-US"/>
            </w:rPr>
          </w:pPr>
          <w:bookmarkStart w:id="75" w:name="_CTVL001336c413341e241ce939e393a9db129c3"/>
          <w:r w:rsidRPr="00B81AC4">
            <w:rPr>
              <w:rFonts w:ascii="Times New Roman" w:hAnsi="Times New Roman" w:cs="Times New Roman"/>
              <w:lang w:val="en-US"/>
            </w:rPr>
            <w:t>Scherer, K. R. (1986). Vocal affect expression: a review and a model for future research.</w:t>
          </w:r>
          <w:bookmarkEnd w:id="75"/>
          <w:r w:rsidRPr="00B81AC4">
            <w:rPr>
              <w:rFonts w:ascii="Times New Roman" w:hAnsi="Times New Roman" w:cs="Times New Roman"/>
              <w:lang w:val="en-US"/>
            </w:rPr>
            <w:t xml:space="preserve"> </w:t>
          </w:r>
          <w:r w:rsidRPr="00B81AC4">
            <w:rPr>
              <w:rFonts w:ascii="Times New Roman" w:hAnsi="Times New Roman" w:cs="Times New Roman"/>
              <w:i/>
              <w:lang w:val="en-US"/>
            </w:rPr>
            <w:t>Psychological Bulletin</w:t>
          </w:r>
          <w:r w:rsidRPr="00B81AC4">
            <w:rPr>
              <w:rFonts w:ascii="Times New Roman" w:hAnsi="Times New Roman" w:cs="Times New Roman"/>
              <w:lang w:val="en-US"/>
            </w:rPr>
            <w:t xml:space="preserve">, </w:t>
          </w:r>
          <w:r w:rsidRPr="00B81AC4">
            <w:rPr>
              <w:rFonts w:ascii="Times New Roman" w:hAnsi="Times New Roman" w:cs="Times New Roman"/>
              <w:i/>
              <w:lang w:val="en-US"/>
            </w:rPr>
            <w:t>99</w:t>
          </w:r>
          <w:r w:rsidRPr="00B81AC4">
            <w:rPr>
              <w:rFonts w:ascii="Times New Roman" w:hAnsi="Times New Roman" w:cs="Times New Roman"/>
              <w:lang w:val="en-US"/>
            </w:rPr>
            <w:t>(2), 143–165. https://doi.org/10.1037/0033-2909.99.2.143</w:t>
          </w:r>
        </w:p>
        <w:p w14:paraId="1DF32CD3" w14:textId="77777777" w:rsidR="000B61A7" w:rsidRPr="00B81AC4" w:rsidRDefault="000B61A7" w:rsidP="000B61A7">
          <w:pPr>
            <w:pStyle w:val="CitaviBibliographyEntry"/>
            <w:rPr>
              <w:rFonts w:ascii="Times New Roman" w:hAnsi="Times New Roman" w:cs="Times New Roman"/>
              <w:lang w:val="en-US"/>
            </w:rPr>
          </w:pPr>
          <w:bookmarkStart w:id="76" w:name="_CTVL001ce109e2d81ca4b84b8e0e97cfa162bf0"/>
          <w:r w:rsidRPr="00B81AC4">
            <w:rPr>
              <w:rFonts w:ascii="Times New Roman" w:hAnsi="Times New Roman" w:cs="Times New Roman"/>
              <w:lang w:val="en-US"/>
            </w:rPr>
            <w:t>Scherer, K. R. (2018). Acoustic Patterning of Emotion Vocalizations. In S. Frühholz, P. Belin, S. Frühholz, P. Belin, &amp; K. R. Scherer (Eds.),</w:t>
          </w:r>
          <w:bookmarkEnd w:id="76"/>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The Oxford Handbook of Voice Perception </w:t>
          </w:r>
          <w:r w:rsidRPr="00B81AC4">
            <w:rPr>
              <w:rFonts w:ascii="Times New Roman" w:hAnsi="Times New Roman" w:cs="Times New Roman"/>
              <w:lang w:val="en-US"/>
            </w:rPr>
            <w:t>(pp. 60–92). Oxford University Press. https://doi.org/10.1093/oxfordhb/9780198743187.013.4</w:t>
          </w:r>
        </w:p>
        <w:p w14:paraId="16A8C334" w14:textId="77777777" w:rsidR="000B61A7" w:rsidRPr="00B81AC4" w:rsidRDefault="000B61A7" w:rsidP="000B61A7">
          <w:pPr>
            <w:pStyle w:val="CitaviBibliographyEntry"/>
            <w:rPr>
              <w:rFonts w:ascii="Times New Roman" w:hAnsi="Times New Roman" w:cs="Times New Roman"/>
              <w:lang w:val="en-US"/>
            </w:rPr>
          </w:pPr>
          <w:bookmarkStart w:id="77" w:name="_CTVL00137c0554f9cad452582364db53b10f37b"/>
          <w:r w:rsidRPr="00B81AC4">
            <w:rPr>
              <w:rFonts w:ascii="Times New Roman" w:hAnsi="Times New Roman" w:cs="Times New Roman"/>
              <w:lang w:val="en-US"/>
            </w:rPr>
            <w:t>Scherer, K. R., Banse, R., &amp; Wallbott, H. G. (2016). Emotion Inferences from Vocal Expression Correlate Across Languages and Cultures.</w:t>
          </w:r>
          <w:bookmarkEnd w:id="77"/>
          <w:r w:rsidRPr="00B81AC4">
            <w:rPr>
              <w:rFonts w:ascii="Times New Roman" w:hAnsi="Times New Roman" w:cs="Times New Roman"/>
              <w:lang w:val="en-US"/>
            </w:rPr>
            <w:t xml:space="preserve"> </w:t>
          </w:r>
          <w:r w:rsidRPr="00B81AC4">
            <w:rPr>
              <w:rFonts w:ascii="Times New Roman" w:hAnsi="Times New Roman" w:cs="Times New Roman"/>
              <w:i/>
              <w:lang w:val="en-US"/>
            </w:rPr>
            <w:t>Journal of Cross-Cultural Psychology</w:t>
          </w:r>
          <w:r w:rsidRPr="00B81AC4">
            <w:rPr>
              <w:rFonts w:ascii="Times New Roman" w:hAnsi="Times New Roman" w:cs="Times New Roman"/>
              <w:lang w:val="en-US"/>
            </w:rPr>
            <w:t xml:space="preserve">, </w:t>
          </w:r>
          <w:r w:rsidRPr="00B81AC4">
            <w:rPr>
              <w:rFonts w:ascii="Times New Roman" w:hAnsi="Times New Roman" w:cs="Times New Roman"/>
              <w:i/>
              <w:lang w:val="en-US"/>
            </w:rPr>
            <w:t>32</w:t>
          </w:r>
          <w:r w:rsidRPr="00B81AC4">
            <w:rPr>
              <w:rFonts w:ascii="Times New Roman" w:hAnsi="Times New Roman" w:cs="Times New Roman"/>
              <w:lang w:val="en-US"/>
            </w:rPr>
            <w:t>(1), 76–92. https://doi.org/10.1177/0022022101032001009</w:t>
          </w:r>
        </w:p>
        <w:p w14:paraId="0015BA41" w14:textId="77777777" w:rsidR="000B61A7" w:rsidRPr="00B81AC4" w:rsidRDefault="000B61A7" w:rsidP="000B61A7">
          <w:pPr>
            <w:pStyle w:val="CitaviBibliographyEntry"/>
            <w:rPr>
              <w:rFonts w:ascii="Times New Roman" w:hAnsi="Times New Roman" w:cs="Times New Roman"/>
              <w:lang w:val="en-US"/>
            </w:rPr>
          </w:pPr>
          <w:bookmarkStart w:id="78" w:name="_CTVL0015f660001c08f4f138e3e65733edf1a4d"/>
          <w:r w:rsidRPr="00B81AC4">
            <w:rPr>
              <w:rFonts w:ascii="Times New Roman" w:hAnsi="Times New Roman" w:cs="Times New Roman"/>
              <w:lang w:val="en-US"/>
            </w:rPr>
            <w:t>Schirmer, A., Croy, I., Liebal, K., &amp; Schweinberger, S. R. (2025). Non-verbal effecting - Animal research sheds light on human emotion communication.</w:t>
          </w:r>
          <w:bookmarkEnd w:id="78"/>
          <w:r w:rsidRPr="00B81AC4">
            <w:rPr>
              <w:rFonts w:ascii="Times New Roman" w:hAnsi="Times New Roman" w:cs="Times New Roman"/>
              <w:lang w:val="en-US"/>
            </w:rPr>
            <w:t xml:space="preserve"> </w:t>
          </w:r>
          <w:r w:rsidRPr="00B81AC4">
            <w:rPr>
              <w:rFonts w:ascii="Times New Roman" w:hAnsi="Times New Roman" w:cs="Times New Roman"/>
              <w:i/>
              <w:lang w:val="en-US"/>
            </w:rPr>
            <w:t>Biological Reviews of the Cambridge Philosophical Society</w:t>
          </w:r>
          <w:r w:rsidRPr="00B81AC4">
            <w:rPr>
              <w:rFonts w:ascii="Times New Roman" w:hAnsi="Times New Roman" w:cs="Times New Roman"/>
              <w:lang w:val="en-US"/>
            </w:rPr>
            <w:t xml:space="preserve">, </w:t>
          </w:r>
          <w:r w:rsidRPr="00B81AC4">
            <w:rPr>
              <w:rFonts w:ascii="Times New Roman" w:hAnsi="Times New Roman" w:cs="Times New Roman"/>
              <w:i/>
              <w:lang w:val="en-US"/>
            </w:rPr>
            <w:t>100</w:t>
          </w:r>
          <w:r w:rsidRPr="00B81AC4">
            <w:rPr>
              <w:rFonts w:ascii="Times New Roman" w:hAnsi="Times New Roman" w:cs="Times New Roman"/>
              <w:lang w:val="en-US"/>
            </w:rPr>
            <w:t>(1), 245–257. https://doi.org/10.1111/brv.13140</w:t>
          </w:r>
        </w:p>
        <w:p w14:paraId="4D11A133" w14:textId="77777777" w:rsidR="000B61A7" w:rsidRPr="00B81AC4" w:rsidRDefault="000B61A7" w:rsidP="000B61A7">
          <w:pPr>
            <w:pStyle w:val="CitaviBibliographyEntry"/>
            <w:rPr>
              <w:rFonts w:ascii="Times New Roman" w:hAnsi="Times New Roman" w:cs="Times New Roman"/>
              <w:lang w:val="en-US"/>
            </w:rPr>
          </w:pPr>
          <w:bookmarkStart w:id="79" w:name="_CTVL0012ff60494bd4144c7960f0275a607a8ce"/>
          <w:r w:rsidRPr="00B81AC4">
            <w:rPr>
              <w:rFonts w:ascii="Times New Roman" w:hAnsi="Times New Roman" w:cs="Times New Roman"/>
            </w:rPr>
            <w:t xml:space="preserve">Schirmer, A., &amp; Kotz, S. A. (2006). </w:t>
          </w:r>
          <w:r w:rsidRPr="00B81AC4">
            <w:rPr>
              <w:rFonts w:ascii="Times New Roman" w:hAnsi="Times New Roman" w:cs="Times New Roman"/>
              <w:lang w:val="en-US"/>
            </w:rPr>
            <w:t>Beyond the right hemisphere: brain mechanisms mediating vocal emotional processing.</w:t>
          </w:r>
          <w:bookmarkEnd w:id="79"/>
          <w:r w:rsidRPr="00B81AC4">
            <w:rPr>
              <w:rFonts w:ascii="Times New Roman" w:hAnsi="Times New Roman" w:cs="Times New Roman"/>
              <w:lang w:val="en-US"/>
            </w:rPr>
            <w:t xml:space="preserve"> </w:t>
          </w:r>
          <w:r w:rsidRPr="00B81AC4">
            <w:rPr>
              <w:rFonts w:ascii="Times New Roman" w:hAnsi="Times New Roman" w:cs="Times New Roman"/>
              <w:i/>
              <w:lang w:val="en-US"/>
            </w:rPr>
            <w:t>Trends Cogn Sci</w:t>
          </w:r>
          <w:r w:rsidRPr="00B81AC4">
            <w:rPr>
              <w:rFonts w:ascii="Times New Roman" w:hAnsi="Times New Roman" w:cs="Times New Roman"/>
              <w:lang w:val="en-US"/>
            </w:rPr>
            <w:t xml:space="preserve">, </w:t>
          </w:r>
          <w:r w:rsidRPr="00B81AC4">
            <w:rPr>
              <w:rFonts w:ascii="Times New Roman" w:hAnsi="Times New Roman" w:cs="Times New Roman"/>
              <w:i/>
              <w:lang w:val="en-US"/>
            </w:rPr>
            <w:t>10</w:t>
          </w:r>
          <w:r w:rsidRPr="00B81AC4">
            <w:rPr>
              <w:rFonts w:ascii="Times New Roman" w:hAnsi="Times New Roman" w:cs="Times New Roman"/>
              <w:lang w:val="en-US"/>
            </w:rPr>
            <w:t>(1), 24–30. https://doi.org/10.1016/j.tics.2005.11.009</w:t>
          </w:r>
        </w:p>
        <w:p w14:paraId="44703090" w14:textId="77777777" w:rsidR="000B61A7" w:rsidRPr="00B81AC4" w:rsidRDefault="000B61A7" w:rsidP="000B61A7">
          <w:pPr>
            <w:pStyle w:val="CitaviBibliographyEntry"/>
            <w:rPr>
              <w:rFonts w:ascii="Times New Roman" w:hAnsi="Times New Roman" w:cs="Times New Roman"/>
            </w:rPr>
          </w:pPr>
          <w:bookmarkStart w:id="80" w:name="_CTVL001c71f84bb2e74449e9ccef7399b3309ee"/>
          <w:r w:rsidRPr="00B81AC4">
            <w:rPr>
              <w:rFonts w:ascii="Times New Roman" w:hAnsi="Times New Roman" w:cs="Times New Roman"/>
              <w:lang w:val="en-US"/>
            </w:rPr>
            <w:lastRenderedPageBreak/>
            <w:t>Schweinberger, S. R., Burton, A. M., &amp; Kelly, S. W. (1999). Asymmetric dependencies in perceiving identity and emotion: Experiments with morphed faces.</w:t>
          </w:r>
          <w:bookmarkEnd w:id="80"/>
          <w:r w:rsidRPr="00B81AC4">
            <w:rPr>
              <w:rFonts w:ascii="Times New Roman" w:hAnsi="Times New Roman" w:cs="Times New Roman"/>
              <w:lang w:val="en-US"/>
            </w:rPr>
            <w:t xml:space="preserve"> </w:t>
          </w:r>
          <w:r w:rsidRPr="00B81AC4">
            <w:rPr>
              <w:rFonts w:ascii="Times New Roman" w:hAnsi="Times New Roman" w:cs="Times New Roman"/>
              <w:i/>
            </w:rPr>
            <w:t>Perception &amp; Psychophysics</w:t>
          </w:r>
          <w:r w:rsidRPr="00B81AC4">
            <w:rPr>
              <w:rFonts w:ascii="Times New Roman" w:hAnsi="Times New Roman" w:cs="Times New Roman"/>
            </w:rPr>
            <w:t xml:space="preserve">, </w:t>
          </w:r>
          <w:r w:rsidRPr="00B81AC4">
            <w:rPr>
              <w:rFonts w:ascii="Times New Roman" w:hAnsi="Times New Roman" w:cs="Times New Roman"/>
              <w:i/>
            </w:rPr>
            <w:t>61</w:t>
          </w:r>
          <w:r w:rsidRPr="00B81AC4">
            <w:rPr>
              <w:rFonts w:ascii="Times New Roman" w:hAnsi="Times New Roman" w:cs="Times New Roman"/>
            </w:rPr>
            <w:t>(6), 1102–1115. https://doi.org/10.3758/BF03207617</w:t>
          </w:r>
        </w:p>
        <w:p w14:paraId="0B33D4E7" w14:textId="77777777" w:rsidR="000B61A7" w:rsidRPr="00B81AC4" w:rsidRDefault="000B61A7" w:rsidP="000B61A7">
          <w:pPr>
            <w:pStyle w:val="CitaviBibliographyEntry"/>
            <w:rPr>
              <w:rFonts w:ascii="Times New Roman" w:hAnsi="Times New Roman" w:cs="Times New Roman"/>
              <w:lang w:val="en-US"/>
            </w:rPr>
          </w:pPr>
          <w:bookmarkStart w:id="81" w:name="_CTVL00148ec38ce4ecf4a778a0de86a90f22d5a"/>
          <w:r w:rsidRPr="00B81AC4">
            <w:rPr>
              <w:rFonts w:ascii="Times New Roman" w:hAnsi="Times New Roman" w:cs="Times New Roman"/>
            </w:rPr>
            <w:t xml:space="preserve">Schweinberger, S. R., Casper, C., Hauthal, N., Kaufmann, J. M., Kawahara, H., Kloth, N., Robertson, D. M., Simpson, A. P., &amp; Zäske, R. (2008). </w:t>
          </w:r>
          <w:r w:rsidRPr="00B81AC4">
            <w:rPr>
              <w:rFonts w:ascii="Times New Roman" w:hAnsi="Times New Roman" w:cs="Times New Roman"/>
              <w:lang w:val="en-US"/>
            </w:rPr>
            <w:t>Auditory adaptation in voice perception.</w:t>
          </w:r>
          <w:bookmarkEnd w:id="81"/>
          <w:r w:rsidRPr="00B81AC4">
            <w:rPr>
              <w:rFonts w:ascii="Times New Roman" w:hAnsi="Times New Roman" w:cs="Times New Roman"/>
              <w:lang w:val="en-US"/>
            </w:rPr>
            <w:t xml:space="preserve"> </w:t>
          </w:r>
          <w:r w:rsidRPr="00B81AC4">
            <w:rPr>
              <w:rFonts w:ascii="Times New Roman" w:hAnsi="Times New Roman" w:cs="Times New Roman"/>
              <w:i/>
              <w:lang w:val="en-US"/>
            </w:rPr>
            <w:t>Curr Biol</w:t>
          </w:r>
          <w:r w:rsidRPr="00B81AC4">
            <w:rPr>
              <w:rFonts w:ascii="Times New Roman" w:hAnsi="Times New Roman" w:cs="Times New Roman"/>
              <w:lang w:val="en-US"/>
            </w:rPr>
            <w:t xml:space="preserve">, </w:t>
          </w:r>
          <w:r w:rsidRPr="00B81AC4">
            <w:rPr>
              <w:rFonts w:ascii="Times New Roman" w:hAnsi="Times New Roman" w:cs="Times New Roman"/>
              <w:i/>
              <w:lang w:val="en-US"/>
            </w:rPr>
            <w:t>18</w:t>
          </w:r>
          <w:r w:rsidRPr="00B81AC4">
            <w:rPr>
              <w:rFonts w:ascii="Times New Roman" w:hAnsi="Times New Roman" w:cs="Times New Roman"/>
              <w:lang w:val="en-US"/>
            </w:rPr>
            <w:t>(9), 684–688. https://doi.org/10.1016/j.cub.2008.04.015</w:t>
          </w:r>
        </w:p>
        <w:p w14:paraId="65F7AF92" w14:textId="77777777" w:rsidR="000B61A7" w:rsidRPr="00B81AC4" w:rsidRDefault="000B61A7" w:rsidP="000B61A7">
          <w:pPr>
            <w:pStyle w:val="CitaviBibliographyEntry"/>
            <w:rPr>
              <w:rFonts w:ascii="Times New Roman" w:hAnsi="Times New Roman" w:cs="Times New Roman"/>
              <w:lang w:val="en-US"/>
            </w:rPr>
          </w:pPr>
          <w:bookmarkStart w:id="82" w:name="_CTVL0018cb7e35bf0ac4e3ab91e3dbc3aa6e5f1"/>
          <w:r w:rsidRPr="00B81AC4">
            <w:rPr>
              <w:rFonts w:ascii="Times New Roman" w:hAnsi="Times New Roman" w:cs="Times New Roman"/>
            </w:rPr>
            <w:t xml:space="preserve">Schweinberger, S. R., Kawahara, H., Simpson, A. P., Skuk, V. G., &amp; Zäske, R. (2014). </w:t>
          </w:r>
          <w:r w:rsidRPr="00B81AC4">
            <w:rPr>
              <w:rFonts w:ascii="Times New Roman" w:hAnsi="Times New Roman" w:cs="Times New Roman"/>
              <w:lang w:val="en-US"/>
            </w:rPr>
            <w:t>Speaker perception.</w:t>
          </w:r>
          <w:bookmarkEnd w:id="82"/>
          <w:r w:rsidRPr="00B81AC4">
            <w:rPr>
              <w:rFonts w:ascii="Times New Roman" w:hAnsi="Times New Roman" w:cs="Times New Roman"/>
              <w:lang w:val="en-US"/>
            </w:rPr>
            <w:t xml:space="preserve"> </w:t>
          </w:r>
          <w:r w:rsidRPr="00B81AC4">
            <w:rPr>
              <w:rFonts w:ascii="Times New Roman" w:hAnsi="Times New Roman" w:cs="Times New Roman"/>
              <w:i/>
              <w:lang w:val="en-US"/>
            </w:rPr>
            <w:t>Wiley Interdiscip Rev Cogn Sci</w:t>
          </w:r>
          <w:r w:rsidRPr="00B81AC4">
            <w:rPr>
              <w:rFonts w:ascii="Times New Roman" w:hAnsi="Times New Roman" w:cs="Times New Roman"/>
              <w:lang w:val="en-US"/>
            </w:rPr>
            <w:t xml:space="preserve">, </w:t>
          </w:r>
          <w:r w:rsidRPr="00B81AC4">
            <w:rPr>
              <w:rFonts w:ascii="Times New Roman" w:hAnsi="Times New Roman" w:cs="Times New Roman"/>
              <w:i/>
              <w:lang w:val="en-US"/>
            </w:rPr>
            <w:t>5</w:t>
          </w:r>
          <w:r w:rsidRPr="00B81AC4">
            <w:rPr>
              <w:rFonts w:ascii="Times New Roman" w:hAnsi="Times New Roman" w:cs="Times New Roman"/>
              <w:lang w:val="en-US"/>
            </w:rPr>
            <w:t>(1), 15–25. https://doi.org/10.1002/wcs.1261</w:t>
          </w:r>
        </w:p>
        <w:p w14:paraId="6F9184CA" w14:textId="77777777" w:rsidR="000B61A7" w:rsidRPr="00B81AC4" w:rsidRDefault="000B61A7" w:rsidP="000B61A7">
          <w:pPr>
            <w:pStyle w:val="CitaviBibliographyEntry"/>
            <w:rPr>
              <w:rFonts w:ascii="Times New Roman" w:hAnsi="Times New Roman" w:cs="Times New Roman"/>
              <w:lang w:val="en-US"/>
            </w:rPr>
          </w:pPr>
          <w:bookmarkStart w:id="83" w:name="_CTVL001280354fba7864b6d8d5cf014cb23d33e"/>
          <w:r w:rsidRPr="00B81AC4">
            <w:rPr>
              <w:rFonts w:ascii="Times New Roman" w:hAnsi="Times New Roman" w:cs="Times New Roman"/>
            </w:rPr>
            <w:t xml:space="preserve">Schweinberger, S. R., Zäske, R., Walther, C., Golle, J., Kovács, G., &amp; Wiese, H. (2010). </w:t>
          </w:r>
          <w:r w:rsidRPr="00B81AC4">
            <w:rPr>
              <w:rFonts w:ascii="Times New Roman" w:hAnsi="Times New Roman" w:cs="Times New Roman"/>
              <w:lang w:val="en-US"/>
            </w:rPr>
            <w:t>Young without plastic surgery: Perceptual adaptation to the age of female and male faces // Young without plastic surgery: Perceptual adaptation to the age of female and male faces.</w:t>
          </w:r>
          <w:bookmarkEnd w:id="83"/>
          <w:r w:rsidRPr="00B81AC4">
            <w:rPr>
              <w:rFonts w:ascii="Times New Roman" w:hAnsi="Times New Roman" w:cs="Times New Roman"/>
              <w:lang w:val="en-US"/>
            </w:rPr>
            <w:t xml:space="preserve"> </w:t>
          </w:r>
          <w:r w:rsidRPr="00B81AC4">
            <w:rPr>
              <w:rFonts w:ascii="Times New Roman" w:hAnsi="Times New Roman" w:cs="Times New Roman"/>
              <w:i/>
              <w:lang w:val="en-US"/>
            </w:rPr>
            <w:t>Vision Research</w:t>
          </w:r>
          <w:r w:rsidRPr="00B81AC4">
            <w:rPr>
              <w:rFonts w:ascii="Times New Roman" w:hAnsi="Times New Roman" w:cs="Times New Roman"/>
              <w:lang w:val="en-US"/>
            </w:rPr>
            <w:t xml:space="preserve">, </w:t>
          </w:r>
          <w:r w:rsidRPr="00B81AC4">
            <w:rPr>
              <w:rFonts w:ascii="Times New Roman" w:hAnsi="Times New Roman" w:cs="Times New Roman"/>
              <w:i/>
              <w:lang w:val="en-US"/>
            </w:rPr>
            <w:t>50</w:t>
          </w:r>
          <w:r w:rsidRPr="00B81AC4">
            <w:rPr>
              <w:rFonts w:ascii="Times New Roman" w:hAnsi="Times New Roman" w:cs="Times New Roman"/>
              <w:lang w:val="en-US"/>
            </w:rPr>
            <w:t>(23), 2570–2576. https://doi.org/10.1016/j.visres.2010.08.017</w:t>
          </w:r>
        </w:p>
        <w:p w14:paraId="7F2524BE" w14:textId="77777777" w:rsidR="000B61A7" w:rsidRPr="00B81AC4" w:rsidRDefault="000B61A7" w:rsidP="000B61A7">
          <w:pPr>
            <w:pStyle w:val="CitaviBibliographyEntry"/>
            <w:rPr>
              <w:rFonts w:ascii="Times New Roman" w:hAnsi="Times New Roman" w:cs="Times New Roman"/>
              <w:lang w:val="en-US"/>
            </w:rPr>
          </w:pPr>
          <w:bookmarkStart w:id="84" w:name="_CTVL001c6a0a1631d1843b394d8f9c66201a48f"/>
          <w:r w:rsidRPr="00B81AC4">
            <w:rPr>
              <w:rFonts w:ascii="Times New Roman" w:hAnsi="Times New Roman" w:cs="Times New Roman"/>
              <w:lang w:val="en-US"/>
            </w:rPr>
            <w:t>Singmann, H., Bolker, B., Westfall, J., Aust, F., Ben-Shachar, M. S., Højsgaard, S., &amp; others (2015). Package ‘afex’.</w:t>
          </w:r>
          <w:bookmarkEnd w:id="84"/>
          <w:r w:rsidRPr="00B81AC4">
            <w:rPr>
              <w:rFonts w:ascii="Times New Roman" w:hAnsi="Times New Roman" w:cs="Times New Roman"/>
              <w:lang w:val="en-US"/>
            </w:rPr>
            <w:t xml:space="preserve"> </w:t>
          </w:r>
          <w:r w:rsidRPr="00B81AC4">
            <w:rPr>
              <w:rFonts w:ascii="Times New Roman" w:hAnsi="Times New Roman" w:cs="Times New Roman"/>
              <w:i/>
              <w:lang w:val="en-US"/>
            </w:rPr>
            <w:t>URL Http://afex. Singmann. Science/, Https://github. Com/singmann/afex</w:t>
          </w:r>
          <w:r w:rsidRPr="00B81AC4">
            <w:rPr>
              <w:rFonts w:ascii="Times New Roman" w:hAnsi="Times New Roman" w:cs="Times New Roman"/>
              <w:lang w:val="en-US"/>
            </w:rPr>
            <w:t>.</w:t>
          </w:r>
        </w:p>
        <w:p w14:paraId="29D12FA4" w14:textId="77777777" w:rsidR="000B61A7" w:rsidRPr="00B81AC4" w:rsidRDefault="000B61A7" w:rsidP="000B61A7">
          <w:pPr>
            <w:pStyle w:val="CitaviBibliographyEntry"/>
            <w:rPr>
              <w:rFonts w:ascii="Times New Roman" w:hAnsi="Times New Roman" w:cs="Times New Roman"/>
            </w:rPr>
          </w:pPr>
          <w:bookmarkStart w:id="85" w:name="_CTVL001711c57f7425a4c1280d5b1681728d5d3"/>
          <w:r w:rsidRPr="00B81AC4">
            <w:rPr>
              <w:rFonts w:ascii="Times New Roman" w:hAnsi="Times New Roman" w:cs="Times New Roman"/>
            </w:rPr>
            <w:t xml:space="preserve">Skuk, V. G., Dammann, L. M., &amp; Schweinberger, S. R. (2015). </w:t>
          </w:r>
          <w:r w:rsidRPr="00B81AC4">
            <w:rPr>
              <w:rFonts w:ascii="Times New Roman" w:hAnsi="Times New Roman" w:cs="Times New Roman"/>
              <w:lang w:val="en-US"/>
            </w:rPr>
            <w:t>Role of timbre and fundamental frequency in voice gender adaptation.</w:t>
          </w:r>
          <w:bookmarkEnd w:id="85"/>
          <w:r w:rsidRPr="00B81AC4">
            <w:rPr>
              <w:rFonts w:ascii="Times New Roman" w:hAnsi="Times New Roman" w:cs="Times New Roman"/>
              <w:lang w:val="en-US"/>
            </w:rPr>
            <w:t xml:space="preserve"> </w:t>
          </w:r>
          <w:r w:rsidRPr="00B81AC4">
            <w:rPr>
              <w:rFonts w:ascii="Times New Roman" w:hAnsi="Times New Roman" w:cs="Times New Roman"/>
              <w:i/>
            </w:rPr>
            <w:t>J Acoust Soc Am</w:t>
          </w:r>
          <w:r w:rsidRPr="00B81AC4">
            <w:rPr>
              <w:rFonts w:ascii="Times New Roman" w:hAnsi="Times New Roman" w:cs="Times New Roman"/>
            </w:rPr>
            <w:t xml:space="preserve">, </w:t>
          </w:r>
          <w:r w:rsidRPr="00B81AC4">
            <w:rPr>
              <w:rFonts w:ascii="Times New Roman" w:hAnsi="Times New Roman" w:cs="Times New Roman"/>
              <w:i/>
            </w:rPr>
            <w:t>138</w:t>
          </w:r>
          <w:r w:rsidRPr="00B81AC4">
            <w:rPr>
              <w:rFonts w:ascii="Times New Roman" w:hAnsi="Times New Roman" w:cs="Times New Roman"/>
            </w:rPr>
            <w:t>(2), 1180–1193. https://doi.org/10.1121/1.4927696</w:t>
          </w:r>
        </w:p>
        <w:p w14:paraId="0351C8EF" w14:textId="77777777" w:rsidR="000B61A7" w:rsidRPr="00B81AC4" w:rsidRDefault="000B61A7" w:rsidP="000B61A7">
          <w:pPr>
            <w:pStyle w:val="CitaviBibliographyEntry"/>
            <w:rPr>
              <w:rFonts w:ascii="Times New Roman" w:hAnsi="Times New Roman" w:cs="Times New Roman"/>
              <w:lang w:val="en-US"/>
            </w:rPr>
          </w:pPr>
          <w:bookmarkStart w:id="86" w:name="_CTVL001b1820d04c1884467b142f5c5edb6332f"/>
          <w:r w:rsidRPr="00B81AC4">
            <w:rPr>
              <w:rFonts w:ascii="Times New Roman" w:hAnsi="Times New Roman" w:cs="Times New Roman"/>
            </w:rPr>
            <w:t xml:space="preserve">Skuk, V. G., &amp; Schweinberger, S. R. (2013). </w:t>
          </w:r>
          <w:r w:rsidRPr="00B81AC4">
            <w:rPr>
              <w:rFonts w:ascii="Times New Roman" w:hAnsi="Times New Roman" w:cs="Times New Roman"/>
              <w:lang w:val="en-US"/>
            </w:rPr>
            <w:t>Adaptation aftereffects in vocal emotion perception elicited by expressive faces and voices.</w:t>
          </w:r>
          <w:bookmarkEnd w:id="86"/>
          <w:r w:rsidRPr="00B81AC4">
            <w:rPr>
              <w:rFonts w:ascii="Times New Roman" w:hAnsi="Times New Roman" w:cs="Times New Roman"/>
              <w:lang w:val="en-US"/>
            </w:rPr>
            <w:t xml:space="preserve"> </w:t>
          </w:r>
          <w:r w:rsidRPr="00B81AC4">
            <w:rPr>
              <w:rFonts w:ascii="Times New Roman" w:hAnsi="Times New Roman" w:cs="Times New Roman"/>
              <w:i/>
              <w:lang w:val="en-US"/>
            </w:rPr>
            <w:t>PLoS One</w:t>
          </w:r>
          <w:r w:rsidRPr="00B81AC4">
            <w:rPr>
              <w:rFonts w:ascii="Times New Roman" w:hAnsi="Times New Roman" w:cs="Times New Roman"/>
              <w:lang w:val="en-US"/>
            </w:rPr>
            <w:t xml:space="preserve">, </w:t>
          </w:r>
          <w:r w:rsidRPr="00B81AC4">
            <w:rPr>
              <w:rFonts w:ascii="Times New Roman" w:hAnsi="Times New Roman" w:cs="Times New Roman"/>
              <w:i/>
              <w:lang w:val="en-US"/>
            </w:rPr>
            <w:t>8</w:t>
          </w:r>
          <w:r w:rsidRPr="00B81AC4">
            <w:rPr>
              <w:rFonts w:ascii="Times New Roman" w:hAnsi="Times New Roman" w:cs="Times New Roman"/>
              <w:lang w:val="en-US"/>
            </w:rPr>
            <w:t>(11), e81691. https://doi.org/10.1371/journal.pone.0081691</w:t>
          </w:r>
        </w:p>
        <w:p w14:paraId="5E101FFC" w14:textId="77777777" w:rsidR="000B61A7" w:rsidRPr="00B81AC4" w:rsidRDefault="000B61A7" w:rsidP="000B61A7">
          <w:pPr>
            <w:pStyle w:val="CitaviBibliographyEntry"/>
            <w:rPr>
              <w:rFonts w:ascii="Times New Roman" w:hAnsi="Times New Roman" w:cs="Times New Roman"/>
              <w:lang w:val="en-US"/>
            </w:rPr>
          </w:pPr>
          <w:bookmarkStart w:id="87" w:name="_CTVL001dc5f57cc3151489abc609b38f5749476"/>
          <w:r w:rsidRPr="00B81AC4">
            <w:rPr>
              <w:rFonts w:ascii="Times New Roman" w:hAnsi="Times New Roman" w:cs="Times New Roman"/>
              <w:lang w:val="en-US"/>
            </w:rPr>
            <w:t>Spackman, M. P., Brown, B. L., &amp; Otto, S. (2009). Do emotions have distinct vocal profiles? A study of idiographic patterns of expression.</w:t>
          </w:r>
          <w:bookmarkEnd w:id="87"/>
          <w:r w:rsidRPr="00B81AC4">
            <w:rPr>
              <w:rFonts w:ascii="Times New Roman" w:hAnsi="Times New Roman" w:cs="Times New Roman"/>
              <w:lang w:val="en-US"/>
            </w:rPr>
            <w:t xml:space="preserve"> </w:t>
          </w:r>
          <w:r w:rsidRPr="00B81AC4">
            <w:rPr>
              <w:rFonts w:ascii="Times New Roman" w:hAnsi="Times New Roman" w:cs="Times New Roman"/>
              <w:i/>
              <w:lang w:val="en-US"/>
            </w:rPr>
            <w:t>Cognition and Emotion</w:t>
          </w:r>
          <w:r w:rsidRPr="00B81AC4">
            <w:rPr>
              <w:rFonts w:ascii="Times New Roman" w:hAnsi="Times New Roman" w:cs="Times New Roman"/>
              <w:lang w:val="en-US"/>
            </w:rPr>
            <w:t xml:space="preserve">, </w:t>
          </w:r>
          <w:r w:rsidRPr="00B81AC4">
            <w:rPr>
              <w:rFonts w:ascii="Times New Roman" w:hAnsi="Times New Roman" w:cs="Times New Roman"/>
              <w:i/>
              <w:lang w:val="en-US"/>
            </w:rPr>
            <w:t>23</w:t>
          </w:r>
          <w:r w:rsidRPr="00B81AC4">
            <w:rPr>
              <w:rFonts w:ascii="Times New Roman" w:hAnsi="Times New Roman" w:cs="Times New Roman"/>
              <w:lang w:val="en-US"/>
            </w:rPr>
            <w:t>(8), 1565–1588. https://doi.org/10.1080/02699930802536268</w:t>
          </w:r>
        </w:p>
        <w:p w14:paraId="754904D1" w14:textId="77777777" w:rsidR="000B61A7" w:rsidRPr="00B81AC4" w:rsidRDefault="000B61A7" w:rsidP="000B61A7">
          <w:pPr>
            <w:pStyle w:val="CitaviBibliographyEntry"/>
            <w:rPr>
              <w:rFonts w:ascii="Times New Roman" w:hAnsi="Times New Roman" w:cs="Times New Roman"/>
              <w:lang w:val="en-US"/>
            </w:rPr>
          </w:pPr>
          <w:bookmarkStart w:id="88" w:name="_CTVL0015cf3784bb9f743708bbc9ef8c7b1b4d5"/>
          <w:r w:rsidRPr="00B81AC4">
            <w:rPr>
              <w:rFonts w:ascii="Times New Roman" w:hAnsi="Times New Roman" w:cs="Times New Roman"/>
              <w:lang w:val="en-US"/>
            </w:rPr>
            <w:t>Stoet, G. (2010). PsyToolkit: A software package for programming psychological experiments using Linux.</w:t>
          </w:r>
          <w:bookmarkEnd w:id="88"/>
          <w:r w:rsidRPr="00B81AC4">
            <w:rPr>
              <w:rFonts w:ascii="Times New Roman" w:hAnsi="Times New Roman" w:cs="Times New Roman"/>
              <w:lang w:val="en-US"/>
            </w:rPr>
            <w:t xml:space="preserve"> </w:t>
          </w:r>
          <w:r w:rsidRPr="00B81AC4">
            <w:rPr>
              <w:rFonts w:ascii="Times New Roman" w:hAnsi="Times New Roman" w:cs="Times New Roman"/>
              <w:i/>
              <w:lang w:val="en-US"/>
            </w:rPr>
            <w:t>Behavior Research Methods</w:t>
          </w:r>
          <w:r w:rsidRPr="00B81AC4">
            <w:rPr>
              <w:rFonts w:ascii="Times New Roman" w:hAnsi="Times New Roman" w:cs="Times New Roman"/>
              <w:lang w:val="en-US"/>
            </w:rPr>
            <w:t xml:space="preserve">, </w:t>
          </w:r>
          <w:r w:rsidRPr="00B81AC4">
            <w:rPr>
              <w:rFonts w:ascii="Times New Roman" w:hAnsi="Times New Roman" w:cs="Times New Roman"/>
              <w:i/>
              <w:lang w:val="en-US"/>
            </w:rPr>
            <w:t>42</w:t>
          </w:r>
          <w:r w:rsidRPr="00B81AC4">
            <w:rPr>
              <w:rFonts w:ascii="Times New Roman" w:hAnsi="Times New Roman" w:cs="Times New Roman"/>
              <w:lang w:val="en-US"/>
            </w:rPr>
            <w:t>(4), 1096–1104. https://doi.org/10.3758/BRM.42.4.1096</w:t>
          </w:r>
        </w:p>
        <w:p w14:paraId="3B7B01A1" w14:textId="77777777" w:rsidR="000B61A7" w:rsidRPr="00B81AC4" w:rsidRDefault="000B61A7" w:rsidP="000B61A7">
          <w:pPr>
            <w:pStyle w:val="CitaviBibliographyEntry"/>
            <w:rPr>
              <w:rFonts w:ascii="Times New Roman" w:hAnsi="Times New Roman" w:cs="Times New Roman"/>
              <w:lang w:val="en-US"/>
            </w:rPr>
          </w:pPr>
          <w:bookmarkStart w:id="89" w:name="_CTVL001c609e6176adb456eb3e94b3e8f80b6a7"/>
          <w:r w:rsidRPr="00B81AC4">
            <w:rPr>
              <w:rFonts w:ascii="Times New Roman" w:hAnsi="Times New Roman" w:cs="Times New Roman"/>
              <w:lang w:val="en-US"/>
            </w:rPr>
            <w:t>Stoet, G. (2017). PsyToolkit: A novel web-based method for running online questionnaires and reaction-time experiments.</w:t>
          </w:r>
          <w:bookmarkEnd w:id="89"/>
          <w:r w:rsidRPr="00B81AC4">
            <w:rPr>
              <w:rFonts w:ascii="Times New Roman" w:hAnsi="Times New Roman" w:cs="Times New Roman"/>
              <w:lang w:val="en-US"/>
            </w:rPr>
            <w:t xml:space="preserve"> </w:t>
          </w:r>
          <w:r w:rsidRPr="00B81AC4">
            <w:rPr>
              <w:rFonts w:ascii="Times New Roman" w:hAnsi="Times New Roman" w:cs="Times New Roman"/>
              <w:i/>
              <w:lang w:val="en-US"/>
            </w:rPr>
            <w:t>Teaching of Psychology</w:t>
          </w:r>
          <w:r w:rsidRPr="00B81AC4">
            <w:rPr>
              <w:rFonts w:ascii="Times New Roman" w:hAnsi="Times New Roman" w:cs="Times New Roman"/>
              <w:lang w:val="en-US"/>
            </w:rPr>
            <w:t xml:space="preserve">, </w:t>
          </w:r>
          <w:r w:rsidRPr="00B81AC4">
            <w:rPr>
              <w:rFonts w:ascii="Times New Roman" w:hAnsi="Times New Roman" w:cs="Times New Roman"/>
              <w:i/>
              <w:lang w:val="en-US"/>
            </w:rPr>
            <w:t>44</w:t>
          </w:r>
          <w:r w:rsidRPr="00B81AC4">
            <w:rPr>
              <w:rFonts w:ascii="Times New Roman" w:hAnsi="Times New Roman" w:cs="Times New Roman"/>
              <w:lang w:val="en-US"/>
            </w:rPr>
            <w:t>(1), 24–31. https://doi.org/10.1177/0098628316677643</w:t>
          </w:r>
        </w:p>
        <w:p w14:paraId="28755FD3" w14:textId="77777777" w:rsidR="000B61A7" w:rsidRPr="00B81AC4" w:rsidRDefault="000B61A7" w:rsidP="000B61A7">
          <w:pPr>
            <w:pStyle w:val="CitaviBibliographyEntry"/>
            <w:rPr>
              <w:rFonts w:ascii="Times New Roman" w:hAnsi="Times New Roman" w:cs="Times New Roman"/>
            </w:rPr>
          </w:pPr>
          <w:bookmarkStart w:id="90" w:name="_CTVL001a52e8376a16c4eb1a65c61110220ae8f"/>
          <w:r w:rsidRPr="00B81AC4">
            <w:rPr>
              <w:rFonts w:ascii="Times New Roman" w:hAnsi="Times New Roman" w:cs="Times New Roman"/>
              <w:lang w:val="en-US"/>
            </w:rPr>
            <w:t>Thompson, W. F., &amp; Balkwill, L.‑L. (2006). Decoding speech prosody in five languages.</w:t>
          </w:r>
          <w:bookmarkEnd w:id="90"/>
          <w:r w:rsidRPr="00B81AC4">
            <w:rPr>
              <w:rFonts w:ascii="Times New Roman" w:hAnsi="Times New Roman" w:cs="Times New Roman"/>
              <w:lang w:val="en-US"/>
            </w:rPr>
            <w:t xml:space="preserve"> </w:t>
          </w:r>
          <w:r w:rsidRPr="00B81AC4">
            <w:rPr>
              <w:rFonts w:ascii="Times New Roman" w:hAnsi="Times New Roman" w:cs="Times New Roman"/>
              <w:i/>
            </w:rPr>
            <w:t>Semiotica</w:t>
          </w:r>
          <w:r w:rsidRPr="00B81AC4">
            <w:rPr>
              <w:rFonts w:ascii="Times New Roman" w:hAnsi="Times New Roman" w:cs="Times New Roman"/>
            </w:rPr>
            <w:t xml:space="preserve">, </w:t>
          </w:r>
          <w:r w:rsidRPr="00B81AC4">
            <w:rPr>
              <w:rFonts w:ascii="Times New Roman" w:hAnsi="Times New Roman" w:cs="Times New Roman"/>
              <w:i/>
            </w:rPr>
            <w:t>2006</w:t>
          </w:r>
          <w:r w:rsidRPr="00B81AC4">
            <w:rPr>
              <w:rFonts w:ascii="Times New Roman" w:hAnsi="Times New Roman" w:cs="Times New Roman"/>
            </w:rPr>
            <w:t>(158). https://doi.org/10.1515/SEM.2006.017</w:t>
          </w:r>
        </w:p>
        <w:p w14:paraId="48A4F8FF" w14:textId="77777777" w:rsidR="000B61A7" w:rsidRPr="00B81AC4" w:rsidRDefault="000B61A7" w:rsidP="000B61A7">
          <w:pPr>
            <w:pStyle w:val="CitaviBibliographyEntry"/>
            <w:rPr>
              <w:rFonts w:ascii="Times New Roman" w:hAnsi="Times New Roman" w:cs="Times New Roman"/>
              <w:lang w:val="en-US"/>
            </w:rPr>
          </w:pPr>
          <w:bookmarkStart w:id="91" w:name="_CTVL001ed383d6c78e645628cc5ad54f21c1175"/>
          <w:r w:rsidRPr="00B81AC4">
            <w:rPr>
              <w:rFonts w:ascii="Times New Roman" w:hAnsi="Times New Roman" w:cs="Times New Roman"/>
            </w:rPr>
            <w:t xml:space="preserve">Webster, M. A., Kaping, D., Mizokami, Y., &amp; Duhamel, P. (2004). </w:t>
          </w:r>
          <w:r w:rsidRPr="00B81AC4">
            <w:rPr>
              <w:rFonts w:ascii="Times New Roman" w:hAnsi="Times New Roman" w:cs="Times New Roman"/>
              <w:lang w:val="en-US"/>
            </w:rPr>
            <w:t>Adaptation to natural facial categories.</w:t>
          </w:r>
          <w:bookmarkEnd w:id="91"/>
          <w:r w:rsidRPr="00B81AC4">
            <w:rPr>
              <w:rFonts w:ascii="Times New Roman" w:hAnsi="Times New Roman" w:cs="Times New Roman"/>
              <w:lang w:val="en-US"/>
            </w:rPr>
            <w:t xml:space="preserve"> </w:t>
          </w:r>
          <w:r w:rsidRPr="00B81AC4">
            <w:rPr>
              <w:rFonts w:ascii="Times New Roman" w:hAnsi="Times New Roman" w:cs="Times New Roman"/>
              <w:i/>
              <w:lang w:val="en-US"/>
            </w:rPr>
            <w:t>Nature</w:t>
          </w:r>
          <w:r w:rsidRPr="00B81AC4">
            <w:rPr>
              <w:rFonts w:ascii="Times New Roman" w:hAnsi="Times New Roman" w:cs="Times New Roman"/>
              <w:lang w:val="en-US"/>
            </w:rPr>
            <w:t xml:space="preserve">, </w:t>
          </w:r>
          <w:r w:rsidRPr="00B81AC4">
            <w:rPr>
              <w:rFonts w:ascii="Times New Roman" w:hAnsi="Times New Roman" w:cs="Times New Roman"/>
              <w:i/>
              <w:lang w:val="en-US"/>
            </w:rPr>
            <w:t>428</w:t>
          </w:r>
          <w:r w:rsidRPr="00B81AC4">
            <w:rPr>
              <w:rFonts w:ascii="Times New Roman" w:hAnsi="Times New Roman" w:cs="Times New Roman"/>
              <w:lang w:val="en-US"/>
            </w:rPr>
            <w:t>(6982), 557.</w:t>
          </w:r>
        </w:p>
        <w:p w14:paraId="7CD30754" w14:textId="77777777" w:rsidR="000B61A7" w:rsidRPr="00B81AC4" w:rsidRDefault="000B61A7" w:rsidP="000B61A7">
          <w:pPr>
            <w:pStyle w:val="CitaviBibliographyEntry"/>
            <w:rPr>
              <w:rFonts w:ascii="Times New Roman" w:hAnsi="Times New Roman" w:cs="Times New Roman"/>
              <w:lang w:val="en-US"/>
            </w:rPr>
          </w:pPr>
          <w:bookmarkStart w:id="92" w:name="_CTVL0011b1e4cbbe30b48b8bbf29a2128172559"/>
          <w:r w:rsidRPr="00B81AC4">
            <w:rPr>
              <w:rFonts w:ascii="Times New Roman" w:hAnsi="Times New Roman" w:cs="Times New Roman"/>
              <w:lang w:val="en-US"/>
            </w:rPr>
            <w:t>Webster, M. A., &amp; MacLeod, D. I. A. (2011). Visual adaptation and face perception.</w:t>
          </w:r>
          <w:bookmarkEnd w:id="92"/>
          <w:r w:rsidRPr="00B81AC4">
            <w:rPr>
              <w:rFonts w:ascii="Times New Roman" w:hAnsi="Times New Roman" w:cs="Times New Roman"/>
              <w:lang w:val="en-US"/>
            </w:rPr>
            <w:t xml:space="preserve"> </w:t>
          </w:r>
          <w:r w:rsidRPr="00B81AC4">
            <w:rPr>
              <w:rFonts w:ascii="Times New Roman" w:hAnsi="Times New Roman" w:cs="Times New Roman"/>
              <w:i/>
              <w:lang w:val="en-US"/>
            </w:rPr>
            <w:t>Philosophical Transactions of the Royal Society of London. Series B, Biological Sciences</w:t>
          </w:r>
          <w:r w:rsidRPr="00B81AC4">
            <w:rPr>
              <w:rFonts w:ascii="Times New Roman" w:hAnsi="Times New Roman" w:cs="Times New Roman"/>
              <w:lang w:val="en-US"/>
            </w:rPr>
            <w:t xml:space="preserve">, </w:t>
          </w:r>
          <w:r w:rsidRPr="00B81AC4">
            <w:rPr>
              <w:rFonts w:ascii="Times New Roman" w:hAnsi="Times New Roman" w:cs="Times New Roman"/>
              <w:i/>
              <w:lang w:val="en-US"/>
            </w:rPr>
            <w:t>366</w:t>
          </w:r>
          <w:r w:rsidRPr="00B81AC4">
            <w:rPr>
              <w:rFonts w:ascii="Times New Roman" w:hAnsi="Times New Roman" w:cs="Times New Roman"/>
              <w:lang w:val="en-US"/>
            </w:rPr>
            <w:t>(1571), 1702–1725. https://doi.org/10.1098/rstb.2010.0360</w:t>
          </w:r>
        </w:p>
        <w:p w14:paraId="2339EA55" w14:textId="77777777" w:rsidR="000B61A7" w:rsidRPr="00B81AC4" w:rsidRDefault="000B61A7" w:rsidP="000B61A7">
          <w:pPr>
            <w:pStyle w:val="CitaviBibliographyEntry"/>
            <w:rPr>
              <w:rFonts w:ascii="Times New Roman" w:hAnsi="Times New Roman" w:cs="Times New Roman"/>
              <w:lang w:val="en-US"/>
            </w:rPr>
          </w:pPr>
          <w:bookmarkStart w:id="93" w:name="_CTVL0017b15c1a6a7284c17bd081416b978885b"/>
          <w:r w:rsidRPr="00B81AC4">
            <w:rPr>
              <w:rFonts w:ascii="Times New Roman" w:hAnsi="Times New Roman" w:cs="Times New Roman"/>
            </w:rPr>
            <w:t xml:space="preserve">Webster, M. A., &amp; Maclin, O. H. (1999). </w:t>
          </w:r>
          <w:r w:rsidRPr="00B81AC4">
            <w:rPr>
              <w:rFonts w:ascii="Times New Roman" w:hAnsi="Times New Roman" w:cs="Times New Roman"/>
              <w:lang w:val="en-US"/>
            </w:rPr>
            <w:t>Figural aftereffects in the perception of faces.</w:t>
          </w:r>
          <w:bookmarkEnd w:id="93"/>
          <w:r w:rsidRPr="00B81AC4">
            <w:rPr>
              <w:rFonts w:ascii="Times New Roman" w:hAnsi="Times New Roman" w:cs="Times New Roman"/>
              <w:lang w:val="en-US"/>
            </w:rPr>
            <w:t xml:space="preserve"> </w:t>
          </w:r>
          <w:r w:rsidRPr="00B81AC4">
            <w:rPr>
              <w:rFonts w:ascii="Times New Roman" w:hAnsi="Times New Roman" w:cs="Times New Roman"/>
              <w:i/>
              <w:lang w:val="en-US"/>
            </w:rPr>
            <w:t>Psychonomic Bulletin &amp; Review</w:t>
          </w:r>
          <w:r w:rsidRPr="00B81AC4">
            <w:rPr>
              <w:rFonts w:ascii="Times New Roman" w:hAnsi="Times New Roman" w:cs="Times New Roman"/>
              <w:lang w:val="en-US"/>
            </w:rPr>
            <w:t xml:space="preserve">, </w:t>
          </w:r>
          <w:r w:rsidRPr="00B81AC4">
            <w:rPr>
              <w:rFonts w:ascii="Times New Roman" w:hAnsi="Times New Roman" w:cs="Times New Roman"/>
              <w:i/>
              <w:lang w:val="en-US"/>
            </w:rPr>
            <w:t>6</w:t>
          </w:r>
          <w:r w:rsidRPr="00B81AC4">
            <w:rPr>
              <w:rFonts w:ascii="Times New Roman" w:hAnsi="Times New Roman" w:cs="Times New Roman"/>
              <w:lang w:val="en-US"/>
            </w:rPr>
            <w:t>(4), 647–653.</w:t>
          </w:r>
        </w:p>
        <w:p w14:paraId="3C88AAA5" w14:textId="77777777" w:rsidR="000B61A7" w:rsidRPr="00B81AC4" w:rsidRDefault="000B61A7" w:rsidP="000B61A7">
          <w:pPr>
            <w:pStyle w:val="CitaviBibliographyEntry"/>
            <w:rPr>
              <w:rFonts w:ascii="Times New Roman" w:hAnsi="Times New Roman" w:cs="Times New Roman"/>
              <w:lang w:val="en-US"/>
            </w:rPr>
          </w:pPr>
          <w:bookmarkStart w:id="94" w:name="_CTVL001533817353911403d95f3917ca23d512b"/>
          <w:r w:rsidRPr="00B81AC4">
            <w:rPr>
              <w:rFonts w:ascii="Times New Roman" w:hAnsi="Times New Roman" w:cs="Times New Roman"/>
              <w:lang w:val="en-US"/>
            </w:rPr>
            <w:t>Webster, M. A., Werner, J. S., &amp; Field, D. J. (2005). Adaptation and the phenomenology of perception.</w:t>
          </w:r>
          <w:bookmarkEnd w:id="94"/>
          <w:r w:rsidRPr="00B81AC4">
            <w:rPr>
              <w:rFonts w:ascii="Times New Roman" w:hAnsi="Times New Roman" w:cs="Times New Roman"/>
              <w:lang w:val="en-US"/>
            </w:rPr>
            <w:t xml:space="preserve"> </w:t>
          </w:r>
          <w:r w:rsidRPr="00B81AC4">
            <w:rPr>
              <w:rFonts w:ascii="Times New Roman" w:hAnsi="Times New Roman" w:cs="Times New Roman"/>
              <w:i/>
              <w:lang w:val="en-US"/>
            </w:rPr>
            <w:t>Fitting the Mind to the World: Adaptation and Aftereffects in High Level Vision</w:t>
          </w:r>
          <w:r w:rsidRPr="00B81AC4">
            <w:rPr>
              <w:rFonts w:ascii="Times New Roman" w:hAnsi="Times New Roman" w:cs="Times New Roman"/>
              <w:lang w:val="en-US"/>
            </w:rPr>
            <w:t>, 241–277.</w:t>
          </w:r>
        </w:p>
        <w:p w14:paraId="5AB712FF" w14:textId="77777777" w:rsidR="000B61A7" w:rsidRPr="00B81AC4" w:rsidRDefault="000B61A7" w:rsidP="000B61A7">
          <w:pPr>
            <w:pStyle w:val="CitaviBibliographyEntry"/>
            <w:rPr>
              <w:rFonts w:ascii="Times New Roman" w:hAnsi="Times New Roman" w:cs="Times New Roman"/>
              <w:lang w:val="en-US"/>
            </w:rPr>
          </w:pPr>
          <w:bookmarkStart w:id="95" w:name="_CTVL0014f131834b65248b1a5b3ecb22e76351a"/>
          <w:r w:rsidRPr="00B81AC4">
            <w:rPr>
              <w:rFonts w:ascii="Times New Roman" w:hAnsi="Times New Roman" w:cs="Times New Roman"/>
              <w:lang w:val="en-US"/>
            </w:rPr>
            <w:t>Weston, P. S. J., Hunter, M. D., Sokhi, D. S., Wilkinson, I. D., &amp; Woodruff, P. W. R. (2015). Discrimination of voice gender in the human auditory cortex.</w:t>
          </w:r>
          <w:bookmarkEnd w:id="95"/>
          <w:r w:rsidRPr="00B81AC4">
            <w:rPr>
              <w:rFonts w:ascii="Times New Roman" w:hAnsi="Times New Roman" w:cs="Times New Roman"/>
              <w:lang w:val="en-US"/>
            </w:rPr>
            <w:t xml:space="preserve"> </w:t>
          </w:r>
          <w:r w:rsidRPr="00B81AC4">
            <w:rPr>
              <w:rFonts w:ascii="Times New Roman" w:hAnsi="Times New Roman" w:cs="Times New Roman"/>
              <w:i/>
              <w:lang w:val="en-US"/>
            </w:rPr>
            <w:t>Neuroimage</w:t>
          </w:r>
          <w:r w:rsidRPr="00B81AC4">
            <w:rPr>
              <w:rFonts w:ascii="Times New Roman" w:hAnsi="Times New Roman" w:cs="Times New Roman"/>
              <w:lang w:val="en-US"/>
            </w:rPr>
            <w:t xml:space="preserve">, </w:t>
          </w:r>
          <w:r w:rsidRPr="00B81AC4">
            <w:rPr>
              <w:rFonts w:ascii="Times New Roman" w:hAnsi="Times New Roman" w:cs="Times New Roman"/>
              <w:i/>
              <w:lang w:val="en-US"/>
            </w:rPr>
            <w:t>105</w:t>
          </w:r>
          <w:r w:rsidRPr="00B81AC4">
            <w:rPr>
              <w:rFonts w:ascii="Times New Roman" w:hAnsi="Times New Roman" w:cs="Times New Roman"/>
              <w:lang w:val="en-US"/>
            </w:rPr>
            <w:t>, 208–214. https://doi.org/10.1016/j.neuroimage.2014.10.056</w:t>
          </w:r>
        </w:p>
        <w:p w14:paraId="6F928785" w14:textId="77777777" w:rsidR="000B61A7" w:rsidRPr="00B81AC4" w:rsidRDefault="000B61A7" w:rsidP="000B61A7">
          <w:pPr>
            <w:pStyle w:val="CitaviBibliographyEntry"/>
            <w:rPr>
              <w:rFonts w:ascii="Times New Roman" w:hAnsi="Times New Roman" w:cs="Times New Roman"/>
              <w:lang w:val="en-US"/>
            </w:rPr>
          </w:pPr>
          <w:bookmarkStart w:id="96" w:name="_CTVL00122b7645d8e784fd4bba7b58668c975bd"/>
          <w:r w:rsidRPr="00B81AC4">
            <w:rPr>
              <w:rFonts w:ascii="Times New Roman" w:hAnsi="Times New Roman" w:cs="Times New Roman"/>
              <w:lang w:val="en-US"/>
            </w:rPr>
            <w:t>Wickham, H. (2006). An introduction to ggplot: An implementation of the grammar of graphics in R.</w:t>
          </w:r>
          <w:bookmarkEnd w:id="96"/>
          <w:r w:rsidRPr="00B81AC4">
            <w:rPr>
              <w:rFonts w:ascii="Times New Roman" w:hAnsi="Times New Roman" w:cs="Times New Roman"/>
              <w:lang w:val="en-US"/>
            </w:rPr>
            <w:t xml:space="preserve"> </w:t>
          </w:r>
          <w:r w:rsidRPr="00B81AC4">
            <w:rPr>
              <w:rFonts w:ascii="Times New Roman" w:hAnsi="Times New Roman" w:cs="Times New Roman"/>
              <w:i/>
              <w:lang w:val="en-US"/>
            </w:rPr>
            <w:t>Statistics</w:t>
          </w:r>
          <w:r w:rsidRPr="00B81AC4">
            <w:rPr>
              <w:rFonts w:ascii="Times New Roman" w:hAnsi="Times New Roman" w:cs="Times New Roman"/>
              <w:lang w:val="en-US"/>
            </w:rPr>
            <w:t>, 1–8.</w:t>
          </w:r>
        </w:p>
        <w:p w14:paraId="511120B5" w14:textId="77777777" w:rsidR="000B61A7" w:rsidRPr="00B81AC4" w:rsidRDefault="000B61A7" w:rsidP="000B61A7">
          <w:pPr>
            <w:pStyle w:val="CitaviBibliographyEntry"/>
            <w:rPr>
              <w:rFonts w:ascii="Times New Roman" w:hAnsi="Times New Roman" w:cs="Times New Roman"/>
              <w:lang w:val="en-US"/>
            </w:rPr>
          </w:pPr>
          <w:bookmarkStart w:id="97" w:name="_CTVL001f801a2bede8b46c18dc3f39377e632fc"/>
          <w:r w:rsidRPr="00B81AC4">
            <w:rPr>
              <w:rFonts w:ascii="Times New Roman" w:hAnsi="Times New Roman" w:cs="Times New Roman"/>
              <w:lang w:val="en-US"/>
            </w:rPr>
            <w:t>Willmore, B. D. B., &amp; King, A. J. (2023). Adaptation in auditory processing.</w:t>
          </w:r>
          <w:bookmarkEnd w:id="97"/>
          <w:r w:rsidRPr="00B81AC4">
            <w:rPr>
              <w:rFonts w:ascii="Times New Roman" w:hAnsi="Times New Roman" w:cs="Times New Roman"/>
              <w:lang w:val="en-US"/>
            </w:rPr>
            <w:t xml:space="preserve"> </w:t>
          </w:r>
          <w:r w:rsidRPr="00B81AC4">
            <w:rPr>
              <w:rFonts w:ascii="Times New Roman" w:hAnsi="Times New Roman" w:cs="Times New Roman"/>
              <w:i/>
              <w:lang w:val="en-US"/>
            </w:rPr>
            <w:t>Physiological Reviews</w:t>
          </w:r>
          <w:r w:rsidRPr="00B81AC4">
            <w:rPr>
              <w:rFonts w:ascii="Times New Roman" w:hAnsi="Times New Roman" w:cs="Times New Roman"/>
              <w:lang w:val="en-US"/>
            </w:rPr>
            <w:t xml:space="preserve">, </w:t>
          </w:r>
          <w:r w:rsidRPr="00B81AC4">
            <w:rPr>
              <w:rFonts w:ascii="Times New Roman" w:hAnsi="Times New Roman" w:cs="Times New Roman"/>
              <w:i/>
              <w:lang w:val="en-US"/>
            </w:rPr>
            <w:t>103</w:t>
          </w:r>
          <w:r w:rsidRPr="00B81AC4">
            <w:rPr>
              <w:rFonts w:ascii="Times New Roman" w:hAnsi="Times New Roman" w:cs="Times New Roman"/>
              <w:lang w:val="en-US"/>
            </w:rPr>
            <w:t>(2), 1025–1058. https://doi.org/10.1152/physrev.00011.2022</w:t>
          </w:r>
        </w:p>
        <w:p w14:paraId="130A17D9" w14:textId="77777777" w:rsidR="000B61A7" w:rsidRPr="00B81AC4" w:rsidRDefault="000B61A7" w:rsidP="000B61A7">
          <w:pPr>
            <w:pStyle w:val="CitaviBibliographyEntry"/>
            <w:rPr>
              <w:rFonts w:ascii="Times New Roman" w:hAnsi="Times New Roman" w:cs="Times New Roman"/>
              <w:lang w:val="en-US"/>
            </w:rPr>
          </w:pPr>
          <w:bookmarkStart w:id="98" w:name="_CTVL0012fb9f3a53dbc4138bee1ee9262af5b3d"/>
          <w:r w:rsidRPr="00B81AC4">
            <w:rPr>
              <w:rFonts w:ascii="Times New Roman" w:hAnsi="Times New Roman" w:cs="Times New Roman"/>
              <w:lang w:val="en-US"/>
            </w:rPr>
            <w:t>Xu, H., &amp; Armony, J. L. (2021). Influence of emotional prosody, content, and repetition on memory recognition of speaker identity.</w:t>
          </w:r>
          <w:bookmarkEnd w:id="98"/>
          <w:r w:rsidRPr="00B81AC4">
            <w:rPr>
              <w:rFonts w:ascii="Times New Roman" w:hAnsi="Times New Roman" w:cs="Times New Roman"/>
              <w:lang w:val="en-US"/>
            </w:rPr>
            <w:t xml:space="preserve"> </w:t>
          </w:r>
          <w:r w:rsidRPr="00B81AC4">
            <w:rPr>
              <w:rFonts w:ascii="Times New Roman" w:hAnsi="Times New Roman" w:cs="Times New Roman"/>
              <w:i/>
              <w:lang w:val="en-US"/>
            </w:rPr>
            <w:t>Q J Exp Psychol (Hove)</w:t>
          </w:r>
          <w:r w:rsidRPr="00B81AC4">
            <w:rPr>
              <w:rFonts w:ascii="Times New Roman" w:hAnsi="Times New Roman" w:cs="Times New Roman"/>
              <w:lang w:val="en-US"/>
            </w:rPr>
            <w:t xml:space="preserve">, </w:t>
          </w:r>
          <w:r w:rsidRPr="00B81AC4">
            <w:rPr>
              <w:rFonts w:ascii="Times New Roman" w:hAnsi="Times New Roman" w:cs="Times New Roman"/>
              <w:i/>
              <w:lang w:val="en-US"/>
            </w:rPr>
            <w:t>74</w:t>
          </w:r>
          <w:r w:rsidRPr="00B81AC4">
            <w:rPr>
              <w:rFonts w:ascii="Times New Roman" w:hAnsi="Times New Roman" w:cs="Times New Roman"/>
              <w:lang w:val="en-US"/>
            </w:rPr>
            <w:t>(7), 1185–1201. https://doi.org/10.1177/1747021821998557</w:t>
          </w:r>
        </w:p>
        <w:p w14:paraId="01D2DE84" w14:textId="77777777" w:rsidR="000B61A7" w:rsidRPr="00B81AC4" w:rsidRDefault="000B61A7" w:rsidP="000B61A7">
          <w:pPr>
            <w:pStyle w:val="CitaviBibliographyEntry"/>
            <w:rPr>
              <w:rFonts w:ascii="Times New Roman" w:hAnsi="Times New Roman" w:cs="Times New Roman"/>
            </w:rPr>
          </w:pPr>
          <w:bookmarkStart w:id="99" w:name="_CTVL001e178cbbc8f904e8eb78b3e67f94b6103"/>
          <w:r w:rsidRPr="00B81AC4">
            <w:rPr>
              <w:rFonts w:ascii="Times New Roman" w:hAnsi="Times New Roman" w:cs="Times New Roman"/>
              <w:lang w:val="en-US"/>
            </w:rPr>
            <w:lastRenderedPageBreak/>
            <w:t>Xu, H., &amp; Armony, J. L. (2024). Arousal level and exemplar variability of emotional face and voice encoding influence expression-independent identity recognition.</w:t>
          </w:r>
          <w:bookmarkEnd w:id="99"/>
          <w:r w:rsidRPr="00B81AC4">
            <w:rPr>
              <w:rFonts w:ascii="Times New Roman" w:hAnsi="Times New Roman" w:cs="Times New Roman"/>
              <w:lang w:val="en-US"/>
            </w:rPr>
            <w:t xml:space="preserve"> </w:t>
          </w:r>
          <w:r w:rsidRPr="00B81AC4">
            <w:rPr>
              <w:rFonts w:ascii="Times New Roman" w:hAnsi="Times New Roman" w:cs="Times New Roman"/>
              <w:i/>
            </w:rPr>
            <w:t>Motivation and Emotion</w:t>
          </w:r>
          <w:r w:rsidRPr="00B81AC4">
            <w:rPr>
              <w:rFonts w:ascii="Times New Roman" w:hAnsi="Times New Roman" w:cs="Times New Roman"/>
            </w:rPr>
            <w:t xml:space="preserve">, </w:t>
          </w:r>
          <w:r w:rsidRPr="00B81AC4">
            <w:rPr>
              <w:rFonts w:ascii="Times New Roman" w:hAnsi="Times New Roman" w:cs="Times New Roman"/>
              <w:i/>
            </w:rPr>
            <w:t>48</w:t>
          </w:r>
          <w:r w:rsidRPr="00B81AC4">
            <w:rPr>
              <w:rFonts w:ascii="Times New Roman" w:hAnsi="Times New Roman" w:cs="Times New Roman"/>
            </w:rPr>
            <w:t>(3), 464–483. https://doi.org/10.1007/s11031-024-10066-1</w:t>
          </w:r>
        </w:p>
        <w:p w14:paraId="0DD2E413" w14:textId="03F61581" w:rsidR="00057278" w:rsidRPr="00B81AC4" w:rsidRDefault="000B61A7" w:rsidP="000B61A7">
          <w:pPr>
            <w:pStyle w:val="CitaviBibliographyEntry"/>
            <w:rPr>
              <w:rFonts w:ascii="Times New Roman" w:hAnsi="Times New Roman" w:cs="Times New Roman"/>
              <w:lang w:val="en-US"/>
            </w:rPr>
          </w:pPr>
          <w:bookmarkStart w:id="100" w:name="_CTVL001e9db3cf3c5c4494695245b9ce28385b0"/>
          <w:r w:rsidRPr="00B81AC4">
            <w:rPr>
              <w:rFonts w:ascii="Times New Roman" w:hAnsi="Times New Roman" w:cs="Times New Roman"/>
            </w:rPr>
            <w:t xml:space="preserve">Zäske, R., Schweinberger, S. R., Kaufmann, J. M., &amp; Kawahara, H. (2009). </w:t>
          </w:r>
          <w:r w:rsidRPr="00B81AC4">
            <w:rPr>
              <w:rFonts w:ascii="Times New Roman" w:hAnsi="Times New Roman" w:cs="Times New Roman"/>
              <w:lang w:val="en-US"/>
            </w:rPr>
            <w:t>In the ear of the beholder: neural correlates of adaptation to voice gender.</w:t>
          </w:r>
          <w:bookmarkEnd w:id="100"/>
          <w:r w:rsidRPr="00B81AC4">
            <w:rPr>
              <w:rFonts w:ascii="Times New Roman" w:hAnsi="Times New Roman" w:cs="Times New Roman"/>
              <w:lang w:val="en-US"/>
            </w:rPr>
            <w:t xml:space="preserve"> </w:t>
          </w:r>
          <w:r w:rsidRPr="00B81AC4">
            <w:rPr>
              <w:rFonts w:ascii="Times New Roman" w:hAnsi="Times New Roman" w:cs="Times New Roman"/>
              <w:i/>
              <w:lang w:val="en-US"/>
            </w:rPr>
            <w:t>Eur J Neurosci</w:t>
          </w:r>
          <w:r w:rsidRPr="00B81AC4">
            <w:rPr>
              <w:rFonts w:ascii="Times New Roman" w:hAnsi="Times New Roman" w:cs="Times New Roman"/>
              <w:lang w:val="en-US"/>
            </w:rPr>
            <w:t xml:space="preserve">, </w:t>
          </w:r>
          <w:r w:rsidRPr="00B81AC4">
            <w:rPr>
              <w:rFonts w:ascii="Times New Roman" w:hAnsi="Times New Roman" w:cs="Times New Roman"/>
              <w:i/>
              <w:lang w:val="en-US"/>
            </w:rPr>
            <w:t>30</w:t>
          </w:r>
          <w:r w:rsidRPr="00B81AC4">
            <w:rPr>
              <w:rFonts w:ascii="Times New Roman" w:hAnsi="Times New Roman" w:cs="Times New Roman"/>
              <w:lang w:val="en-US"/>
            </w:rPr>
            <w:t>(3), 527–534. https://doi.org/10.1111/j.1460-9568.2009.06839.x</w:t>
          </w:r>
          <w:r w:rsidR="00057278" w:rsidRPr="00B81AC4">
            <w:rPr>
              <w:rFonts w:ascii="Times New Roman" w:hAnsi="Times New Roman" w:cs="Times New Roman"/>
              <w:lang w:val="en-US"/>
            </w:rPr>
            <w:fldChar w:fldCharType="end"/>
          </w:r>
        </w:p>
      </w:sdtContent>
    </w:sdt>
    <w:p w14:paraId="1358C778" w14:textId="77777777" w:rsidR="00057278" w:rsidRPr="00B81AC4" w:rsidRDefault="00057278" w:rsidP="00057278">
      <w:pPr>
        <w:rPr>
          <w:rFonts w:ascii="Times New Roman" w:hAnsi="Times New Roman" w:cs="Times New Roman"/>
          <w:lang w:val="en-US"/>
        </w:rPr>
      </w:pPr>
    </w:p>
    <w:sectPr w:rsidR="00057278" w:rsidRPr="00B81AC4" w:rsidSect="005419E7">
      <w:headerReference w:type="even" r:id="rId27"/>
      <w:headerReference w:type="default" r:id="rId28"/>
      <w:footerReference w:type="even" r:id="rId29"/>
      <w:footerReference w:type="default" r:id="rId30"/>
      <w:headerReference w:type="first" r:id="rId31"/>
      <w:footerReference w:type="first" r:id="rId32"/>
      <w:pgSz w:w="11906" w:h="16838"/>
      <w:pgMar w:top="1417" w:right="1417" w:bottom="1134"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hristine.nussbaum" w:date="2026-03-11T14:04:00Z" w:initials="c">
    <w:p w14:paraId="31922FBD" w14:textId="77777777" w:rsidR="003237C5" w:rsidRDefault="003237C5" w:rsidP="003237C5">
      <w:pPr>
        <w:pStyle w:val="Kommentartext"/>
      </w:pPr>
      <w:r>
        <w:rPr>
          <w:rStyle w:val="Kommentarzeichen"/>
        </w:rPr>
        <w:annotationRef/>
      </w:r>
      <w:r>
        <w:t xml:space="preserve">Alternativ sowas wie: </w:t>
      </w:r>
    </w:p>
    <w:p w14:paraId="503E2B6B" w14:textId="77777777" w:rsidR="003237C5" w:rsidRDefault="003237C5" w:rsidP="003237C5">
      <w:pPr>
        <w:pStyle w:val="Kommentartext"/>
      </w:pPr>
    </w:p>
    <w:p w14:paraId="7C1485D4" w14:textId="77777777" w:rsidR="003237C5" w:rsidRDefault="003237C5" w:rsidP="003237C5">
      <w:pPr>
        <w:pStyle w:val="Kommentartext"/>
      </w:pPr>
      <w:r>
        <w:t xml:space="preserve">„Is emotional processing fine-tuned to speaker gender, identity and utterance? - Evidence from simultaneous opposite adaptation” </w:t>
      </w:r>
    </w:p>
    <w:p w14:paraId="3A5F0DAD" w14:textId="77777777" w:rsidR="003237C5" w:rsidRDefault="003237C5" w:rsidP="003237C5">
      <w:pPr>
        <w:pStyle w:val="Kommentartext"/>
      </w:pPr>
    </w:p>
    <w:p w14:paraId="6B9C82D5" w14:textId="77777777" w:rsidR="003237C5" w:rsidRDefault="003237C5" w:rsidP="003237C5">
      <w:pPr>
        <w:pStyle w:val="Kommentartext"/>
      </w:pPr>
    </w:p>
    <w:p w14:paraId="46D8ADF0" w14:textId="77777777" w:rsidR="003237C5" w:rsidRDefault="003237C5" w:rsidP="003237C5">
      <w:pPr>
        <w:pStyle w:val="Kommentartext"/>
      </w:pPr>
      <w:r>
        <w:t>Dann erreicht man vllt eher auch Leser, die mit adaption nix anfangen können, sich aber für die interakion zwischen Emotionen und anderen speaker characteristics interessieren</w:t>
      </w:r>
    </w:p>
  </w:comment>
  <w:comment w:id="2" w:author="Manuel Pöhlmann" w:date="2026-03-11T19:00:00Z" w:initials="MP">
    <w:p w14:paraId="7CCD8BB2" w14:textId="77777777" w:rsidR="00DA69C1" w:rsidRDefault="00DA69C1" w:rsidP="00DA69C1">
      <w:pPr>
        <w:pStyle w:val="Kommentartext"/>
      </w:pPr>
      <w:r>
        <w:rPr>
          <w:rStyle w:val="Kommentarzeichen"/>
        </w:rPr>
        <w:annotationRef/>
      </w:r>
      <w:r>
        <w:t>Ich würde ganz klar für zweiteren Vorschlag plädieren - so wird eventuell gleich eine größere Leserschaft auf deinen Artikel aufmerksam!!</w:t>
      </w:r>
    </w:p>
  </w:comment>
  <w:comment w:id="5" w:author="Manuel Pöhlmann" w:date="2026-03-11T19:02:00Z" w:initials="MP">
    <w:p w14:paraId="1C9739F4" w14:textId="77777777" w:rsidR="001A1C8A" w:rsidRDefault="001A1C8A" w:rsidP="001A1C8A">
      <w:pPr>
        <w:pStyle w:val="Kommentartext"/>
      </w:pPr>
      <w:r>
        <w:rPr>
          <w:rStyle w:val="Kommentarzeichen"/>
        </w:rPr>
        <w:annotationRef/>
      </w:r>
      <w:r>
        <w:t>Da ist mir nicht ganz klar, was damit gemeint ist</w:t>
      </w:r>
    </w:p>
  </w:comment>
  <w:comment w:id="8" w:author="Manuel Pöhlmann" w:date="2026-03-13T20:41:00Z" w:initials="MP">
    <w:p w14:paraId="34D92881" w14:textId="77777777" w:rsidR="00CC6BD4" w:rsidRDefault="00CC6BD4" w:rsidP="00CC6BD4">
      <w:pPr>
        <w:pStyle w:val="Kommentartext"/>
      </w:pPr>
      <w:r>
        <w:rPr>
          <w:rStyle w:val="Kommentarzeichen"/>
        </w:rPr>
        <w:annotationRef/>
      </w:r>
      <w:r>
        <w:t>So wie ich den Satz davor verstehe, hat der auch schon was mit Emotion Adaptation zu tun. Wie nicht? Also… mir ist nicht klar, inwiefern sich diese Information zu dem letzten Satz verhält.</w:t>
      </w:r>
    </w:p>
  </w:comment>
  <w:comment w:id="9" w:author="Manuel Pöhlmann" w:date="2026-03-13T20:44:00Z" w:initials="MP">
    <w:p w14:paraId="21146A65" w14:textId="77777777" w:rsidR="008B0FCC" w:rsidRDefault="008B0FCC" w:rsidP="008B0FCC">
      <w:pPr>
        <w:pStyle w:val="Kommentartext"/>
      </w:pPr>
      <w:r>
        <w:rPr>
          <w:rStyle w:val="Kommentarzeichen"/>
        </w:rPr>
        <w:annotationRef/>
      </w:r>
      <w:r>
        <w:t xml:space="preserve">Wo kommt die Vermutung, dass speaker gender diesen Prozess fine-tuned, überhaupt her? Conjecture? Ich finde das prinzipiell logisch und interessant, aber ich glaube, du solltest hier wenigstens noch nen Halbsatz dazu schreiben, woher diese Vermutung des Finetunings herkommt. Vielleicht kannst du das verlinken mit dem oben genannten Gedanken, dass Stimmen eben holistisch verarbeitet werden. </w:t>
      </w:r>
    </w:p>
  </w:comment>
  <w:comment w:id="10" w:author="Manuel Pöhlmann" w:date="2026-03-13T20:58:00Z" w:initials="MP">
    <w:p w14:paraId="1F83841E" w14:textId="77777777" w:rsidR="00B0719C" w:rsidRDefault="00B0719C" w:rsidP="00B0719C">
      <w:pPr>
        <w:pStyle w:val="Kommentartext"/>
      </w:pPr>
      <w:r>
        <w:rPr>
          <w:rStyle w:val="Kommentarzeichen"/>
        </w:rPr>
        <w:annotationRef/>
      </w:r>
      <w:r>
        <w:t>Formal English</w:t>
      </w:r>
    </w:p>
  </w:comment>
  <w:comment w:id="11" w:author="Manuel Pöhlmann" w:date="2026-03-13T21:00:00Z" w:initials="MP">
    <w:p w14:paraId="29C3CC57" w14:textId="77777777" w:rsidR="00BA095F" w:rsidRDefault="00BA095F" w:rsidP="00BA095F">
      <w:pPr>
        <w:pStyle w:val="Kommentartext"/>
      </w:pPr>
      <w:r>
        <w:rPr>
          <w:rStyle w:val="Kommentarzeichen"/>
        </w:rPr>
        <w:annotationRef/>
      </w:r>
      <w:r>
        <w:t>Da kann ich deiner Argumentation nicht ganz folgen: Nur weil es den Effekt zu Experiment 1 schon in der facial domain gibt, heißt das für mich nicht, dass du den nicht auch präregistrieren musst. Also… ich verstehe nicht, warum du nur Experiment 2 und 3 präregistriert hast.</w:t>
      </w:r>
    </w:p>
  </w:comment>
  <w:comment w:id="13" w:author="Manuel Pöhlmann" w:date="2026-03-13T21:05:00Z" w:initials="MP">
    <w:p w14:paraId="575952B5" w14:textId="77777777" w:rsidR="0079036C" w:rsidRDefault="0079036C" w:rsidP="0079036C">
      <w:pPr>
        <w:pStyle w:val="Kommentartext"/>
      </w:pPr>
      <w:r>
        <w:rPr>
          <w:rStyle w:val="Kommentarzeichen"/>
        </w:rPr>
        <w:annotationRef/>
      </w:r>
      <w:r>
        <w:t xml:space="preserve">Ich weiß nicht, inwiefern Journals das erlauben (und im Speziellen JEP:G nicht, das ist ja target, gell?), aber… meinst du, du könntest deine Hypothesen irgendwie… visualisieren? So in einer Art Flowchart, was du in dem jeweiligen Experiment so erwartest? Das könnte eventuell die Verständlichkeit erhöhen. Also nicht falsch verstehen - ich finde das bisher sehr gut und nachvollziehbar geschrieben, aber denk trotzdem mal darüber nach, ob du das vielleicht visualisieren kannst. </w:t>
      </w:r>
    </w:p>
  </w:comment>
  <w:comment w:id="17" w:author="Manuel Pöhlmann" w:date="2026-03-15T11:57:00Z" w:initials="MP">
    <w:p w14:paraId="5133DE82" w14:textId="77777777" w:rsidR="0029437F" w:rsidRDefault="0029437F" w:rsidP="0029437F">
      <w:pPr>
        <w:pStyle w:val="Kommentartext"/>
      </w:pPr>
      <w:r>
        <w:rPr>
          <w:rStyle w:val="Kommentarzeichen"/>
        </w:rPr>
        <w:annotationRef/>
      </w:r>
      <w:r>
        <w:t xml:space="preserve">Hier noch mal der Punkt mit der intuitiv verständlichen Benennung: Hier bräuchte ich die wirklich. Ich hab schon wieder vergessen, ob die weiblichen Stimmen in Bedinung 1 oder 2 angry waren. Und dann bin ich gezwungen, ständig hin- und herzuswitchen in deinem Text. Und besonders im Resultsteil brauche ich dann ewig, um in dem ganzen Zahlenwirrwarr wieder den Absatz zu finden, in dem ich hängen geblieben bin. Das ist nicht leserfreundlich und erschwert das Verständnis. </w:t>
      </w:r>
    </w:p>
  </w:comment>
  <w:comment w:id="19" w:author="Manuel Pöhlmann" w:date="2026-03-15T15:30:00Z" w:initials="MP">
    <w:p w14:paraId="1E1F97FD" w14:textId="77777777" w:rsidR="00A94E08" w:rsidRDefault="00A94E08" w:rsidP="00A94E08">
      <w:pPr>
        <w:pStyle w:val="Kommentartext"/>
      </w:pPr>
      <w:r>
        <w:rPr>
          <w:rStyle w:val="Kommentarzeichen"/>
        </w:rPr>
        <w:annotationRef/>
      </w:r>
      <w:r>
        <w:t>Das hier ist irgendwie in ner größeren Schrift als der Rest der Beschreibung. :D</w:t>
      </w:r>
    </w:p>
  </w:comment>
  <w:comment w:id="20" w:author="Manuel Pöhlmann" w:date="2026-03-15T15:34:00Z" w:initials="MP">
    <w:p w14:paraId="27CD5537" w14:textId="77777777" w:rsidR="00D605D2" w:rsidRDefault="00D605D2" w:rsidP="00D605D2">
      <w:pPr>
        <w:pStyle w:val="Kommentartext"/>
      </w:pPr>
      <w:r>
        <w:rPr>
          <w:rStyle w:val="Kommentarzeichen"/>
        </w:rPr>
        <w:annotationRef/>
      </w:r>
      <w:r>
        <w:t xml:space="preserve">Puh… Tinchen, die Farbkontraste sind extrem schwer zu erkennen. Und mein Laptop hat schon nen Display, der meines Wissens nach 100% sRGB-Farbraumabdeckung hat, also die Farben gut wiedergibt. An die Kontraste musste noch mal ran. Und ich weiß, dass das heutzutage nicht mehr so wichtig ist, weil kaum noch jemand seine Paper mehr ausdruckt. Aber es gibt ja schon noch Leute - und selbst wenn du das in Farbe ausdruckst: Da sieht keiner die Farbunterschiede. </w:t>
      </w:r>
    </w:p>
  </w:comment>
  <w:comment w:id="21" w:author="Manuel Pöhlmann" w:date="2026-03-15T15:36:00Z" w:initials="MP">
    <w:p w14:paraId="04F09703" w14:textId="77777777" w:rsidR="0063086B" w:rsidRDefault="0063086B" w:rsidP="0063086B">
      <w:pPr>
        <w:pStyle w:val="Kommentartext"/>
      </w:pPr>
      <w:r>
        <w:rPr>
          <w:rStyle w:val="Kommentarzeichen"/>
        </w:rPr>
        <w:annotationRef/>
      </w:r>
      <w:r>
        <w:t>I am repeating myself here, aber… benenne das um.</w:t>
      </w:r>
    </w:p>
  </w:comment>
  <w:comment w:id="22" w:author="Manuel Pöhlmann" w:date="2026-03-15T15:50:00Z" w:initials="MP">
    <w:p w14:paraId="15EDB92F" w14:textId="77777777" w:rsidR="00295591" w:rsidRDefault="00295591" w:rsidP="00295591">
      <w:pPr>
        <w:pStyle w:val="Kommentartext"/>
      </w:pPr>
      <w:r>
        <w:rPr>
          <w:rStyle w:val="Kommentarzeichen"/>
        </w:rPr>
        <w:annotationRef/>
      </w:r>
      <w:r>
        <w:t xml:space="preserve">In den unteren Grafik hast du keine Significance Bars eingebaut. Für Experiment 1 und 2 hast du das aber gemacht. Das würd ich vereinheitlichen. </w:t>
      </w:r>
    </w:p>
  </w:comment>
  <w:comment w:id="23" w:author="Manuel Pöhlmann" w:date="2026-03-16T11:07:00Z" w:initials="MP">
    <w:p w14:paraId="04E7089E" w14:textId="77777777" w:rsidR="00E5661F" w:rsidRDefault="00E5661F" w:rsidP="00E5661F">
      <w:pPr>
        <w:pStyle w:val="Kommentartext"/>
      </w:pPr>
      <w:r>
        <w:rPr>
          <w:rStyle w:val="Kommentarzeichen"/>
        </w:rPr>
        <w:annotationRef/>
      </w:r>
      <w:r>
        <w:t xml:space="preserve">Find ich ne komische Vokabel in dem Kontext. Was genau willst du denn zum Ausdruck bringen? </w:t>
      </w:r>
    </w:p>
  </w:comment>
  <w:comment w:id="24" w:author="Manuel Pöhlmann" w:date="2026-03-16T11:32:00Z" w:initials="MP">
    <w:p w14:paraId="7B9D7E63" w14:textId="77777777" w:rsidR="002C0995" w:rsidRDefault="002C0995" w:rsidP="002C0995">
      <w:pPr>
        <w:pStyle w:val="Kommentartext"/>
      </w:pPr>
      <w:r>
        <w:rPr>
          <w:rStyle w:val="Kommentarzeichen"/>
        </w:rPr>
        <w:annotationRef/>
      </w:r>
      <w:r>
        <w:t xml:space="preserve">Meinst du: „Im Moment wissen wir darüber nicht viel“ oder „das Zusammenspiel von Emotionswahrnehmung und Expression IM MOMENT“? Aus der Satzkonstruktion wird das nicht klar. </w:t>
      </w:r>
    </w:p>
  </w:comment>
  <w:comment w:id="25" w:author="Manuel Pöhlmann" w:date="2026-03-15T15:51:00Z" w:initials="MP">
    <w:p w14:paraId="4757D73E" w14:textId="77777777" w:rsidR="00324077" w:rsidRDefault="00324077" w:rsidP="00324077">
      <w:pPr>
        <w:pStyle w:val="Kommentartext"/>
      </w:pPr>
      <w:r>
        <w:rPr>
          <w:rStyle w:val="Kommentarzeichen"/>
        </w:rPr>
        <w:annotationRef/>
      </w:r>
      <w:r>
        <w:t>Haha.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D8ADF0" w15:done="0"/>
  <w15:commentEx w15:paraId="7CCD8BB2" w15:paraIdParent="46D8ADF0" w15:done="0"/>
  <w15:commentEx w15:paraId="1C9739F4" w15:done="0"/>
  <w15:commentEx w15:paraId="34D92881" w15:done="0"/>
  <w15:commentEx w15:paraId="21146A65" w15:done="0"/>
  <w15:commentEx w15:paraId="1F83841E" w15:done="0"/>
  <w15:commentEx w15:paraId="29C3CC57" w15:done="0"/>
  <w15:commentEx w15:paraId="575952B5" w15:done="0"/>
  <w15:commentEx w15:paraId="5133DE82" w15:done="0"/>
  <w15:commentEx w15:paraId="1E1F97FD" w15:done="0"/>
  <w15:commentEx w15:paraId="27CD5537" w15:done="0"/>
  <w15:commentEx w15:paraId="04F09703" w15:done="0"/>
  <w15:commentEx w15:paraId="15EDB92F" w15:done="0"/>
  <w15:commentEx w15:paraId="04E7089E" w15:done="0"/>
  <w15:commentEx w15:paraId="7B9D7E63" w15:done="0"/>
  <w15:commentEx w15:paraId="4757D7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409B5E" w16cex:dateUtc="2026-03-11T13:04:00Z"/>
  <w16cex:commentExtensible w16cex:durableId="024AFED1" w16cex:dateUtc="2026-03-11T18:00:00Z"/>
  <w16cex:commentExtensible w16cex:durableId="7F04FAB3" w16cex:dateUtc="2026-03-11T18:02:00Z"/>
  <w16cex:commentExtensible w16cex:durableId="17D439FE" w16cex:dateUtc="2026-03-13T19:41:00Z"/>
  <w16cex:commentExtensible w16cex:durableId="7C9001D7" w16cex:dateUtc="2026-03-13T19:44:00Z"/>
  <w16cex:commentExtensible w16cex:durableId="51C01DFC" w16cex:dateUtc="2026-03-13T19:58:00Z"/>
  <w16cex:commentExtensible w16cex:durableId="1C3B1D71" w16cex:dateUtc="2026-03-13T20:00:00Z"/>
  <w16cex:commentExtensible w16cex:durableId="15DF07B7" w16cex:dateUtc="2026-03-13T20:05:00Z"/>
  <w16cex:commentExtensible w16cex:durableId="6A4BA77D" w16cex:dateUtc="2026-03-15T10:57:00Z"/>
  <w16cex:commentExtensible w16cex:durableId="3411C638" w16cex:dateUtc="2026-03-15T14:30:00Z"/>
  <w16cex:commentExtensible w16cex:durableId="1EEF523B" w16cex:dateUtc="2026-03-15T14:34:00Z"/>
  <w16cex:commentExtensible w16cex:durableId="26BEA75C" w16cex:dateUtc="2026-03-15T14:36:00Z"/>
  <w16cex:commentExtensible w16cex:durableId="4F57998D" w16cex:dateUtc="2026-03-15T14:50:00Z"/>
  <w16cex:commentExtensible w16cex:durableId="4074D5C3" w16cex:dateUtc="2026-03-16T10:07:00Z"/>
  <w16cex:commentExtensible w16cex:durableId="04BC40C8" w16cex:dateUtc="2026-03-16T10:32:00Z"/>
  <w16cex:commentExtensible w16cex:durableId="6A87E874" w16cex:dateUtc="2026-03-15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D8ADF0" w16cid:durableId="63409B5E"/>
  <w16cid:commentId w16cid:paraId="7CCD8BB2" w16cid:durableId="024AFED1"/>
  <w16cid:commentId w16cid:paraId="1C9739F4" w16cid:durableId="7F04FAB3"/>
  <w16cid:commentId w16cid:paraId="34D92881" w16cid:durableId="17D439FE"/>
  <w16cid:commentId w16cid:paraId="21146A65" w16cid:durableId="7C9001D7"/>
  <w16cid:commentId w16cid:paraId="1F83841E" w16cid:durableId="51C01DFC"/>
  <w16cid:commentId w16cid:paraId="29C3CC57" w16cid:durableId="1C3B1D71"/>
  <w16cid:commentId w16cid:paraId="575952B5" w16cid:durableId="15DF07B7"/>
  <w16cid:commentId w16cid:paraId="5133DE82" w16cid:durableId="6A4BA77D"/>
  <w16cid:commentId w16cid:paraId="1E1F97FD" w16cid:durableId="3411C638"/>
  <w16cid:commentId w16cid:paraId="27CD5537" w16cid:durableId="1EEF523B"/>
  <w16cid:commentId w16cid:paraId="04F09703" w16cid:durableId="26BEA75C"/>
  <w16cid:commentId w16cid:paraId="15EDB92F" w16cid:durableId="4F57998D"/>
  <w16cid:commentId w16cid:paraId="04E7089E" w16cid:durableId="4074D5C3"/>
  <w16cid:commentId w16cid:paraId="7B9D7E63" w16cid:durableId="04BC40C8"/>
  <w16cid:commentId w16cid:paraId="4757D73E" w16cid:durableId="6A87E8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01E02" w14:textId="77777777" w:rsidR="00E246ED" w:rsidRDefault="00E246ED" w:rsidP="005419E7">
      <w:pPr>
        <w:spacing w:after="0" w:line="240" w:lineRule="auto"/>
      </w:pPr>
      <w:r>
        <w:separator/>
      </w:r>
    </w:p>
  </w:endnote>
  <w:endnote w:type="continuationSeparator" w:id="0">
    <w:p w14:paraId="1F42594B" w14:textId="77777777" w:rsidR="00E246ED" w:rsidRDefault="00E246ED" w:rsidP="00541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5FEE8" w14:textId="77777777" w:rsidR="005419E7" w:rsidRDefault="005419E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078418"/>
      <w:docPartObj>
        <w:docPartGallery w:val="Page Numbers (Bottom of Page)"/>
        <w:docPartUnique/>
      </w:docPartObj>
    </w:sdtPr>
    <w:sdtContent>
      <w:p w14:paraId="6B82A928" w14:textId="4B693AEC" w:rsidR="0019400C" w:rsidRDefault="0019400C">
        <w:pPr>
          <w:pStyle w:val="Fuzeile"/>
          <w:jc w:val="center"/>
        </w:pPr>
        <w:r>
          <w:fldChar w:fldCharType="begin"/>
        </w:r>
        <w:r>
          <w:instrText>PAGE   \* MERGEFORMAT</w:instrText>
        </w:r>
        <w:r>
          <w:fldChar w:fldCharType="separate"/>
        </w:r>
        <w:r>
          <w:t>2</w:t>
        </w:r>
        <w:r>
          <w:fldChar w:fldCharType="end"/>
        </w:r>
      </w:p>
    </w:sdtContent>
  </w:sdt>
  <w:p w14:paraId="05E98606" w14:textId="77777777" w:rsidR="005419E7" w:rsidRDefault="005419E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B97F6" w14:textId="77777777" w:rsidR="005419E7" w:rsidRDefault="005419E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306AF" w14:textId="77777777" w:rsidR="00E246ED" w:rsidRDefault="00E246ED" w:rsidP="005419E7">
      <w:pPr>
        <w:spacing w:after="0" w:line="240" w:lineRule="auto"/>
      </w:pPr>
      <w:r>
        <w:separator/>
      </w:r>
    </w:p>
  </w:footnote>
  <w:footnote w:type="continuationSeparator" w:id="0">
    <w:p w14:paraId="601C3427" w14:textId="77777777" w:rsidR="00E246ED" w:rsidRDefault="00E246ED" w:rsidP="00541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2EF5A" w14:textId="77777777" w:rsidR="005419E7" w:rsidRDefault="005419E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B8CC" w14:textId="4F961120" w:rsidR="005419E7" w:rsidRDefault="005419E7" w:rsidP="005419E7">
    <w:pPr>
      <w:pStyle w:val="Kopfzeile"/>
      <w:jc w:val="center"/>
      <w:rPr>
        <w:lang w:val="en-US"/>
      </w:rPr>
    </w:pPr>
    <w:r w:rsidRPr="005419E7">
      <w:rPr>
        <w:lang w:val="en-US"/>
      </w:rPr>
      <w:t>Simultaneous opposite aftereffects in vocal emotion</w:t>
    </w:r>
    <w:r>
      <w:rPr>
        <w:lang w:val="en-US"/>
      </w:rPr>
      <w:t>s</w:t>
    </w:r>
  </w:p>
  <w:p w14:paraId="4E5B2A79" w14:textId="77777777" w:rsidR="005419E7" w:rsidRPr="003248C0" w:rsidRDefault="005419E7" w:rsidP="005419E7">
    <w:pPr>
      <w:pStyle w:val="Kopfzeile"/>
      <w:rPr>
        <w:lang w:val="en-US"/>
      </w:rPr>
    </w:pPr>
  </w:p>
  <w:p w14:paraId="18685E76" w14:textId="77777777" w:rsidR="005419E7" w:rsidRPr="005419E7" w:rsidRDefault="005419E7">
    <w:pPr>
      <w:pStyle w:val="Kopfzeile"/>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1D53" w14:textId="77777777" w:rsidR="005419E7" w:rsidRDefault="005419E7" w:rsidP="005419E7">
    <w:pPr>
      <w:pStyle w:val="Kopfzeile"/>
      <w:jc w:val="center"/>
      <w:rPr>
        <w:lang w:val="en-US"/>
      </w:rPr>
    </w:pPr>
    <w:r w:rsidRPr="003248C0">
      <w:rPr>
        <w:lang w:val="en-US"/>
      </w:rPr>
      <w:t xml:space="preserve">Running Head: </w:t>
    </w:r>
    <w:r w:rsidRPr="005419E7">
      <w:rPr>
        <w:lang w:val="en-US"/>
      </w:rPr>
      <w:t>Simultaneous opposite aftereffects in vocal emotion</w:t>
    </w:r>
    <w:r>
      <w:rPr>
        <w:lang w:val="en-US"/>
      </w:rPr>
      <w:t>s</w:t>
    </w:r>
  </w:p>
  <w:p w14:paraId="51BCEDBD" w14:textId="77777777" w:rsidR="005419E7" w:rsidRPr="003248C0" w:rsidRDefault="005419E7" w:rsidP="005419E7">
    <w:pPr>
      <w:pStyle w:val="Kopfzeile"/>
      <w:rPr>
        <w:lang w:val="en-US"/>
      </w:rPr>
    </w:pPr>
  </w:p>
  <w:p w14:paraId="798ACFE8" w14:textId="77777777" w:rsidR="005419E7" w:rsidRPr="005419E7" w:rsidRDefault="005419E7">
    <w:pPr>
      <w:pStyle w:val="Kopfzeil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1061"/>
    <w:multiLevelType w:val="hybridMultilevel"/>
    <w:tmpl w:val="F94ED61E"/>
    <w:lvl w:ilvl="0" w:tplc="568EDB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8E046C"/>
    <w:multiLevelType w:val="hybridMultilevel"/>
    <w:tmpl w:val="85884A70"/>
    <w:lvl w:ilvl="0" w:tplc="C2445C0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9831C4"/>
    <w:multiLevelType w:val="multilevel"/>
    <w:tmpl w:val="C69AA6B0"/>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rPr>
        <w:lang w:val="en-US"/>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 w15:restartNumberingAfterBreak="0">
    <w:nsid w:val="5E8D1069"/>
    <w:multiLevelType w:val="hybridMultilevel"/>
    <w:tmpl w:val="5EFA29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31142870">
    <w:abstractNumId w:val="3"/>
  </w:num>
  <w:num w:numId="2" w16cid:durableId="934509478">
    <w:abstractNumId w:val="2"/>
  </w:num>
  <w:num w:numId="3" w16cid:durableId="1018700517">
    <w:abstractNumId w:val="1"/>
  </w:num>
  <w:num w:numId="4" w16cid:durableId="9788073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ne.nussbaum">
    <w15:presenceInfo w15:providerId="AD" w15:userId="S::christine.nussbaum@uni-jena.de::94e65631-3463-4783-acd6-cf4969c56d12"/>
  </w15:person>
  <w15:person w15:author="Manuel Pöhlmann">
    <w15:presenceInfo w15:providerId="AD" w15:userId="S::manuel.poehlmann@uni-jena.de::18849478-183c-4144-8667-ca5f325404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FC9"/>
    <w:rsid w:val="00003035"/>
    <w:rsid w:val="00006C40"/>
    <w:rsid w:val="00013D85"/>
    <w:rsid w:val="00017767"/>
    <w:rsid w:val="000214B4"/>
    <w:rsid w:val="0002571F"/>
    <w:rsid w:val="00026AF9"/>
    <w:rsid w:val="00032C14"/>
    <w:rsid w:val="00034375"/>
    <w:rsid w:val="00037892"/>
    <w:rsid w:val="000500A3"/>
    <w:rsid w:val="00057278"/>
    <w:rsid w:val="00071573"/>
    <w:rsid w:val="00074A8E"/>
    <w:rsid w:val="000762E3"/>
    <w:rsid w:val="00082E32"/>
    <w:rsid w:val="00090952"/>
    <w:rsid w:val="00097513"/>
    <w:rsid w:val="000A74B5"/>
    <w:rsid w:val="000A7FC9"/>
    <w:rsid w:val="000B09E6"/>
    <w:rsid w:val="000B0DD5"/>
    <w:rsid w:val="000B4D61"/>
    <w:rsid w:val="000B61A7"/>
    <w:rsid w:val="000C0EAC"/>
    <w:rsid w:val="000C219D"/>
    <w:rsid w:val="000C3BF9"/>
    <w:rsid w:val="000C50A9"/>
    <w:rsid w:val="000D4915"/>
    <w:rsid w:val="000E4337"/>
    <w:rsid w:val="000E7B31"/>
    <w:rsid w:val="000F0B6C"/>
    <w:rsid w:val="000F19C6"/>
    <w:rsid w:val="000F35F2"/>
    <w:rsid w:val="00104FF2"/>
    <w:rsid w:val="00112BAD"/>
    <w:rsid w:val="00133F67"/>
    <w:rsid w:val="00136424"/>
    <w:rsid w:val="001524CD"/>
    <w:rsid w:val="00155080"/>
    <w:rsid w:val="00155407"/>
    <w:rsid w:val="00161692"/>
    <w:rsid w:val="001654E7"/>
    <w:rsid w:val="001739B0"/>
    <w:rsid w:val="00186320"/>
    <w:rsid w:val="0019400C"/>
    <w:rsid w:val="00196866"/>
    <w:rsid w:val="00197392"/>
    <w:rsid w:val="001A1C8A"/>
    <w:rsid w:val="001A213C"/>
    <w:rsid w:val="001A5747"/>
    <w:rsid w:val="001B44E5"/>
    <w:rsid w:val="001C1280"/>
    <w:rsid w:val="001D4DE3"/>
    <w:rsid w:val="001E058C"/>
    <w:rsid w:val="001E5A04"/>
    <w:rsid w:val="001F14D0"/>
    <w:rsid w:val="00205FB2"/>
    <w:rsid w:val="00212F14"/>
    <w:rsid w:val="00215F43"/>
    <w:rsid w:val="002205E7"/>
    <w:rsid w:val="00225916"/>
    <w:rsid w:val="002340DE"/>
    <w:rsid w:val="002562C7"/>
    <w:rsid w:val="00267754"/>
    <w:rsid w:val="00272F24"/>
    <w:rsid w:val="002736DC"/>
    <w:rsid w:val="00275FE6"/>
    <w:rsid w:val="00277300"/>
    <w:rsid w:val="00282068"/>
    <w:rsid w:val="002824CA"/>
    <w:rsid w:val="00282B17"/>
    <w:rsid w:val="00287C83"/>
    <w:rsid w:val="0029437F"/>
    <w:rsid w:val="00295591"/>
    <w:rsid w:val="00297BDE"/>
    <w:rsid w:val="002A40B0"/>
    <w:rsid w:val="002A6B12"/>
    <w:rsid w:val="002B0B34"/>
    <w:rsid w:val="002C0995"/>
    <w:rsid w:val="002C22D9"/>
    <w:rsid w:val="002C646B"/>
    <w:rsid w:val="002C7644"/>
    <w:rsid w:val="002E4008"/>
    <w:rsid w:val="002F2F36"/>
    <w:rsid w:val="002F3098"/>
    <w:rsid w:val="002F5326"/>
    <w:rsid w:val="003034D4"/>
    <w:rsid w:val="00303999"/>
    <w:rsid w:val="00307846"/>
    <w:rsid w:val="0031284A"/>
    <w:rsid w:val="00315DB7"/>
    <w:rsid w:val="00323570"/>
    <w:rsid w:val="003237C5"/>
    <w:rsid w:val="0032383F"/>
    <w:rsid w:val="00324077"/>
    <w:rsid w:val="00326D69"/>
    <w:rsid w:val="00330F93"/>
    <w:rsid w:val="00351778"/>
    <w:rsid w:val="00351DCB"/>
    <w:rsid w:val="00352898"/>
    <w:rsid w:val="00353DEE"/>
    <w:rsid w:val="0036038C"/>
    <w:rsid w:val="00360740"/>
    <w:rsid w:val="00370DD3"/>
    <w:rsid w:val="0037330D"/>
    <w:rsid w:val="00374FF6"/>
    <w:rsid w:val="00376A2B"/>
    <w:rsid w:val="00381C6B"/>
    <w:rsid w:val="00384D57"/>
    <w:rsid w:val="00386A04"/>
    <w:rsid w:val="00392452"/>
    <w:rsid w:val="003A304D"/>
    <w:rsid w:val="003A3932"/>
    <w:rsid w:val="003A7D60"/>
    <w:rsid w:val="003B09F2"/>
    <w:rsid w:val="003B2699"/>
    <w:rsid w:val="003C0C0F"/>
    <w:rsid w:val="003C5966"/>
    <w:rsid w:val="003D0F9C"/>
    <w:rsid w:val="003E2CDB"/>
    <w:rsid w:val="003F165E"/>
    <w:rsid w:val="003F2913"/>
    <w:rsid w:val="003F6C9D"/>
    <w:rsid w:val="00402ED9"/>
    <w:rsid w:val="00415DE1"/>
    <w:rsid w:val="00421543"/>
    <w:rsid w:val="004243FE"/>
    <w:rsid w:val="004257B0"/>
    <w:rsid w:val="00432CA2"/>
    <w:rsid w:val="004440AF"/>
    <w:rsid w:val="00454B45"/>
    <w:rsid w:val="00467D4A"/>
    <w:rsid w:val="00474FAD"/>
    <w:rsid w:val="00477C16"/>
    <w:rsid w:val="00480DD7"/>
    <w:rsid w:val="00482B35"/>
    <w:rsid w:val="004865EF"/>
    <w:rsid w:val="00486EA9"/>
    <w:rsid w:val="00492C78"/>
    <w:rsid w:val="004956A9"/>
    <w:rsid w:val="004A0D87"/>
    <w:rsid w:val="004A1046"/>
    <w:rsid w:val="004A5F10"/>
    <w:rsid w:val="004A6CE0"/>
    <w:rsid w:val="004B0B8C"/>
    <w:rsid w:val="004B4926"/>
    <w:rsid w:val="004B7476"/>
    <w:rsid w:val="004C0577"/>
    <w:rsid w:val="004C1F20"/>
    <w:rsid w:val="004C2214"/>
    <w:rsid w:val="004D076D"/>
    <w:rsid w:val="004F0841"/>
    <w:rsid w:val="0050387C"/>
    <w:rsid w:val="00507C12"/>
    <w:rsid w:val="00523B4D"/>
    <w:rsid w:val="00532FEA"/>
    <w:rsid w:val="00536502"/>
    <w:rsid w:val="0053704E"/>
    <w:rsid w:val="0054191D"/>
    <w:rsid w:val="005419E7"/>
    <w:rsid w:val="005611DA"/>
    <w:rsid w:val="005648B6"/>
    <w:rsid w:val="005652C4"/>
    <w:rsid w:val="00573E67"/>
    <w:rsid w:val="00575F47"/>
    <w:rsid w:val="00577B22"/>
    <w:rsid w:val="005836C2"/>
    <w:rsid w:val="005927DD"/>
    <w:rsid w:val="005943F2"/>
    <w:rsid w:val="005A1257"/>
    <w:rsid w:val="005A36CD"/>
    <w:rsid w:val="005A72D9"/>
    <w:rsid w:val="005A77C1"/>
    <w:rsid w:val="005C43ED"/>
    <w:rsid w:val="005C450A"/>
    <w:rsid w:val="005C4C1D"/>
    <w:rsid w:val="005C759D"/>
    <w:rsid w:val="005D1B09"/>
    <w:rsid w:val="005D390F"/>
    <w:rsid w:val="005D42DF"/>
    <w:rsid w:val="005D4FC9"/>
    <w:rsid w:val="005E55FF"/>
    <w:rsid w:val="005E58CD"/>
    <w:rsid w:val="005F43F7"/>
    <w:rsid w:val="005F6632"/>
    <w:rsid w:val="00600E95"/>
    <w:rsid w:val="006013E9"/>
    <w:rsid w:val="0060583C"/>
    <w:rsid w:val="0061044F"/>
    <w:rsid w:val="00617D82"/>
    <w:rsid w:val="00625D22"/>
    <w:rsid w:val="0063086B"/>
    <w:rsid w:val="006313F3"/>
    <w:rsid w:val="00631EA4"/>
    <w:rsid w:val="00634EDF"/>
    <w:rsid w:val="00646B92"/>
    <w:rsid w:val="0065746D"/>
    <w:rsid w:val="00657E3E"/>
    <w:rsid w:val="006973DE"/>
    <w:rsid w:val="006B7788"/>
    <w:rsid w:val="006C58F1"/>
    <w:rsid w:val="006C7735"/>
    <w:rsid w:val="006D3BD4"/>
    <w:rsid w:val="006D4ABA"/>
    <w:rsid w:val="006D6E5C"/>
    <w:rsid w:val="006E63AA"/>
    <w:rsid w:val="006E79F3"/>
    <w:rsid w:val="006E7F0F"/>
    <w:rsid w:val="006F2F02"/>
    <w:rsid w:val="006F4338"/>
    <w:rsid w:val="006F6CBC"/>
    <w:rsid w:val="007006D0"/>
    <w:rsid w:val="0071456F"/>
    <w:rsid w:val="007145BD"/>
    <w:rsid w:val="007210A9"/>
    <w:rsid w:val="007222ED"/>
    <w:rsid w:val="00727AEB"/>
    <w:rsid w:val="00730083"/>
    <w:rsid w:val="00731C67"/>
    <w:rsid w:val="007332B8"/>
    <w:rsid w:val="007401EA"/>
    <w:rsid w:val="00745618"/>
    <w:rsid w:val="00774A89"/>
    <w:rsid w:val="007759FF"/>
    <w:rsid w:val="00777589"/>
    <w:rsid w:val="00782F7D"/>
    <w:rsid w:val="00783530"/>
    <w:rsid w:val="0079036C"/>
    <w:rsid w:val="007A5EE0"/>
    <w:rsid w:val="007A6C7B"/>
    <w:rsid w:val="007B0B7A"/>
    <w:rsid w:val="007B2FFE"/>
    <w:rsid w:val="007B3E33"/>
    <w:rsid w:val="007B3E86"/>
    <w:rsid w:val="007B41BD"/>
    <w:rsid w:val="007C5D85"/>
    <w:rsid w:val="007D0C95"/>
    <w:rsid w:val="007D4BF1"/>
    <w:rsid w:val="007D4F33"/>
    <w:rsid w:val="007E32C3"/>
    <w:rsid w:val="007F26BA"/>
    <w:rsid w:val="008067B4"/>
    <w:rsid w:val="00807263"/>
    <w:rsid w:val="00811268"/>
    <w:rsid w:val="00817752"/>
    <w:rsid w:val="00821CD8"/>
    <w:rsid w:val="00823538"/>
    <w:rsid w:val="008261D5"/>
    <w:rsid w:val="00835796"/>
    <w:rsid w:val="00847E37"/>
    <w:rsid w:val="00847EBF"/>
    <w:rsid w:val="008567BD"/>
    <w:rsid w:val="00857DA5"/>
    <w:rsid w:val="008611DD"/>
    <w:rsid w:val="00863D8A"/>
    <w:rsid w:val="00865E08"/>
    <w:rsid w:val="008757F9"/>
    <w:rsid w:val="00881D3A"/>
    <w:rsid w:val="00881D63"/>
    <w:rsid w:val="00882E93"/>
    <w:rsid w:val="00885242"/>
    <w:rsid w:val="0089022C"/>
    <w:rsid w:val="00893057"/>
    <w:rsid w:val="00897452"/>
    <w:rsid w:val="008A0884"/>
    <w:rsid w:val="008A1F93"/>
    <w:rsid w:val="008A461B"/>
    <w:rsid w:val="008A6B9E"/>
    <w:rsid w:val="008B0FCC"/>
    <w:rsid w:val="008B495E"/>
    <w:rsid w:val="008B5086"/>
    <w:rsid w:val="008B5941"/>
    <w:rsid w:val="008C0EDA"/>
    <w:rsid w:val="008D0B8C"/>
    <w:rsid w:val="008D55BB"/>
    <w:rsid w:val="008D5679"/>
    <w:rsid w:val="008D58B8"/>
    <w:rsid w:val="008E0BD8"/>
    <w:rsid w:val="008E0E71"/>
    <w:rsid w:val="008E1C06"/>
    <w:rsid w:val="008E5BC8"/>
    <w:rsid w:val="008F294F"/>
    <w:rsid w:val="008F363B"/>
    <w:rsid w:val="008F3726"/>
    <w:rsid w:val="009240EC"/>
    <w:rsid w:val="0093645F"/>
    <w:rsid w:val="00941505"/>
    <w:rsid w:val="0094208E"/>
    <w:rsid w:val="00946015"/>
    <w:rsid w:val="00946A13"/>
    <w:rsid w:val="00946E88"/>
    <w:rsid w:val="009575C1"/>
    <w:rsid w:val="0097457B"/>
    <w:rsid w:val="009765F7"/>
    <w:rsid w:val="009864E0"/>
    <w:rsid w:val="00997D52"/>
    <w:rsid w:val="009A5FCE"/>
    <w:rsid w:val="009A62BD"/>
    <w:rsid w:val="009A7606"/>
    <w:rsid w:val="009B3363"/>
    <w:rsid w:val="009B4281"/>
    <w:rsid w:val="009C2268"/>
    <w:rsid w:val="009C5E36"/>
    <w:rsid w:val="009D3DDC"/>
    <w:rsid w:val="009E0EDA"/>
    <w:rsid w:val="009E340A"/>
    <w:rsid w:val="009E45BB"/>
    <w:rsid w:val="00A00037"/>
    <w:rsid w:val="00A0439F"/>
    <w:rsid w:val="00A21AD4"/>
    <w:rsid w:val="00A25652"/>
    <w:rsid w:val="00A264A7"/>
    <w:rsid w:val="00A30E1F"/>
    <w:rsid w:val="00A3495D"/>
    <w:rsid w:val="00A35713"/>
    <w:rsid w:val="00A424B0"/>
    <w:rsid w:val="00A53768"/>
    <w:rsid w:val="00A65F83"/>
    <w:rsid w:val="00A67827"/>
    <w:rsid w:val="00A70E21"/>
    <w:rsid w:val="00A71662"/>
    <w:rsid w:val="00A806AA"/>
    <w:rsid w:val="00A81306"/>
    <w:rsid w:val="00A8583D"/>
    <w:rsid w:val="00A90227"/>
    <w:rsid w:val="00A93102"/>
    <w:rsid w:val="00A932BD"/>
    <w:rsid w:val="00A94E08"/>
    <w:rsid w:val="00AA28F1"/>
    <w:rsid w:val="00AB5368"/>
    <w:rsid w:val="00AB5B22"/>
    <w:rsid w:val="00AC07F3"/>
    <w:rsid w:val="00AC178A"/>
    <w:rsid w:val="00AC2734"/>
    <w:rsid w:val="00AC30B2"/>
    <w:rsid w:val="00AC6E50"/>
    <w:rsid w:val="00AC7723"/>
    <w:rsid w:val="00AD0122"/>
    <w:rsid w:val="00AD1AE1"/>
    <w:rsid w:val="00AD2C0C"/>
    <w:rsid w:val="00AE19EE"/>
    <w:rsid w:val="00AE73EF"/>
    <w:rsid w:val="00AE7849"/>
    <w:rsid w:val="00AF0590"/>
    <w:rsid w:val="00AF2ADD"/>
    <w:rsid w:val="00AF376D"/>
    <w:rsid w:val="00AF3E08"/>
    <w:rsid w:val="00AF43E4"/>
    <w:rsid w:val="00AF7197"/>
    <w:rsid w:val="00B01A9E"/>
    <w:rsid w:val="00B029F6"/>
    <w:rsid w:val="00B03832"/>
    <w:rsid w:val="00B0719C"/>
    <w:rsid w:val="00B10ADF"/>
    <w:rsid w:val="00B12631"/>
    <w:rsid w:val="00B3318A"/>
    <w:rsid w:val="00B34909"/>
    <w:rsid w:val="00B35456"/>
    <w:rsid w:val="00B41806"/>
    <w:rsid w:val="00B437C1"/>
    <w:rsid w:val="00B5044E"/>
    <w:rsid w:val="00B52C53"/>
    <w:rsid w:val="00B552E8"/>
    <w:rsid w:val="00B56057"/>
    <w:rsid w:val="00B659AB"/>
    <w:rsid w:val="00B7284F"/>
    <w:rsid w:val="00B81AC4"/>
    <w:rsid w:val="00B856FE"/>
    <w:rsid w:val="00B90586"/>
    <w:rsid w:val="00B912A3"/>
    <w:rsid w:val="00B97120"/>
    <w:rsid w:val="00B97D73"/>
    <w:rsid w:val="00BA095F"/>
    <w:rsid w:val="00BA4345"/>
    <w:rsid w:val="00BA618A"/>
    <w:rsid w:val="00BA6F35"/>
    <w:rsid w:val="00BA737A"/>
    <w:rsid w:val="00BC7F7E"/>
    <w:rsid w:val="00BD285E"/>
    <w:rsid w:val="00BD2FD1"/>
    <w:rsid w:val="00BD5F1E"/>
    <w:rsid w:val="00BD6414"/>
    <w:rsid w:val="00BE4BA8"/>
    <w:rsid w:val="00BF31D6"/>
    <w:rsid w:val="00BF5A50"/>
    <w:rsid w:val="00C02C77"/>
    <w:rsid w:val="00C07804"/>
    <w:rsid w:val="00C160CC"/>
    <w:rsid w:val="00C23408"/>
    <w:rsid w:val="00C340F4"/>
    <w:rsid w:val="00C448C6"/>
    <w:rsid w:val="00C50378"/>
    <w:rsid w:val="00C51402"/>
    <w:rsid w:val="00C54390"/>
    <w:rsid w:val="00C5788B"/>
    <w:rsid w:val="00C614F5"/>
    <w:rsid w:val="00C72D73"/>
    <w:rsid w:val="00C976CF"/>
    <w:rsid w:val="00CC1DB8"/>
    <w:rsid w:val="00CC6BD4"/>
    <w:rsid w:val="00CC7EAE"/>
    <w:rsid w:val="00CD2D24"/>
    <w:rsid w:val="00CD5AD3"/>
    <w:rsid w:val="00CE0596"/>
    <w:rsid w:val="00CE4380"/>
    <w:rsid w:val="00CE5E22"/>
    <w:rsid w:val="00CF0956"/>
    <w:rsid w:val="00CF37A6"/>
    <w:rsid w:val="00CF57C2"/>
    <w:rsid w:val="00D005A1"/>
    <w:rsid w:val="00D049B5"/>
    <w:rsid w:val="00D063F0"/>
    <w:rsid w:val="00D1106D"/>
    <w:rsid w:val="00D133BD"/>
    <w:rsid w:val="00D141C5"/>
    <w:rsid w:val="00D24E47"/>
    <w:rsid w:val="00D355CF"/>
    <w:rsid w:val="00D429B4"/>
    <w:rsid w:val="00D5291B"/>
    <w:rsid w:val="00D56767"/>
    <w:rsid w:val="00D605D2"/>
    <w:rsid w:val="00D62807"/>
    <w:rsid w:val="00D84BE9"/>
    <w:rsid w:val="00D862ED"/>
    <w:rsid w:val="00D958F5"/>
    <w:rsid w:val="00D963C9"/>
    <w:rsid w:val="00DA69C1"/>
    <w:rsid w:val="00DB0ACE"/>
    <w:rsid w:val="00DB0CAC"/>
    <w:rsid w:val="00DB3451"/>
    <w:rsid w:val="00DC0A01"/>
    <w:rsid w:val="00DC2195"/>
    <w:rsid w:val="00DC491D"/>
    <w:rsid w:val="00DD172B"/>
    <w:rsid w:val="00DD2016"/>
    <w:rsid w:val="00DD54B2"/>
    <w:rsid w:val="00DD6A6B"/>
    <w:rsid w:val="00DD6B42"/>
    <w:rsid w:val="00DD7AEC"/>
    <w:rsid w:val="00DF4163"/>
    <w:rsid w:val="00DF4E32"/>
    <w:rsid w:val="00DF7BB7"/>
    <w:rsid w:val="00E00315"/>
    <w:rsid w:val="00E0141F"/>
    <w:rsid w:val="00E05FBE"/>
    <w:rsid w:val="00E246ED"/>
    <w:rsid w:val="00E24C4A"/>
    <w:rsid w:val="00E30B8F"/>
    <w:rsid w:val="00E3398E"/>
    <w:rsid w:val="00E35557"/>
    <w:rsid w:val="00E3601F"/>
    <w:rsid w:val="00E41BD3"/>
    <w:rsid w:val="00E462E1"/>
    <w:rsid w:val="00E501D5"/>
    <w:rsid w:val="00E53F33"/>
    <w:rsid w:val="00E55F31"/>
    <w:rsid w:val="00E5661F"/>
    <w:rsid w:val="00E6007F"/>
    <w:rsid w:val="00E61476"/>
    <w:rsid w:val="00E6377C"/>
    <w:rsid w:val="00E64309"/>
    <w:rsid w:val="00E65CF4"/>
    <w:rsid w:val="00E67202"/>
    <w:rsid w:val="00E8122D"/>
    <w:rsid w:val="00E865FC"/>
    <w:rsid w:val="00E86704"/>
    <w:rsid w:val="00E91EAA"/>
    <w:rsid w:val="00EA0823"/>
    <w:rsid w:val="00EA2444"/>
    <w:rsid w:val="00EA7CE9"/>
    <w:rsid w:val="00EB0845"/>
    <w:rsid w:val="00ED2604"/>
    <w:rsid w:val="00ED6848"/>
    <w:rsid w:val="00ED7C2F"/>
    <w:rsid w:val="00EE3356"/>
    <w:rsid w:val="00EE6265"/>
    <w:rsid w:val="00EF04A9"/>
    <w:rsid w:val="00EF0BBF"/>
    <w:rsid w:val="00F05608"/>
    <w:rsid w:val="00F25F97"/>
    <w:rsid w:val="00F26F5B"/>
    <w:rsid w:val="00F344A0"/>
    <w:rsid w:val="00F35042"/>
    <w:rsid w:val="00F373F3"/>
    <w:rsid w:val="00F426D5"/>
    <w:rsid w:val="00F5370C"/>
    <w:rsid w:val="00F57047"/>
    <w:rsid w:val="00F6086B"/>
    <w:rsid w:val="00F7137A"/>
    <w:rsid w:val="00F7153A"/>
    <w:rsid w:val="00F8205B"/>
    <w:rsid w:val="00F83FDA"/>
    <w:rsid w:val="00F92E81"/>
    <w:rsid w:val="00F934C3"/>
    <w:rsid w:val="00F93784"/>
    <w:rsid w:val="00FA7BF3"/>
    <w:rsid w:val="00FB3003"/>
    <w:rsid w:val="00FC2456"/>
    <w:rsid w:val="00FC7467"/>
    <w:rsid w:val="00FD0AC4"/>
    <w:rsid w:val="00FD7C16"/>
    <w:rsid w:val="00FE53FC"/>
    <w:rsid w:val="00FF0AD9"/>
    <w:rsid w:val="00FF1128"/>
    <w:rsid w:val="00FF1A4D"/>
    <w:rsid w:val="00FF1E2E"/>
    <w:rsid w:val="00FF5B8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89039"/>
  <w15:chartTrackingRefBased/>
  <w15:docId w15:val="{9FE94153-3BA5-4116-9602-1DD53EB3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B3E33"/>
    <w:pPr>
      <w:suppressAutoHyphens/>
      <w:spacing w:line="259" w:lineRule="auto"/>
    </w:pPr>
    <w:rPr>
      <w:kern w:val="0"/>
      <w:sz w:val="22"/>
      <w:szCs w:val="22"/>
      <w:lang w:val="de-DE"/>
      <w14:ligatures w14:val="none"/>
    </w:rPr>
  </w:style>
  <w:style w:type="paragraph" w:styleId="berschrift1">
    <w:name w:val="heading 1"/>
    <w:basedOn w:val="Standard"/>
    <w:next w:val="Standard"/>
    <w:link w:val="berschrift1Zchn"/>
    <w:uiPriority w:val="9"/>
    <w:qFormat/>
    <w:rsid w:val="005D4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D4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5D4FC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5D4FC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D4FC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D4FC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D4FC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D4FC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D4FC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D4FC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D4FC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5D4FC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5D4FC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D4FC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D4FC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D4FC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D4FC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D4FC9"/>
    <w:rPr>
      <w:rFonts w:eastAsiaTheme="majorEastAsia" w:cstheme="majorBidi"/>
      <w:color w:val="272727" w:themeColor="text1" w:themeTint="D8"/>
    </w:rPr>
  </w:style>
  <w:style w:type="paragraph" w:styleId="Titel">
    <w:name w:val="Title"/>
    <w:basedOn w:val="Standard"/>
    <w:next w:val="Standard"/>
    <w:link w:val="TitelZchn"/>
    <w:uiPriority w:val="10"/>
    <w:qFormat/>
    <w:rsid w:val="005D4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D4FC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D4FC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D4FC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D4FC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D4FC9"/>
    <w:rPr>
      <w:i/>
      <w:iCs/>
      <w:color w:val="404040" w:themeColor="text1" w:themeTint="BF"/>
    </w:rPr>
  </w:style>
  <w:style w:type="paragraph" w:styleId="Listenabsatz">
    <w:name w:val="List Paragraph"/>
    <w:basedOn w:val="Standard"/>
    <w:uiPriority w:val="34"/>
    <w:qFormat/>
    <w:rsid w:val="005D4FC9"/>
    <w:pPr>
      <w:ind w:left="720"/>
      <w:contextualSpacing/>
    </w:pPr>
  </w:style>
  <w:style w:type="character" w:styleId="IntensiveHervorhebung">
    <w:name w:val="Intense Emphasis"/>
    <w:basedOn w:val="Absatz-Standardschriftart"/>
    <w:uiPriority w:val="21"/>
    <w:qFormat/>
    <w:rsid w:val="005D4FC9"/>
    <w:rPr>
      <w:i/>
      <w:iCs/>
      <w:color w:val="0F4761" w:themeColor="accent1" w:themeShade="BF"/>
    </w:rPr>
  </w:style>
  <w:style w:type="paragraph" w:styleId="IntensivesZitat">
    <w:name w:val="Intense Quote"/>
    <w:basedOn w:val="Standard"/>
    <w:next w:val="Standard"/>
    <w:link w:val="IntensivesZitatZchn"/>
    <w:uiPriority w:val="30"/>
    <w:qFormat/>
    <w:rsid w:val="005D4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D4FC9"/>
    <w:rPr>
      <w:i/>
      <w:iCs/>
      <w:color w:val="0F4761" w:themeColor="accent1" w:themeShade="BF"/>
    </w:rPr>
  </w:style>
  <w:style w:type="character" w:styleId="IntensiverVerweis">
    <w:name w:val="Intense Reference"/>
    <w:basedOn w:val="Absatz-Standardschriftart"/>
    <w:uiPriority w:val="32"/>
    <w:qFormat/>
    <w:rsid w:val="005D4FC9"/>
    <w:rPr>
      <w:b/>
      <w:bCs/>
      <w:smallCaps/>
      <w:color w:val="0F4761" w:themeColor="accent1" w:themeShade="BF"/>
      <w:spacing w:val="5"/>
    </w:rPr>
  </w:style>
  <w:style w:type="paragraph" w:styleId="Kopfzeile">
    <w:name w:val="header"/>
    <w:basedOn w:val="Standard"/>
    <w:link w:val="KopfzeileZchn"/>
    <w:uiPriority w:val="99"/>
    <w:unhideWhenUsed/>
    <w:rsid w:val="005419E7"/>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5419E7"/>
    <w:rPr>
      <w:kern w:val="0"/>
      <w:sz w:val="22"/>
      <w:szCs w:val="22"/>
      <w:lang w:val="de-DE"/>
      <w14:ligatures w14:val="none"/>
    </w:rPr>
  </w:style>
  <w:style w:type="paragraph" w:styleId="Fuzeile">
    <w:name w:val="footer"/>
    <w:basedOn w:val="Standard"/>
    <w:link w:val="FuzeileZchn"/>
    <w:uiPriority w:val="99"/>
    <w:unhideWhenUsed/>
    <w:rsid w:val="005419E7"/>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5419E7"/>
    <w:rPr>
      <w:kern w:val="0"/>
      <w:sz w:val="22"/>
      <w:szCs w:val="22"/>
      <w:lang w:val="de-DE"/>
      <w14:ligatures w14:val="none"/>
    </w:rPr>
  </w:style>
  <w:style w:type="character" w:customStyle="1" w:styleId="Hyperlink1">
    <w:name w:val="Hyperlink1"/>
    <w:basedOn w:val="Absatz-Standardschriftart"/>
    <w:uiPriority w:val="99"/>
    <w:unhideWhenUsed/>
    <w:rsid w:val="005419E7"/>
    <w:rPr>
      <w:color w:val="467886" w:themeColor="hyperlink"/>
      <w:u w:val="single"/>
    </w:rPr>
  </w:style>
  <w:style w:type="character" w:styleId="Hyperlink">
    <w:name w:val="Hyperlink"/>
    <w:basedOn w:val="Absatz-Standardschriftart"/>
    <w:uiPriority w:val="99"/>
    <w:unhideWhenUsed/>
    <w:rsid w:val="005419E7"/>
    <w:rPr>
      <w:color w:val="467886" w:themeColor="hyperlink"/>
      <w:u w:val="single"/>
    </w:rPr>
  </w:style>
  <w:style w:type="character" w:styleId="NichtaufgelsteErwhnung">
    <w:name w:val="Unresolved Mention"/>
    <w:basedOn w:val="Absatz-Standardschriftart"/>
    <w:uiPriority w:val="99"/>
    <w:semiHidden/>
    <w:unhideWhenUsed/>
    <w:rsid w:val="005419E7"/>
    <w:rPr>
      <w:color w:val="605E5C"/>
      <w:shd w:val="clear" w:color="auto" w:fill="E1DFDD"/>
    </w:rPr>
  </w:style>
  <w:style w:type="character" w:styleId="Hervorhebung">
    <w:name w:val="Emphasis"/>
    <w:basedOn w:val="Absatz-Standardschriftart"/>
    <w:uiPriority w:val="20"/>
    <w:qFormat/>
    <w:rsid w:val="00BD2FD1"/>
    <w:rPr>
      <w:i/>
      <w:iCs/>
    </w:rPr>
  </w:style>
  <w:style w:type="character" w:styleId="Platzhaltertext">
    <w:name w:val="Placeholder Text"/>
    <w:basedOn w:val="Absatz-Standardschriftart"/>
    <w:uiPriority w:val="99"/>
    <w:semiHidden/>
    <w:rsid w:val="00057278"/>
    <w:rPr>
      <w:color w:val="666666"/>
    </w:rPr>
  </w:style>
  <w:style w:type="paragraph" w:customStyle="1" w:styleId="CitaviBibliographyEntry">
    <w:name w:val="Citavi Bibliography Entry"/>
    <w:basedOn w:val="Standard"/>
    <w:link w:val="CitaviBibliographyEntryZchn"/>
    <w:uiPriority w:val="99"/>
    <w:rsid w:val="00057278"/>
    <w:pPr>
      <w:tabs>
        <w:tab w:val="left" w:pos="720"/>
      </w:tabs>
      <w:spacing w:after="0"/>
      <w:ind w:left="720" w:hanging="720"/>
    </w:pPr>
  </w:style>
  <w:style w:type="character" w:customStyle="1" w:styleId="CitaviBibliographyEntryZchn">
    <w:name w:val="Citavi Bibliography Entry Zchn"/>
    <w:basedOn w:val="Absatz-Standardschriftart"/>
    <w:link w:val="CitaviBibliographyEntry"/>
    <w:uiPriority w:val="99"/>
    <w:rsid w:val="00057278"/>
    <w:rPr>
      <w:kern w:val="0"/>
      <w:sz w:val="22"/>
      <w:szCs w:val="22"/>
      <w:lang w:val="de-DE"/>
      <w14:ligatures w14:val="none"/>
    </w:rPr>
  </w:style>
  <w:style w:type="paragraph" w:customStyle="1" w:styleId="CitaviBibliographyHeading">
    <w:name w:val="Citavi Bibliography Heading"/>
    <w:basedOn w:val="berschrift1"/>
    <w:link w:val="CitaviBibliographyHeadingZchn"/>
    <w:uiPriority w:val="99"/>
    <w:rsid w:val="00057278"/>
  </w:style>
  <w:style w:type="character" w:customStyle="1" w:styleId="CitaviBibliographyHeadingZchn">
    <w:name w:val="Citavi Bibliography Heading Zchn"/>
    <w:basedOn w:val="Absatz-Standardschriftart"/>
    <w:link w:val="CitaviBibliographyHeading"/>
    <w:uiPriority w:val="99"/>
    <w:rsid w:val="00057278"/>
    <w:rPr>
      <w:rFonts w:asciiTheme="majorHAnsi" w:eastAsiaTheme="majorEastAsia" w:hAnsiTheme="majorHAnsi" w:cstheme="majorBidi"/>
      <w:color w:val="0F4761" w:themeColor="accent1" w:themeShade="BF"/>
      <w:kern w:val="0"/>
      <w:sz w:val="40"/>
      <w:szCs w:val="40"/>
      <w:lang w:val="de-DE"/>
      <w14:ligatures w14:val="none"/>
    </w:rPr>
  </w:style>
  <w:style w:type="paragraph" w:customStyle="1" w:styleId="CitaviChapterBibliographyHeading">
    <w:name w:val="Citavi Chapter Bibliography Heading"/>
    <w:basedOn w:val="berschrift2"/>
    <w:link w:val="CitaviChapterBibliographyHeadingZchn"/>
    <w:uiPriority w:val="99"/>
    <w:rsid w:val="00057278"/>
  </w:style>
  <w:style w:type="character" w:customStyle="1" w:styleId="CitaviChapterBibliographyHeadingZchn">
    <w:name w:val="Citavi Chapter Bibliography Heading Zchn"/>
    <w:basedOn w:val="Absatz-Standardschriftart"/>
    <w:link w:val="CitaviChapterBibliographyHeading"/>
    <w:uiPriority w:val="99"/>
    <w:rsid w:val="00057278"/>
    <w:rPr>
      <w:rFonts w:asciiTheme="majorHAnsi" w:eastAsiaTheme="majorEastAsia" w:hAnsiTheme="majorHAnsi" w:cstheme="majorBidi"/>
      <w:color w:val="0F4761" w:themeColor="accent1" w:themeShade="BF"/>
      <w:kern w:val="0"/>
      <w:sz w:val="32"/>
      <w:szCs w:val="32"/>
      <w:lang w:val="de-DE"/>
      <w14:ligatures w14:val="none"/>
    </w:rPr>
  </w:style>
  <w:style w:type="paragraph" w:customStyle="1" w:styleId="CitaviBibliographySubheading1">
    <w:name w:val="Citavi Bibliography Subheading 1"/>
    <w:basedOn w:val="berschrift2"/>
    <w:link w:val="CitaviBibliographySubheading1Zchn"/>
    <w:uiPriority w:val="99"/>
    <w:rsid w:val="00057278"/>
    <w:pPr>
      <w:outlineLvl w:val="9"/>
    </w:pPr>
    <w:rPr>
      <w:lang w:val="en-US"/>
    </w:rPr>
  </w:style>
  <w:style w:type="character" w:customStyle="1" w:styleId="CitaviBibliographySubheading1Zchn">
    <w:name w:val="Citavi Bibliography Subheading 1 Zchn"/>
    <w:basedOn w:val="Absatz-Standardschriftart"/>
    <w:link w:val="CitaviBibliographySubheading1"/>
    <w:uiPriority w:val="99"/>
    <w:rsid w:val="00057278"/>
    <w:rPr>
      <w:rFonts w:asciiTheme="majorHAnsi" w:eastAsiaTheme="majorEastAsia" w:hAnsiTheme="majorHAnsi" w:cstheme="majorBidi"/>
      <w:color w:val="0F4761" w:themeColor="accent1" w:themeShade="BF"/>
      <w:kern w:val="0"/>
      <w:sz w:val="32"/>
      <w:szCs w:val="32"/>
      <w14:ligatures w14:val="none"/>
    </w:rPr>
  </w:style>
  <w:style w:type="paragraph" w:customStyle="1" w:styleId="CitaviBibliographySubheading2">
    <w:name w:val="Citavi Bibliography Subheading 2"/>
    <w:basedOn w:val="berschrift3"/>
    <w:link w:val="CitaviBibliographySubheading2Zchn"/>
    <w:uiPriority w:val="99"/>
    <w:rsid w:val="00057278"/>
    <w:pPr>
      <w:outlineLvl w:val="9"/>
    </w:pPr>
    <w:rPr>
      <w:lang w:val="en-US"/>
    </w:rPr>
  </w:style>
  <w:style w:type="character" w:customStyle="1" w:styleId="CitaviBibliographySubheading2Zchn">
    <w:name w:val="Citavi Bibliography Subheading 2 Zchn"/>
    <w:basedOn w:val="Absatz-Standardschriftart"/>
    <w:link w:val="CitaviBibliographySubheading2"/>
    <w:uiPriority w:val="99"/>
    <w:rsid w:val="00057278"/>
    <w:rPr>
      <w:rFonts w:eastAsiaTheme="majorEastAsia" w:cstheme="majorBidi"/>
      <w:color w:val="0F4761" w:themeColor="accent1" w:themeShade="BF"/>
      <w:kern w:val="0"/>
      <w:sz w:val="28"/>
      <w:szCs w:val="28"/>
      <w14:ligatures w14:val="none"/>
    </w:rPr>
  </w:style>
  <w:style w:type="paragraph" w:customStyle="1" w:styleId="CitaviBibliographySubheading3">
    <w:name w:val="Citavi Bibliography Subheading 3"/>
    <w:basedOn w:val="berschrift4"/>
    <w:link w:val="CitaviBibliographySubheading3Zchn"/>
    <w:uiPriority w:val="99"/>
    <w:rsid w:val="00057278"/>
    <w:pPr>
      <w:outlineLvl w:val="9"/>
    </w:pPr>
    <w:rPr>
      <w:lang w:val="en-US"/>
    </w:rPr>
  </w:style>
  <w:style w:type="character" w:customStyle="1" w:styleId="CitaviBibliographySubheading3Zchn">
    <w:name w:val="Citavi Bibliography Subheading 3 Zchn"/>
    <w:basedOn w:val="Absatz-Standardschriftart"/>
    <w:link w:val="CitaviBibliographySubheading3"/>
    <w:uiPriority w:val="99"/>
    <w:rsid w:val="00057278"/>
    <w:rPr>
      <w:rFonts w:eastAsiaTheme="majorEastAsia" w:cstheme="majorBidi"/>
      <w:i/>
      <w:iCs/>
      <w:color w:val="0F4761" w:themeColor="accent1" w:themeShade="BF"/>
      <w:kern w:val="0"/>
      <w:sz w:val="22"/>
      <w:szCs w:val="22"/>
      <w14:ligatures w14:val="none"/>
    </w:rPr>
  </w:style>
  <w:style w:type="paragraph" w:customStyle="1" w:styleId="CitaviBibliographySubheading4">
    <w:name w:val="Citavi Bibliography Subheading 4"/>
    <w:basedOn w:val="berschrift5"/>
    <w:link w:val="CitaviBibliographySubheading4Zchn"/>
    <w:uiPriority w:val="99"/>
    <w:rsid w:val="00057278"/>
    <w:pPr>
      <w:outlineLvl w:val="9"/>
    </w:pPr>
    <w:rPr>
      <w:lang w:val="en-US"/>
    </w:rPr>
  </w:style>
  <w:style w:type="character" w:customStyle="1" w:styleId="CitaviBibliographySubheading4Zchn">
    <w:name w:val="Citavi Bibliography Subheading 4 Zchn"/>
    <w:basedOn w:val="Absatz-Standardschriftart"/>
    <w:link w:val="CitaviBibliographySubheading4"/>
    <w:uiPriority w:val="99"/>
    <w:rsid w:val="00057278"/>
    <w:rPr>
      <w:rFonts w:eastAsiaTheme="majorEastAsia" w:cstheme="majorBidi"/>
      <w:color w:val="0F4761" w:themeColor="accent1" w:themeShade="BF"/>
      <w:kern w:val="0"/>
      <w:sz w:val="22"/>
      <w:szCs w:val="22"/>
      <w14:ligatures w14:val="none"/>
    </w:rPr>
  </w:style>
  <w:style w:type="paragraph" w:customStyle="1" w:styleId="CitaviBibliographySubheading5">
    <w:name w:val="Citavi Bibliography Subheading 5"/>
    <w:basedOn w:val="berschrift6"/>
    <w:link w:val="CitaviBibliographySubheading5Zchn"/>
    <w:uiPriority w:val="99"/>
    <w:rsid w:val="00057278"/>
    <w:pPr>
      <w:outlineLvl w:val="9"/>
    </w:pPr>
    <w:rPr>
      <w:lang w:val="en-US"/>
    </w:rPr>
  </w:style>
  <w:style w:type="character" w:customStyle="1" w:styleId="CitaviBibliographySubheading5Zchn">
    <w:name w:val="Citavi Bibliography Subheading 5 Zchn"/>
    <w:basedOn w:val="Absatz-Standardschriftart"/>
    <w:link w:val="CitaviBibliographySubheading5"/>
    <w:uiPriority w:val="99"/>
    <w:rsid w:val="00057278"/>
    <w:rPr>
      <w:rFonts w:eastAsiaTheme="majorEastAsia" w:cstheme="majorBidi"/>
      <w:i/>
      <w:iCs/>
      <w:color w:val="595959" w:themeColor="text1" w:themeTint="A6"/>
      <w:kern w:val="0"/>
      <w:sz w:val="22"/>
      <w:szCs w:val="22"/>
      <w14:ligatures w14:val="none"/>
    </w:rPr>
  </w:style>
  <w:style w:type="paragraph" w:customStyle="1" w:styleId="CitaviBibliographySubheading6">
    <w:name w:val="Citavi Bibliography Subheading 6"/>
    <w:basedOn w:val="berschrift7"/>
    <w:link w:val="CitaviBibliographySubheading6Zchn"/>
    <w:uiPriority w:val="99"/>
    <w:rsid w:val="00057278"/>
    <w:pPr>
      <w:outlineLvl w:val="9"/>
    </w:pPr>
    <w:rPr>
      <w:lang w:val="en-US"/>
    </w:rPr>
  </w:style>
  <w:style w:type="character" w:customStyle="1" w:styleId="CitaviBibliographySubheading6Zchn">
    <w:name w:val="Citavi Bibliography Subheading 6 Zchn"/>
    <w:basedOn w:val="Absatz-Standardschriftart"/>
    <w:link w:val="CitaviBibliographySubheading6"/>
    <w:uiPriority w:val="99"/>
    <w:rsid w:val="00057278"/>
    <w:rPr>
      <w:rFonts w:eastAsiaTheme="majorEastAsia" w:cstheme="majorBidi"/>
      <w:color w:val="595959" w:themeColor="text1" w:themeTint="A6"/>
      <w:kern w:val="0"/>
      <w:sz w:val="22"/>
      <w:szCs w:val="22"/>
      <w14:ligatures w14:val="none"/>
    </w:rPr>
  </w:style>
  <w:style w:type="paragraph" w:customStyle="1" w:styleId="CitaviBibliographySubheading7">
    <w:name w:val="Citavi Bibliography Subheading 7"/>
    <w:basedOn w:val="berschrift8"/>
    <w:link w:val="CitaviBibliographySubheading7Zchn"/>
    <w:uiPriority w:val="99"/>
    <w:rsid w:val="00057278"/>
    <w:pPr>
      <w:outlineLvl w:val="9"/>
    </w:pPr>
    <w:rPr>
      <w:lang w:val="en-US"/>
    </w:rPr>
  </w:style>
  <w:style w:type="character" w:customStyle="1" w:styleId="CitaviBibliographySubheading7Zchn">
    <w:name w:val="Citavi Bibliography Subheading 7 Zchn"/>
    <w:basedOn w:val="Absatz-Standardschriftart"/>
    <w:link w:val="CitaviBibliographySubheading7"/>
    <w:uiPriority w:val="99"/>
    <w:rsid w:val="00057278"/>
    <w:rPr>
      <w:rFonts w:eastAsiaTheme="majorEastAsia" w:cstheme="majorBidi"/>
      <w:i/>
      <w:iCs/>
      <w:color w:val="272727" w:themeColor="text1" w:themeTint="D8"/>
      <w:kern w:val="0"/>
      <w:sz w:val="22"/>
      <w:szCs w:val="22"/>
      <w14:ligatures w14:val="none"/>
    </w:rPr>
  </w:style>
  <w:style w:type="paragraph" w:customStyle="1" w:styleId="CitaviBibliographySubheading8">
    <w:name w:val="Citavi Bibliography Subheading 8"/>
    <w:basedOn w:val="berschrift9"/>
    <w:link w:val="CitaviBibliographySubheading8Zchn"/>
    <w:uiPriority w:val="99"/>
    <w:rsid w:val="00057278"/>
    <w:pPr>
      <w:outlineLvl w:val="9"/>
    </w:pPr>
    <w:rPr>
      <w:lang w:val="en-US"/>
    </w:rPr>
  </w:style>
  <w:style w:type="character" w:customStyle="1" w:styleId="CitaviBibliographySubheading8Zchn">
    <w:name w:val="Citavi Bibliography Subheading 8 Zchn"/>
    <w:basedOn w:val="Absatz-Standardschriftart"/>
    <w:link w:val="CitaviBibliographySubheading8"/>
    <w:uiPriority w:val="99"/>
    <w:rsid w:val="00057278"/>
    <w:rPr>
      <w:rFonts w:eastAsiaTheme="majorEastAsia" w:cstheme="majorBidi"/>
      <w:color w:val="272727" w:themeColor="text1" w:themeTint="D8"/>
      <w:kern w:val="0"/>
      <w:sz w:val="22"/>
      <w:szCs w:val="22"/>
      <w14:ligatures w14:val="none"/>
    </w:rPr>
  </w:style>
  <w:style w:type="paragraph" w:styleId="Beschriftung">
    <w:name w:val="caption"/>
    <w:basedOn w:val="Standard"/>
    <w:next w:val="Standard"/>
    <w:uiPriority w:val="35"/>
    <w:unhideWhenUsed/>
    <w:qFormat/>
    <w:rsid w:val="000A74B5"/>
    <w:pPr>
      <w:spacing w:after="200" w:line="240" w:lineRule="auto"/>
    </w:pPr>
    <w:rPr>
      <w:i/>
      <w:iCs/>
      <w:color w:val="0E2841" w:themeColor="text2"/>
      <w:sz w:val="18"/>
      <w:szCs w:val="18"/>
    </w:rPr>
  </w:style>
  <w:style w:type="character" w:styleId="BesuchterLink">
    <w:name w:val="FollowedHyperlink"/>
    <w:basedOn w:val="Absatz-Standardschriftart"/>
    <w:uiPriority w:val="99"/>
    <w:semiHidden/>
    <w:unhideWhenUsed/>
    <w:rsid w:val="00893057"/>
    <w:rPr>
      <w:color w:val="96607D" w:themeColor="followedHyperlink"/>
      <w:u w:val="single"/>
    </w:rPr>
  </w:style>
  <w:style w:type="character" w:styleId="Kommentarzeichen">
    <w:name w:val="annotation reference"/>
    <w:basedOn w:val="Absatz-Standardschriftart"/>
    <w:uiPriority w:val="99"/>
    <w:semiHidden/>
    <w:unhideWhenUsed/>
    <w:rsid w:val="003237C5"/>
    <w:rPr>
      <w:sz w:val="16"/>
      <w:szCs w:val="16"/>
    </w:rPr>
  </w:style>
  <w:style w:type="paragraph" w:styleId="Kommentartext">
    <w:name w:val="annotation text"/>
    <w:basedOn w:val="Standard"/>
    <w:link w:val="KommentartextZchn"/>
    <w:uiPriority w:val="99"/>
    <w:unhideWhenUsed/>
    <w:rsid w:val="003237C5"/>
    <w:pPr>
      <w:spacing w:line="240" w:lineRule="auto"/>
    </w:pPr>
    <w:rPr>
      <w:sz w:val="20"/>
      <w:szCs w:val="20"/>
    </w:rPr>
  </w:style>
  <w:style w:type="character" w:customStyle="1" w:styleId="KommentartextZchn">
    <w:name w:val="Kommentartext Zchn"/>
    <w:basedOn w:val="Absatz-Standardschriftart"/>
    <w:link w:val="Kommentartext"/>
    <w:uiPriority w:val="99"/>
    <w:rsid w:val="003237C5"/>
    <w:rPr>
      <w:kern w:val="0"/>
      <w:sz w:val="20"/>
      <w:szCs w:val="20"/>
      <w:lang w:val="de-DE"/>
      <w14:ligatures w14:val="none"/>
    </w:rPr>
  </w:style>
  <w:style w:type="paragraph" w:styleId="Kommentarthema">
    <w:name w:val="annotation subject"/>
    <w:basedOn w:val="Kommentartext"/>
    <w:next w:val="Kommentartext"/>
    <w:link w:val="KommentarthemaZchn"/>
    <w:uiPriority w:val="99"/>
    <w:semiHidden/>
    <w:unhideWhenUsed/>
    <w:rsid w:val="003237C5"/>
    <w:rPr>
      <w:b/>
      <w:bCs/>
    </w:rPr>
  </w:style>
  <w:style w:type="character" w:customStyle="1" w:styleId="KommentarthemaZchn">
    <w:name w:val="Kommentarthema Zchn"/>
    <w:basedOn w:val="KommentartextZchn"/>
    <w:link w:val="Kommentarthema"/>
    <w:uiPriority w:val="99"/>
    <w:semiHidden/>
    <w:rsid w:val="003237C5"/>
    <w:rPr>
      <w:b/>
      <w:bCs/>
      <w:kern w:val="0"/>
      <w:sz w:val="20"/>
      <w:szCs w:val="20"/>
      <w:lang w:val="de-DE"/>
      <w14:ligatures w14:val="none"/>
    </w:rPr>
  </w:style>
  <w:style w:type="paragraph" w:styleId="berarbeitung">
    <w:name w:val="Revision"/>
    <w:hidden/>
    <w:uiPriority w:val="99"/>
    <w:semiHidden/>
    <w:rsid w:val="00FF1128"/>
    <w:pPr>
      <w:spacing w:after="0" w:line="240" w:lineRule="auto"/>
    </w:pPr>
    <w:rPr>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sf.io/4ejb9" TargetMode="External"/><Relationship Id="rId18" Type="http://schemas.openxmlformats.org/officeDocument/2006/relationships/hyperlink" Target="https://doi.org/10.17605/OSF.IO/3H9WN"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4.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mailto:christine.nussbaum@uni-jena.de" TargetMode="External"/><Relationship Id="rId17" Type="http://schemas.openxmlformats.org/officeDocument/2006/relationships/image" Target="media/image2.png"/><Relationship Id="rId25" Type="http://schemas.openxmlformats.org/officeDocument/2006/relationships/hyperlink" Target="https://osf.io/4ejb9"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osf.io/4ejb9" TargetMode="External"/><Relationship Id="rId20" Type="http://schemas.openxmlformats.org/officeDocument/2006/relationships/hyperlink" Target="https://osf.io/4ejb9"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osf.io/4ejb9"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osf.io/4ejb9" TargetMode="External"/><Relationship Id="rId28" Type="http://schemas.openxmlformats.org/officeDocument/2006/relationships/header" Target="header2.xml"/><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3.png"/><Relationship Id="rId31" Type="http://schemas.openxmlformats.org/officeDocument/2006/relationships/header" Target="head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osf.io/4ejb9" TargetMode="External"/><Relationship Id="rId22" Type="http://schemas.openxmlformats.org/officeDocument/2006/relationships/hyperlink" Target="https://doi.org/10.17605/OSF.IO/3H9WN"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glossaryDocument" Target="glossary/document.xml"/><Relationship Id="rId8" Type="http://schemas.openxmlformats.org/officeDocument/2006/relationships/comments" Target="comment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1F169CE1-FC9F-4016-BC5A-8BE654BCEDE9}"/>
      </w:docPartPr>
      <w:docPartBody>
        <w:p w:rsidR="00BE335C" w:rsidRDefault="00C35907">
          <w:r w:rsidRPr="00AE4D29">
            <w:rPr>
              <w:rStyle w:val="Platzhaltertext"/>
            </w:rPr>
            <w:t>Klicken oder tippen Sie hier, um Text einzugeben.</w:t>
          </w:r>
        </w:p>
      </w:docPartBody>
    </w:docPart>
    <w:docPart>
      <w:docPartPr>
        <w:name w:val="A3AC16D3632B427F9B80851048B16B41"/>
        <w:category>
          <w:name w:val="Allgemein"/>
          <w:gallery w:val="placeholder"/>
        </w:category>
        <w:types>
          <w:type w:val="bbPlcHdr"/>
        </w:types>
        <w:behaviors>
          <w:behavior w:val="content"/>
        </w:behaviors>
        <w:guid w:val="{4710B460-E890-4EE6-A777-FA1AFFA2E145}"/>
      </w:docPartPr>
      <w:docPartBody>
        <w:p w:rsidR="00BE335C" w:rsidRDefault="00C35907" w:rsidP="00C35907">
          <w:pPr>
            <w:pStyle w:val="A3AC16D3632B427F9B80851048B16B41"/>
          </w:pPr>
          <w:r w:rsidRPr="00AE4D29">
            <w:rPr>
              <w:rStyle w:val="Platzhaltertext"/>
            </w:rPr>
            <w:t>Klicken oder tippen Sie hier, um Text einzugeben.</w:t>
          </w:r>
        </w:p>
      </w:docPartBody>
    </w:docPart>
    <w:docPart>
      <w:docPartPr>
        <w:name w:val="7FE8380B9D0C4E618012ED9716687CF7"/>
        <w:category>
          <w:name w:val="Allgemein"/>
          <w:gallery w:val="placeholder"/>
        </w:category>
        <w:types>
          <w:type w:val="bbPlcHdr"/>
        </w:types>
        <w:behaviors>
          <w:behavior w:val="content"/>
        </w:behaviors>
        <w:guid w:val="{9EB5EEEB-3B2F-4D4E-99A1-E7EDC866805E}"/>
      </w:docPartPr>
      <w:docPartBody>
        <w:p w:rsidR="009623B8" w:rsidRDefault="008F2F8F" w:rsidP="008F2F8F">
          <w:pPr>
            <w:pStyle w:val="7FE8380B9D0C4E618012ED9716687CF7"/>
          </w:pPr>
          <w:r w:rsidRPr="00AE4D29">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07"/>
    <w:rsid w:val="00082B13"/>
    <w:rsid w:val="00082E32"/>
    <w:rsid w:val="001C1280"/>
    <w:rsid w:val="00215F43"/>
    <w:rsid w:val="002205E7"/>
    <w:rsid w:val="00263107"/>
    <w:rsid w:val="002A576F"/>
    <w:rsid w:val="002C7644"/>
    <w:rsid w:val="00315DB7"/>
    <w:rsid w:val="003A068C"/>
    <w:rsid w:val="0045311F"/>
    <w:rsid w:val="00467D4A"/>
    <w:rsid w:val="004A152A"/>
    <w:rsid w:val="004A6CE0"/>
    <w:rsid w:val="004E7186"/>
    <w:rsid w:val="005C24C1"/>
    <w:rsid w:val="005C759D"/>
    <w:rsid w:val="00641805"/>
    <w:rsid w:val="0067219C"/>
    <w:rsid w:val="006C58F1"/>
    <w:rsid w:val="006E63AA"/>
    <w:rsid w:val="006E7341"/>
    <w:rsid w:val="00731C34"/>
    <w:rsid w:val="00766646"/>
    <w:rsid w:val="0077189D"/>
    <w:rsid w:val="007816D4"/>
    <w:rsid w:val="007C5256"/>
    <w:rsid w:val="007E3C94"/>
    <w:rsid w:val="00864C67"/>
    <w:rsid w:val="00865E08"/>
    <w:rsid w:val="00881D3A"/>
    <w:rsid w:val="008F2F8F"/>
    <w:rsid w:val="008F3726"/>
    <w:rsid w:val="009575C1"/>
    <w:rsid w:val="009623B8"/>
    <w:rsid w:val="00976581"/>
    <w:rsid w:val="00A240F9"/>
    <w:rsid w:val="00A3495D"/>
    <w:rsid w:val="00A90227"/>
    <w:rsid w:val="00AC178A"/>
    <w:rsid w:val="00AC36A9"/>
    <w:rsid w:val="00AD1AE1"/>
    <w:rsid w:val="00AF0590"/>
    <w:rsid w:val="00AF3E08"/>
    <w:rsid w:val="00B004B8"/>
    <w:rsid w:val="00B075E9"/>
    <w:rsid w:val="00B3116F"/>
    <w:rsid w:val="00B64A7C"/>
    <w:rsid w:val="00B90586"/>
    <w:rsid w:val="00BA618A"/>
    <w:rsid w:val="00BC1B0B"/>
    <w:rsid w:val="00BE335C"/>
    <w:rsid w:val="00C34298"/>
    <w:rsid w:val="00C35907"/>
    <w:rsid w:val="00C50378"/>
    <w:rsid w:val="00C71450"/>
    <w:rsid w:val="00C91F5C"/>
    <w:rsid w:val="00C97EE6"/>
    <w:rsid w:val="00CA5DD4"/>
    <w:rsid w:val="00CE5E22"/>
    <w:rsid w:val="00D049B5"/>
    <w:rsid w:val="00D26F37"/>
    <w:rsid w:val="00D45D81"/>
    <w:rsid w:val="00D5291B"/>
    <w:rsid w:val="00D56767"/>
    <w:rsid w:val="00D62807"/>
    <w:rsid w:val="00DB0ACE"/>
    <w:rsid w:val="00DD6B42"/>
    <w:rsid w:val="00DE1FDF"/>
    <w:rsid w:val="00DE4991"/>
    <w:rsid w:val="00E0141F"/>
    <w:rsid w:val="00E1592C"/>
    <w:rsid w:val="00E225B2"/>
    <w:rsid w:val="00E304F2"/>
    <w:rsid w:val="00E30B8F"/>
    <w:rsid w:val="00E43CEC"/>
    <w:rsid w:val="00E64309"/>
    <w:rsid w:val="00EC6853"/>
    <w:rsid w:val="00F344A0"/>
    <w:rsid w:val="00FA7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F2F8F"/>
    <w:rPr>
      <w:color w:val="666666"/>
    </w:rPr>
  </w:style>
  <w:style w:type="paragraph" w:customStyle="1" w:styleId="A3AC16D3632B427F9B80851048B16B41">
    <w:name w:val="A3AC16D3632B427F9B80851048B16B41"/>
    <w:rsid w:val="00C35907"/>
  </w:style>
  <w:style w:type="paragraph" w:customStyle="1" w:styleId="7FE8380B9D0C4E618012ED9716687CF7">
    <w:name w:val="7FE8380B9D0C4E618012ED9716687CF7"/>
    <w:rsid w:val="008F2F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34088-C197-4654-994D-C6A6E88B4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132576</Words>
  <Characters>755689</Characters>
  <Application>Microsoft Office Word</Application>
  <DocSecurity>0</DocSecurity>
  <Lines>6297</Lines>
  <Paragraphs>1772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christine.nussbaum</dc:creator>
  <cp:keywords/>
  <dc:description/>
  <cp:lastModifiedBy>christine.nussbaum</cp:lastModifiedBy>
  <cp:revision>284</cp:revision>
  <dcterms:created xsi:type="dcterms:W3CDTF">2025-11-04T08:34:00Z</dcterms:created>
  <dcterms:modified xsi:type="dcterms:W3CDTF">2026-03-30T17:22:00Z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LibraryCNussbaum</vt:lpwstr>
  </property>
  <property fmtid="{D5CDD505-2E9C-101B-9397-08002B2CF9AE}" pid="3" name="CitaviDocumentProperty_0">
    <vt:lpwstr>a497688b-32bf-4a30-a6ed-cca847fabde3</vt:lpwstr>
  </property>
  <property fmtid="{D5CDD505-2E9C-101B-9397-08002B2CF9AE}" pid="4" name="CitaviDocumentProperty_8">
    <vt:lpwstr>CloudProjectKey=xud3xgg861m0hk8a0a24t2ak7mdcek4vkbkbm2dq163; ProjectName=LibraryCNussbaum</vt:lpwstr>
  </property>
  <property fmtid="{D5CDD505-2E9C-101B-9397-08002B2CF9AE}" pid="5" name="CitaviDocumentProperty_1">
    <vt:lpwstr>6.11.0.0</vt:lpwstr>
  </property>
  <property fmtid="{D5CDD505-2E9C-101B-9397-08002B2CF9AE}" pid="6" name="CitaviDocumentProperty_6">
    <vt:lpwstr>False</vt:lpwstr>
  </property>
</Properties>
</file>