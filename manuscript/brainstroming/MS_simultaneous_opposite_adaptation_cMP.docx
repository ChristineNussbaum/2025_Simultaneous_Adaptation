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4594946F" w14:textId="5C875C5F" w:rsidR="005419E7" w:rsidRPr="00B81AC4" w:rsidRDefault="005419E7" w:rsidP="005419E7">
      <w:pPr>
        <w:jc w:val="center"/>
        <w:rPr>
          <w:rFonts w:ascii="Times New Roman" w:hAnsi="Times New Roman" w:cs="Times New Roman"/>
          <w:sz w:val="40"/>
          <w:szCs w:val="40"/>
          <w:lang w:val="en-US"/>
        </w:rPr>
      </w:pPr>
      <w:commentRangeStart w:id="1"/>
      <w:commentRangeStart w:id="2"/>
      <w:r w:rsidRPr="00B81AC4">
        <w:rPr>
          <w:rFonts w:ascii="Times New Roman" w:hAnsi="Times New Roman" w:cs="Times New Roman"/>
          <w:sz w:val="40"/>
          <w:szCs w:val="40"/>
          <w:lang w:val="en-US"/>
        </w:rPr>
        <w:t>Simultaneous</w:t>
      </w:r>
      <w:commentRangeEnd w:id="1"/>
      <w:r w:rsidR="003237C5" w:rsidRPr="00B81AC4">
        <w:rPr>
          <w:rStyle w:val="Kommentarzeichen"/>
          <w:rFonts w:ascii="Times New Roman" w:hAnsi="Times New Roman" w:cs="Times New Roman"/>
          <w:sz w:val="40"/>
          <w:szCs w:val="40"/>
          <w:lang w:val="en-US"/>
        </w:rPr>
        <w:commentReference w:id="1"/>
      </w:r>
      <w:commentRangeEnd w:id="2"/>
      <w:r w:rsidR="00DA69C1" w:rsidRPr="00B81AC4">
        <w:rPr>
          <w:rStyle w:val="Kommentarzeichen"/>
          <w:rFonts w:ascii="Times New Roman" w:hAnsi="Times New Roman" w:cs="Times New Roman"/>
          <w:sz w:val="40"/>
          <w:szCs w:val="40"/>
          <w:lang w:val="en-US"/>
        </w:rPr>
        <w:commentReference w:id="2"/>
      </w:r>
      <w:r w:rsidRPr="00B81AC4">
        <w:rPr>
          <w:rFonts w:ascii="Times New Roman" w:hAnsi="Times New Roman" w:cs="Times New Roman"/>
          <w:sz w:val="40"/>
          <w:szCs w:val="40"/>
          <w:lang w:val="en-US"/>
        </w:rPr>
        <w:t xml:space="preserve"> opposite aftereffects in vocal emotion adapt</w:t>
      </w:r>
      <w:r w:rsidR="00BC7F7E" w:rsidRPr="00B81AC4">
        <w:rPr>
          <w:rFonts w:ascii="Times New Roman" w:hAnsi="Times New Roman" w:cs="Times New Roman"/>
          <w:sz w:val="40"/>
          <w:szCs w:val="40"/>
          <w:lang w:val="en-US"/>
        </w:rPr>
        <w:t>at</w:t>
      </w:r>
      <w:r w:rsidRPr="00B81AC4">
        <w:rPr>
          <w:rFonts w:ascii="Times New Roman" w:hAnsi="Times New Roman" w:cs="Times New Roman"/>
          <w:sz w:val="40"/>
          <w:szCs w:val="40"/>
          <w:lang w:val="en-US"/>
        </w:rPr>
        <w:t xml:space="preserve">ion: effects of </w:t>
      </w:r>
      <w:r w:rsidR="00421543" w:rsidRPr="00B81AC4">
        <w:rPr>
          <w:rFonts w:ascii="Times New Roman" w:hAnsi="Times New Roman" w:cs="Times New Roman"/>
          <w:sz w:val="40"/>
          <w:szCs w:val="40"/>
          <w:lang w:val="en-US"/>
        </w:rPr>
        <w:t xml:space="preserve">speaker </w:t>
      </w:r>
      <w:r w:rsidR="00104FF2" w:rsidRPr="00B81AC4">
        <w:rPr>
          <w:rFonts w:ascii="Times New Roman" w:hAnsi="Times New Roman" w:cs="Times New Roman"/>
          <w:sz w:val="40"/>
          <w:szCs w:val="40"/>
          <w:lang w:val="en-US"/>
        </w:rPr>
        <w:t>gender</w:t>
      </w:r>
      <w:r w:rsidRPr="00B81AC4">
        <w:rPr>
          <w:rFonts w:ascii="Times New Roman" w:hAnsi="Times New Roman" w:cs="Times New Roman"/>
          <w:sz w:val="40"/>
          <w:szCs w:val="40"/>
          <w:lang w:val="en-US"/>
        </w:rPr>
        <w:t>, identity and word</w:t>
      </w:r>
    </w:p>
    <w:p w14:paraId="7276F479" w14:textId="77777777" w:rsidR="005419E7" w:rsidRPr="00B81AC4" w:rsidRDefault="005419E7" w:rsidP="005419E7">
      <w:pPr>
        <w:jc w:val="center"/>
        <w:rPr>
          <w:rFonts w:ascii="Times New Roman" w:hAnsi="Times New Roman" w:cs="Times New Roman"/>
          <w:sz w:val="24"/>
          <w:szCs w:val="24"/>
          <w:lang w:val="en-US"/>
        </w:rPr>
      </w:pPr>
      <w:bookmarkStart w:id="3" w:name="_Hlk197179255"/>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3"/>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r>
        <w:fldChar w:fldCharType="begin"/>
      </w:r>
      <w:r w:rsidRPr="0031710F">
        <w:rPr>
          <w:lang w:val="en-US"/>
          <w:rPrChange w:id="4" w:author="christine.nussbaum" w:date="2026-04-01T18:31:00Z" w16du:dateUtc="2026-04-01T16:31:00Z">
            <w:rPr/>
          </w:rPrChange>
        </w:rPr>
        <w:instrText>HYPERLINK "mailto:christine.nussbaum@uni-jena.de"</w:instrText>
      </w:r>
      <w:r>
        <w:fldChar w:fldCharType="separate"/>
      </w:r>
      <w:r w:rsidRPr="00B81AC4">
        <w:rPr>
          <w:rStyle w:val="Hyperlink"/>
          <w:rFonts w:ascii="Times New Roman" w:hAnsi="Times New Roman" w:cs="Times New Roman"/>
          <w:sz w:val="24"/>
          <w:szCs w:val="24"/>
          <w:lang w:val="en-US"/>
        </w:rPr>
        <w:t>christine.nussbaum@uni-jena.de</w:t>
      </w:r>
      <w:r>
        <w:fldChar w:fldCharType="end"/>
      </w:r>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r w:rsidR="00B81AC4">
        <w:fldChar w:fldCharType="begin"/>
      </w:r>
      <w:r w:rsidR="00B81AC4" w:rsidRPr="0031710F">
        <w:rPr>
          <w:lang w:val="en-US"/>
          <w:rPrChange w:id="5" w:author="christine.nussbaum" w:date="2026-04-01T18:31:00Z" w16du:dateUtc="2026-04-01T16:31:00Z">
            <w:rPr/>
          </w:rPrChange>
        </w:rPr>
        <w:instrText>HYPERLINK "https://osf.io/4ejb9"</w:instrText>
      </w:r>
      <w:r w:rsidR="00B81AC4">
        <w:fldChar w:fldCharType="separate"/>
      </w:r>
      <w:r w:rsidR="00B81AC4" w:rsidRPr="00B81AC4">
        <w:rPr>
          <w:rStyle w:val="Hyperlink"/>
          <w:rFonts w:ascii="Times New Roman" w:hAnsi="Times New Roman" w:cs="Times New Roman"/>
          <w:sz w:val="24"/>
          <w:szCs w:val="24"/>
          <w:lang w:val="en-US"/>
        </w:rPr>
        <w:t>https://osf.io/4ejb9</w:t>
      </w:r>
      <w:r w:rsidR="00B81AC4">
        <w:fldChar w:fldCharType="end"/>
      </w:r>
      <w:r w:rsidR="00B81AC4" w:rsidRPr="00B81AC4">
        <w:rPr>
          <w:rFonts w:ascii="Times New Roman" w:hAnsi="Times New Roman" w:cs="Times New Roman"/>
          <w:color w:val="000000" w:themeColor="text1"/>
          <w:sz w:val="24"/>
          <w:szCs w:val="24"/>
          <w:lang w:val="en-US"/>
        </w:rPr>
        <w:t>)</w:t>
      </w:r>
    </w:p>
    <w:p w14:paraId="2BA4A636" w14:textId="0AD23B3E"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8500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Abstract,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E14B930"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6" w:name="_Toc200448859"/>
      <w:r w:rsidRPr="00B81AC4">
        <w:rPr>
          <w:rStyle w:val="Hervorhebung"/>
          <w:rFonts w:ascii="Times New Roman" w:hAnsi="Times New Roman" w:cs="Times New Roman"/>
          <w:sz w:val="24"/>
          <w:szCs w:val="24"/>
          <w:lang w:val="en-US"/>
        </w:rPr>
        <w:t>Abstract</w:t>
      </w:r>
      <w:bookmarkEnd w:id="6"/>
      <w:r w:rsidR="00ED7C2F" w:rsidRPr="00B81AC4">
        <w:rPr>
          <w:rStyle w:val="Hervorhebung"/>
          <w:rFonts w:ascii="Times New Roman" w:hAnsi="Times New Roman" w:cs="Times New Roman"/>
          <w:sz w:val="24"/>
          <w:szCs w:val="24"/>
          <w:lang w:val="en-US"/>
        </w:rPr>
        <w:t xml:space="preserve"> (250 words)</w:t>
      </w:r>
    </w:p>
    <w:p w14:paraId="2EC266C7" w14:textId="6BDACDEA"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DB0CAC" w:rsidRPr="00B81AC4">
        <w:rPr>
          <w:rFonts w:ascii="Times New Roman" w:hAnsi="Times New Roman" w:cs="Times New Roman"/>
          <w:sz w:val="24"/>
          <w:szCs w:val="24"/>
          <w:lang w:val="en-US"/>
        </w:rPr>
        <w:t>The perception of vocal emotions requires efficient and flexible processing of the auditory input. A hallmark of this flexibility is perceptual adaptation, which enables listeners to tune into the current auditory context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angry voices), making the system more sensitive to sudden changes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 shift to fear). </w:t>
      </w:r>
      <w:r w:rsidR="004C1F20" w:rsidRPr="00B81AC4">
        <w:rPr>
          <w:rFonts w:ascii="Times New Roman" w:hAnsi="Times New Roman" w:cs="Times New Roman"/>
          <w:sz w:val="24"/>
          <w:szCs w:val="24"/>
          <w:lang w:val="en-US"/>
        </w:rPr>
        <w:t>However</w:t>
      </w:r>
      <w:r w:rsidR="00DB0CAC" w:rsidRPr="00B81AC4">
        <w:rPr>
          <w:rFonts w:ascii="Times New Roman" w:hAnsi="Times New Roman" w:cs="Times New Roman"/>
          <w:sz w:val="24"/>
          <w:szCs w:val="24"/>
          <w:lang w:val="en-US"/>
        </w:rPr>
        <w:t>, it</w:t>
      </w:r>
      <w:r w:rsidR="00ED7C2F" w:rsidRPr="00B81AC4">
        <w:rPr>
          <w:rFonts w:ascii="Times New Roman" w:hAnsi="Times New Roman" w:cs="Times New Roman"/>
          <w:sz w:val="24"/>
          <w:szCs w:val="24"/>
          <w:lang w:val="en-US"/>
        </w:rPr>
        <w:t xml:space="preserve"> is</w:t>
      </w:r>
      <w:r w:rsidR="00DB0CAC" w:rsidRPr="00B81AC4">
        <w:rPr>
          <w:rFonts w:ascii="Times New Roman" w:hAnsi="Times New Roman" w:cs="Times New Roman"/>
          <w:sz w:val="24"/>
          <w:szCs w:val="24"/>
          <w:lang w:val="en-US"/>
        </w:rPr>
        <w:t xml:space="preserve"> insufficiently understood </w:t>
      </w:r>
      <w:r w:rsidR="008E1C06" w:rsidRPr="00B81AC4">
        <w:rPr>
          <w:rFonts w:ascii="Times New Roman" w:hAnsi="Times New Roman" w:cs="Times New Roman"/>
          <w:sz w:val="24"/>
          <w:szCs w:val="24"/>
          <w:lang w:val="en-US"/>
        </w:rPr>
        <w:t xml:space="preserve">how </w:t>
      </w:r>
      <w:r w:rsidRPr="00B81AC4">
        <w:rPr>
          <w:rFonts w:ascii="Times New Roman" w:hAnsi="Times New Roman" w:cs="Times New Roman"/>
          <w:sz w:val="24"/>
          <w:szCs w:val="24"/>
          <w:lang w:val="en-US"/>
        </w:rPr>
        <w:t xml:space="preserve">vocal </w:t>
      </w:r>
      <w:r w:rsidR="004C1F20" w:rsidRPr="00B81AC4">
        <w:rPr>
          <w:rFonts w:ascii="Times New Roman" w:hAnsi="Times New Roman" w:cs="Times New Roman"/>
          <w:sz w:val="24"/>
          <w:szCs w:val="24"/>
          <w:lang w:val="en-US"/>
        </w:rPr>
        <w:t>emotion adaptation</w:t>
      </w:r>
      <w:r w:rsidR="008E1C06" w:rsidRPr="00B81AC4">
        <w:rPr>
          <w:rFonts w:ascii="Times New Roman" w:hAnsi="Times New Roman" w:cs="Times New Roman"/>
          <w:sz w:val="24"/>
          <w:szCs w:val="24"/>
          <w:lang w:val="en-US"/>
        </w:rPr>
        <w:t xml:space="preserve"> is modulated by </w:t>
      </w:r>
      <w:r w:rsidR="004C1F20" w:rsidRPr="00B81AC4">
        <w:rPr>
          <w:rFonts w:ascii="Times New Roman" w:hAnsi="Times New Roman" w:cs="Times New Roman"/>
          <w:sz w:val="24"/>
          <w:szCs w:val="24"/>
          <w:lang w:val="en-US"/>
        </w:rPr>
        <w:t>either</w:t>
      </w:r>
      <w:r w:rsidR="008E1C06" w:rsidRPr="00B81AC4">
        <w:rPr>
          <w:rFonts w:ascii="Times New Roman" w:hAnsi="Times New Roman" w:cs="Times New Roman"/>
          <w:sz w:val="24"/>
          <w:szCs w:val="24"/>
          <w:lang w:val="en-US"/>
        </w:rPr>
        <w:t xml:space="preserve"> stable </w:t>
      </w:r>
      <w:r w:rsidR="007B41BD" w:rsidRPr="00B81AC4">
        <w:rPr>
          <w:rFonts w:ascii="Times New Roman" w:hAnsi="Times New Roman" w:cs="Times New Roman"/>
          <w:sz w:val="24"/>
          <w:szCs w:val="24"/>
          <w:lang w:val="en-US"/>
        </w:rPr>
        <w:t>speaker characteristics</w:t>
      </w:r>
      <w:r w:rsidR="008E1C06" w:rsidRPr="00B81AC4">
        <w:rPr>
          <w:rFonts w:ascii="Times New Roman" w:hAnsi="Times New Roman" w:cs="Times New Roman"/>
          <w:sz w:val="24"/>
          <w:szCs w:val="24"/>
          <w:lang w:val="en-US"/>
        </w:rPr>
        <w:t xml:space="preserve"> such as </w:t>
      </w:r>
      <w:r w:rsidRPr="00B81AC4">
        <w:rPr>
          <w:rFonts w:ascii="Times New Roman" w:hAnsi="Times New Roman" w:cs="Times New Roman"/>
          <w:sz w:val="24"/>
          <w:szCs w:val="24"/>
          <w:lang w:val="en-US"/>
        </w:rPr>
        <w:t>gender and</w:t>
      </w:r>
      <w:r w:rsidR="008E1C06" w:rsidRPr="00B81AC4">
        <w:rPr>
          <w:rFonts w:ascii="Times New Roman" w:hAnsi="Times New Roman" w:cs="Times New Roman"/>
          <w:sz w:val="24"/>
          <w:szCs w:val="24"/>
          <w:lang w:val="en-US"/>
        </w:rPr>
        <w:t xml:space="preserve"> identity, </w:t>
      </w:r>
      <w:r w:rsidRPr="00B81AC4">
        <w:rPr>
          <w:rFonts w:ascii="Times New Roman" w:hAnsi="Times New Roman" w:cs="Times New Roman"/>
          <w:sz w:val="24"/>
          <w:szCs w:val="24"/>
          <w:lang w:val="en-US"/>
        </w:rPr>
        <w:t>or</w:t>
      </w:r>
      <w:r w:rsidR="008E1C06" w:rsidRPr="00B81AC4">
        <w:rPr>
          <w:rFonts w:ascii="Times New Roman" w:hAnsi="Times New Roman" w:cs="Times New Roman"/>
          <w:sz w:val="24"/>
          <w:szCs w:val="24"/>
          <w:lang w:val="en-US"/>
        </w:rPr>
        <w:t xml:space="preserve"> dynamic cues such as the spoken (pseudo</w:t>
      </w:r>
      <w:r w:rsidR="004C1F20" w:rsidRPr="00B81AC4">
        <w:rPr>
          <w:rFonts w:ascii="Times New Roman" w:hAnsi="Times New Roman" w:cs="Times New Roman"/>
          <w:sz w:val="24"/>
          <w:szCs w:val="24"/>
          <w:lang w:val="en-US"/>
        </w:rPr>
        <w:t>-</w:t>
      </w:r>
      <w:r w:rsidR="008E1C06" w:rsidRPr="00B81AC4">
        <w:rPr>
          <w:rFonts w:ascii="Times New Roman" w:hAnsi="Times New Roman" w:cs="Times New Roman"/>
          <w:sz w:val="24"/>
          <w:szCs w:val="24"/>
          <w:lang w:val="en-US"/>
        </w:rPr>
        <w:t xml:space="preserve">)word. This </w:t>
      </w:r>
      <w:r w:rsidR="004C1F20" w:rsidRPr="00B81AC4">
        <w:rPr>
          <w:rFonts w:ascii="Times New Roman" w:hAnsi="Times New Roman" w:cs="Times New Roman"/>
          <w:sz w:val="24"/>
          <w:szCs w:val="24"/>
          <w:lang w:val="en-US"/>
        </w:rPr>
        <w:t>gap</w:t>
      </w:r>
      <w:r w:rsidR="008E1C06" w:rsidRPr="00B81AC4">
        <w:rPr>
          <w:rFonts w:ascii="Times New Roman" w:hAnsi="Times New Roman" w:cs="Times New Roman"/>
          <w:sz w:val="24"/>
          <w:szCs w:val="24"/>
          <w:lang w:val="en-US"/>
        </w:rPr>
        <w:t xml:space="preserve"> was addressed in three experiments using a paradigm induc</w:t>
      </w:r>
      <w:r w:rsidR="00ED7C2F" w:rsidRPr="00B81AC4">
        <w:rPr>
          <w:rFonts w:ascii="Times New Roman" w:hAnsi="Times New Roman" w:cs="Times New Roman"/>
          <w:sz w:val="24"/>
          <w:szCs w:val="24"/>
          <w:lang w:val="en-US"/>
        </w:rPr>
        <w:t>ing</w:t>
      </w:r>
      <w:r w:rsidR="008E1C06" w:rsidRPr="00B81AC4">
        <w:rPr>
          <w:rFonts w:ascii="Times New Roman" w:hAnsi="Times New Roman" w:cs="Times New Roman"/>
          <w:sz w:val="24"/>
          <w:szCs w:val="24"/>
          <w:lang w:val="en-US"/>
        </w:rPr>
        <w:t xml:space="preserve"> simultaneous opposite aftereffects: during adaptation, emotions were systematically tied to a voice feature to test if adaptation aftereffects </w:t>
      </w:r>
      <w:r w:rsidR="004C1F20" w:rsidRPr="00B81AC4">
        <w:rPr>
          <w:rFonts w:ascii="Times New Roman" w:hAnsi="Times New Roman" w:cs="Times New Roman"/>
          <w:sz w:val="24"/>
          <w:szCs w:val="24"/>
          <w:lang w:val="en-US"/>
        </w:rPr>
        <w:t>could</w:t>
      </w:r>
      <w:r w:rsidR="008E1C06" w:rsidRPr="00B81AC4">
        <w:rPr>
          <w:rFonts w:ascii="Times New Roman" w:hAnsi="Times New Roman" w:cs="Times New Roman"/>
          <w:sz w:val="24"/>
          <w:szCs w:val="24"/>
          <w:lang w:val="en-US"/>
        </w:rPr>
        <w:t xml:space="preserve"> be induced in opposite directions along a fear-anger continuum</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For example, after adaptation to angry-male and </w:t>
      </w:r>
      <w:r w:rsidR="00017767">
        <w:rPr>
          <w:rFonts w:ascii="Times New Roman" w:hAnsi="Times New Roman" w:cs="Times New Roman"/>
          <w:sz w:val="24"/>
          <w:szCs w:val="24"/>
          <w:lang w:val="en-US"/>
        </w:rPr>
        <w:t>fearful-</w:t>
      </w:r>
      <w:r w:rsidR="00D963C9" w:rsidRPr="00B81AC4">
        <w:rPr>
          <w:rFonts w:ascii="Times New Roman" w:hAnsi="Times New Roman" w:cs="Times New Roman"/>
          <w:sz w:val="24"/>
          <w:szCs w:val="24"/>
          <w:lang w:val="en-US"/>
        </w:rPr>
        <w:t xml:space="preserve">female voices, male targets should </w:t>
      </w:r>
      <w:r w:rsidR="00FF1128">
        <w:rPr>
          <w:rFonts w:ascii="Times New Roman" w:hAnsi="Times New Roman" w:cs="Times New Roman"/>
          <w:sz w:val="24"/>
          <w:szCs w:val="24"/>
          <w:lang w:val="en-US"/>
        </w:rPr>
        <w:t>more often be</w:t>
      </w:r>
      <w:r w:rsidR="00D963C9" w:rsidRPr="00B81AC4">
        <w:rPr>
          <w:rFonts w:ascii="Times New Roman" w:hAnsi="Times New Roman" w:cs="Times New Roman"/>
          <w:sz w:val="24"/>
          <w:szCs w:val="24"/>
          <w:lang w:val="en-US"/>
        </w:rPr>
        <w:t xml:space="preserve">perceived as fearful and female ones more often as angry. </w:t>
      </w:r>
      <w:r w:rsidR="00EF0BBF" w:rsidRPr="00B81AC4">
        <w:rPr>
          <w:rFonts w:ascii="Times New Roman" w:hAnsi="Times New Roman" w:cs="Times New Roman"/>
          <w:sz w:val="24"/>
          <w:szCs w:val="24"/>
          <w:lang w:val="en-US"/>
        </w:rPr>
        <w:t>S</w:t>
      </w:r>
      <w:r w:rsidR="00D963C9" w:rsidRPr="00B81AC4">
        <w:rPr>
          <w:rFonts w:ascii="Times New Roman" w:hAnsi="Times New Roman" w:cs="Times New Roman"/>
          <w:sz w:val="24"/>
          <w:szCs w:val="24"/>
          <w:lang w:val="en-US"/>
        </w:rPr>
        <w:t xml:space="preserve">uch </w:t>
      </w:r>
      <w:r w:rsidR="004C1F20" w:rsidRPr="00B81AC4">
        <w:rPr>
          <w:rFonts w:ascii="Times New Roman" w:hAnsi="Times New Roman" w:cs="Times New Roman"/>
          <w:sz w:val="24"/>
          <w:szCs w:val="24"/>
          <w:lang w:val="en-US"/>
        </w:rPr>
        <w:t xml:space="preserve">simultaneous opposite aftereffects </w:t>
      </w:r>
      <w:r w:rsidR="007B41BD" w:rsidRPr="00B81AC4">
        <w:rPr>
          <w:rFonts w:ascii="Times New Roman" w:hAnsi="Times New Roman" w:cs="Times New Roman"/>
          <w:sz w:val="24"/>
          <w:szCs w:val="24"/>
          <w:lang w:val="en-US"/>
        </w:rPr>
        <w:t xml:space="preserve">were predicted </w:t>
      </w:r>
      <w:r w:rsidR="004C1F20" w:rsidRPr="00B81AC4">
        <w:rPr>
          <w:rFonts w:ascii="Times New Roman" w:hAnsi="Times New Roman" w:cs="Times New Roman"/>
          <w:sz w:val="24"/>
          <w:szCs w:val="24"/>
          <w:lang w:val="en-US"/>
        </w:rPr>
        <w:t xml:space="preserve">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(Experiment1)</w:t>
      </w:r>
      <w:r w:rsidR="004C1F20" w:rsidRPr="00B81AC4">
        <w:rPr>
          <w:rFonts w:ascii="Times New Roman" w:hAnsi="Times New Roman" w:cs="Times New Roman"/>
          <w:sz w:val="24"/>
          <w:szCs w:val="24"/>
          <w:lang w:val="en-US"/>
        </w:rPr>
        <w:t xml:space="preserve"> and identity</w:t>
      </w:r>
      <w:r w:rsidR="00D963C9" w:rsidRPr="00B81AC4">
        <w:rPr>
          <w:rFonts w:ascii="Times New Roman" w:hAnsi="Times New Roman" w:cs="Times New Roman"/>
          <w:sz w:val="24"/>
          <w:szCs w:val="24"/>
          <w:lang w:val="en-US"/>
        </w:rPr>
        <w:t xml:space="preserve"> (Experiment 2)</w:t>
      </w:r>
      <w:r w:rsidR="004C1F20" w:rsidRPr="00B81AC4">
        <w:rPr>
          <w:rFonts w:ascii="Times New Roman" w:hAnsi="Times New Roman" w:cs="Times New Roman"/>
          <w:sz w:val="24"/>
          <w:szCs w:val="24"/>
          <w:lang w:val="en-US"/>
        </w:rPr>
        <w:t>, but not for pseudoword</w:t>
      </w:r>
      <w:r w:rsidR="00D963C9" w:rsidRPr="00B81AC4">
        <w:rPr>
          <w:rFonts w:ascii="Times New Roman" w:hAnsi="Times New Roman" w:cs="Times New Roman"/>
          <w:sz w:val="24"/>
          <w:szCs w:val="24"/>
          <w:lang w:val="en-US"/>
        </w:rPr>
        <w:t xml:space="preserve"> (Experiment 3)</w:t>
      </w:r>
      <w:r w:rsidR="00EF0BBF" w:rsidRPr="00B81AC4">
        <w:rPr>
          <w:rFonts w:ascii="Times New Roman" w:hAnsi="Times New Roman" w:cs="Times New Roman"/>
          <w:sz w:val="24"/>
          <w:szCs w:val="24"/>
          <w:lang w:val="en-US"/>
        </w:rPr>
        <w:t>, based on theoretical considerations</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Indeed, the </w:t>
      </w:r>
      <w:r w:rsidR="007B41BD" w:rsidRPr="00B81AC4">
        <w:rPr>
          <w:rFonts w:ascii="Times New Roman" w:hAnsi="Times New Roman" w:cs="Times New Roman"/>
          <w:sz w:val="24"/>
          <w:szCs w:val="24"/>
          <w:lang w:val="en-US"/>
        </w:rPr>
        <w:t>hypothesized</w:t>
      </w:r>
      <w:r w:rsidR="00D963C9" w:rsidRPr="00B81AC4">
        <w:rPr>
          <w:rFonts w:ascii="Times New Roman" w:hAnsi="Times New Roman" w:cs="Times New Roman"/>
          <w:sz w:val="24"/>
          <w:szCs w:val="24"/>
          <w:lang w:val="en-US"/>
        </w:rPr>
        <w:t xml:space="preserve"> pattern was observed 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and pseudoword. Evidence for speaker identity was </w:t>
      </w:r>
      <w:r w:rsidR="00017767" w:rsidRPr="00B81AC4">
        <w:rPr>
          <w:rFonts w:ascii="Times New Roman" w:hAnsi="Times New Roman" w:cs="Times New Roman"/>
          <w:sz w:val="24"/>
          <w:szCs w:val="24"/>
          <w:lang w:val="en-US"/>
        </w:rPr>
        <w:t>inconclusive</w:t>
      </w:r>
      <w:r w:rsidR="00017767">
        <w:rPr>
          <w:rFonts w:ascii="Times New Roman" w:hAnsi="Times New Roman" w:cs="Times New Roman"/>
          <w:sz w:val="24"/>
          <w:szCs w:val="24"/>
          <w:lang w:val="en-US"/>
        </w:rPr>
        <w:t xml:space="preserve"> but</w:t>
      </w:r>
      <w:r w:rsidR="007B41BD" w:rsidRPr="00B81AC4">
        <w:rPr>
          <w:rFonts w:ascii="Times New Roman" w:hAnsi="Times New Roman" w:cs="Times New Roman"/>
          <w:sz w:val="24"/>
          <w:szCs w:val="24"/>
          <w:lang w:val="en-US"/>
        </w:rPr>
        <w:t xml:space="preserve"> </w:t>
      </w:r>
      <w:r w:rsidR="00ED7C2F" w:rsidRPr="00B81AC4">
        <w:rPr>
          <w:rFonts w:ascii="Times New Roman" w:hAnsi="Times New Roman" w:cs="Times New Roman"/>
          <w:sz w:val="24"/>
          <w:szCs w:val="24"/>
          <w:lang w:val="en-US"/>
        </w:rPr>
        <w:t>n</w:t>
      </w:r>
      <w:r w:rsidR="007B41BD" w:rsidRPr="00B81AC4">
        <w:rPr>
          <w:rFonts w:ascii="Times New Roman" w:hAnsi="Times New Roman" w:cs="Times New Roman"/>
          <w:sz w:val="24"/>
          <w:szCs w:val="24"/>
          <w:lang w:val="en-US"/>
        </w:rPr>
        <w:t>evertheless</w:t>
      </w:r>
      <w:r w:rsidR="00ED7C2F" w:rsidRPr="00B81AC4">
        <w:rPr>
          <w:rFonts w:ascii="Times New Roman" w:hAnsi="Times New Roman" w:cs="Times New Roman"/>
          <w:sz w:val="24"/>
          <w:szCs w:val="24"/>
          <w:lang w:val="en-US"/>
        </w:rPr>
        <w:t xml:space="preserve"> offers</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promising hints</w:t>
      </w:r>
      <w:r w:rsidR="00D963C9" w:rsidRPr="00B81AC4">
        <w:rPr>
          <w:rFonts w:ascii="Times New Roman" w:hAnsi="Times New Roman" w:cs="Times New Roman"/>
          <w:sz w:val="24"/>
          <w:szCs w:val="24"/>
          <w:lang w:val="en-US"/>
        </w:rPr>
        <w:t xml:space="preserve"> that listers </w:t>
      </w:r>
      <w:r w:rsidR="007B41BD" w:rsidRPr="00B81AC4">
        <w:rPr>
          <w:rFonts w:ascii="Times New Roman" w:hAnsi="Times New Roman" w:cs="Times New Roman"/>
          <w:sz w:val="24"/>
          <w:szCs w:val="24"/>
          <w:lang w:val="en-US"/>
        </w:rPr>
        <w:t xml:space="preserve">may </w:t>
      </w:r>
      <w:r w:rsidRPr="00B81AC4">
        <w:rPr>
          <w:rFonts w:ascii="Times New Roman" w:hAnsi="Times New Roman" w:cs="Times New Roman"/>
          <w:sz w:val="24"/>
          <w:szCs w:val="24"/>
          <w:lang w:val="en-US"/>
        </w:rPr>
        <w:t>exhibit</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 xml:space="preserve">nuanced adaptation to different speakers as well. </w:t>
      </w:r>
      <w:r w:rsidR="00D963C9" w:rsidRPr="00B81AC4">
        <w:rPr>
          <w:rFonts w:ascii="Times New Roman" w:hAnsi="Times New Roman" w:cs="Times New Roman"/>
          <w:sz w:val="24"/>
          <w:szCs w:val="24"/>
          <w:lang w:val="en-US"/>
        </w:rPr>
        <w:t>Together, t</w:t>
      </w:r>
      <w:r w:rsidR="008E1C06" w:rsidRPr="00B81AC4">
        <w:rPr>
          <w:rFonts w:ascii="Times New Roman" w:hAnsi="Times New Roman" w:cs="Times New Roman"/>
          <w:sz w:val="24"/>
          <w:szCs w:val="24"/>
          <w:lang w:val="en-US"/>
        </w:rPr>
        <w:t>hese findings show that</w:t>
      </w:r>
      <w:r w:rsidR="004C1F20" w:rsidRPr="00B81AC4">
        <w:rPr>
          <w:rFonts w:ascii="Times New Roman" w:hAnsi="Times New Roman" w:cs="Times New Roman"/>
          <w:sz w:val="24"/>
          <w:szCs w:val="24"/>
          <w:lang w:val="en-US"/>
        </w:rPr>
        <w:t xml:space="preserve"> vocal</w:t>
      </w:r>
      <w:r w:rsidR="008E1C06" w:rsidRPr="00B81AC4">
        <w:rPr>
          <w:rFonts w:ascii="Times New Roman" w:hAnsi="Times New Roman" w:cs="Times New Roman"/>
          <w:sz w:val="24"/>
          <w:szCs w:val="24"/>
          <w:lang w:val="en-US"/>
        </w:rPr>
        <w:t xml:space="preserve"> emotion adaptation is partially fine-tuned to stable speaker characteristics, whereas dynamic linguistic information is averaged out. This </w:t>
      </w:r>
      <w:r w:rsidR="004C1F20" w:rsidRPr="00B81AC4">
        <w:rPr>
          <w:rFonts w:ascii="Times New Roman" w:hAnsi="Times New Roman" w:cs="Times New Roman"/>
          <w:sz w:val="24"/>
          <w:szCs w:val="24"/>
          <w:lang w:val="en-US"/>
        </w:rPr>
        <w:t xml:space="preserve">provides important empirical </w:t>
      </w:r>
      <w:r w:rsidR="00D963C9" w:rsidRPr="00B81AC4">
        <w:rPr>
          <w:rFonts w:ascii="Times New Roman" w:hAnsi="Times New Roman" w:cs="Times New Roman"/>
          <w:sz w:val="24"/>
          <w:szCs w:val="24"/>
          <w:lang w:val="en-US"/>
        </w:rPr>
        <w:t>support for</w:t>
      </w:r>
      <w:r w:rsidR="004C1F20" w:rsidRPr="00B81AC4">
        <w:rPr>
          <w:rFonts w:ascii="Times New Roman" w:hAnsi="Times New Roman" w:cs="Times New Roman"/>
          <w:sz w:val="24"/>
          <w:szCs w:val="24"/>
          <w:lang w:val="en-US"/>
        </w:rPr>
        <w:t xml:space="preserve"> recent calls that a </w:t>
      </w:r>
      <w:r w:rsidRPr="00B81AC4">
        <w:rPr>
          <w:rFonts w:ascii="Times New Roman" w:hAnsi="Times New Roman" w:cs="Times New Roman"/>
          <w:sz w:val="24"/>
          <w:szCs w:val="24"/>
          <w:lang w:val="en-US"/>
        </w:rPr>
        <w:t>comprehensive</w:t>
      </w:r>
      <w:r w:rsidR="004C1F20" w:rsidRPr="00B81AC4">
        <w:rPr>
          <w:rFonts w:ascii="Times New Roman" w:hAnsi="Times New Roman" w:cs="Times New Roman"/>
          <w:sz w:val="24"/>
          <w:szCs w:val="24"/>
          <w:lang w:val="en-US"/>
        </w:rPr>
        <w:t xml:space="preserve"> understanding of vocal emotional processing requires a closer look at the speakers </w:t>
      </w:r>
      <w:r w:rsidRPr="00B81AC4">
        <w:rPr>
          <w:rFonts w:ascii="Times New Roman" w:hAnsi="Times New Roman" w:cs="Times New Roman"/>
          <w:sz w:val="24"/>
          <w:szCs w:val="24"/>
          <w:lang w:val="en-US"/>
        </w:rPr>
        <w:t>expressing them</w:t>
      </w:r>
      <w:r w:rsidR="004C1F20" w:rsidRPr="00B81AC4">
        <w:rPr>
          <w:rFonts w:ascii="Times New Roman" w:hAnsi="Times New Roman" w:cs="Times New Roman"/>
          <w:sz w:val="24"/>
          <w:szCs w:val="24"/>
          <w:lang w:val="en-US"/>
        </w:rPr>
        <w:t xml:space="preserve">.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7" w:name="_Toc200448860"/>
      <w:r w:rsidRPr="00B81AC4">
        <w:rPr>
          <w:rStyle w:val="Hervorhebung"/>
          <w:rFonts w:ascii="Times New Roman" w:hAnsi="Times New Roman" w:cs="Times New Roman"/>
          <w:sz w:val="24"/>
          <w:szCs w:val="24"/>
          <w:lang w:val="en-US"/>
        </w:rPr>
        <w:t>Public significance statement</w:t>
      </w:r>
      <w:bookmarkEnd w:id="7"/>
    </w:p>
    <w:p w14:paraId="34849A4D" w14:textId="4BB42AB7"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ED7C2F" w:rsidRPr="00B81AC4">
        <w:rPr>
          <w:rFonts w:ascii="Times New Roman" w:hAnsi="Times New Roman" w:cs="Times New Roman"/>
          <w:iCs/>
          <w:sz w:val="24"/>
          <w:szCs w:val="24"/>
          <w:lang w:val="en-US"/>
        </w:rPr>
        <w:t xml:space="preserve">For efficient emotional processing, </w:t>
      </w:r>
      <w:r w:rsidR="00104FF2" w:rsidRPr="00B81AC4">
        <w:rPr>
          <w:rFonts w:ascii="Times New Roman" w:hAnsi="Times New Roman" w:cs="Times New Roman"/>
          <w:iCs/>
          <w:sz w:val="24"/>
          <w:szCs w:val="24"/>
          <w:lang w:val="en-US"/>
        </w:rPr>
        <w:t>listeners</w:t>
      </w:r>
      <w:r w:rsidR="00ED7C2F" w:rsidRPr="00B81AC4">
        <w:rPr>
          <w:rFonts w:ascii="Times New Roman" w:hAnsi="Times New Roman" w:cs="Times New Roman"/>
          <w:iCs/>
          <w:sz w:val="24"/>
          <w:szCs w:val="24"/>
          <w:lang w:val="en-US"/>
        </w:rPr>
        <w:t xml:space="preserve"> flexibly tune into the current auditory context, a phenomenon known as perceptual adaptation</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Here, it is tested whether vocal emotion adaptation is fine-tuned to the identity and the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xml:space="preserve"> of the speaker, as well as the spoken words</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As expected, emotion adaptation is modulated by speaker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and partially by identity, but not by the spoken word</w:t>
      </w:r>
      <w:r w:rsidR="000C219D"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Thus, when listeners process vocal emotions, they also incorporate what they perceive about the speakers expressing them</w:t>
      </w:r>
      <w:r w:rsidR="0060583C" w:rsidRPr="00B81AC4">
        <w:rPr>
          <w:rFonts w:ascii="Times New Roman" w:hAnsi="Times New Roman" w:cs="Times New Roman"/>
          <w:sz w:val="24"/>
          <w:szCs w:val="24"/>
          <w:lang w:val="en-US"/>
        </w:rPr>
        <w:t>.</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8" w:name="_Toc200448861"/>
      <w:r w:rsidRPr="00B81AC4">
        <w:rPr>
          <w:rFonts w:ascii="Times New Roman" w:hAnsi="Times New Roman" w:cs="Times New Roman"/>
          <w:lang w:val="en-US"/>
        </w:rPr>
        <w:lastRenderedPageBreak/>
        <w:t xml:space="preserve">Introduction </w:t>
      </w:r>
      <w:bookmarkEnd w:id="8"/>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7AB5D54A"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wOVQxODo0MjoxMy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DlUMTg6NDI6MTM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A5VDE4OjQyOjEz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Linguistic cues express the semantic content of the uttered message</w:t>
      </w:r>
      <w:r w:rsidR="00CF57C2" w:rsidRPr="00B81AC4">
        <w:rPr>
          <w:rFonts w:ascii="Times New Roman" w:hAnsi="Times New Roman" w:cs="Times New Roman"/>
          <w:sz w:val="24"/>
          <w:szCs w:val="24"/>
          <w:lang w:val="en-US"/>
        </w:rPr>
        <w:t>, i.e. the spoken words</w:t>
      </w:r>
      <w:r w:rsidR="0093645F" w:rsidRPr="00B81AC4">
        <w:rPr>
          <w:rFonts w:ascii="Times New Roman" w:hAnsi="Times New Roman" w:cs="Times New Roman"/>
          <w:sz w:val="24"/>
          <w:szCs w:val="24"/>
          <w:lang w:val="en-US"/>
        </w:rPr>
        <w:t xml:space="preserve">. Extralinguistic cues refer to speaker characteristics 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w:t>
      </w:r>
      <w:r w:rsidR="00EA7CE9" w:rsidRPr="00B81AC4">
        <w:rPr>
          <w:rFonts w:ascii="Times New Roman" w:hAnsi="Times New Roman" w:cs="Times New Roman"/>
          <w:sz w:val="24"/>
          <w:szCs w:val="24"/>
          <w:lang w:val="en-US"/>
        </w:rPr>
        <w:t>These</w:t>
      </w:r>
      <w:r w:rsidR="0093645F" w:rsidRPr="00B81AC4">
        <w:rPr>
          <w:rFonts w:ascii="Times New Roman" w:hAnsi="Times New Roman" w:cs="Times New Roman"/>
          <w:sz w:val="24"/>
          <w:szCs w:val="24"/>
          <w:lang w:val="en-US"/>
        </w:rPr>
        <w:t xml:space="preserve"> cues are commonly assumed as stable and therefore do not change over the course of a conversation.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They are </w:t>
      </w:r>
      <w:r w:rsidR="00CF57C2" w:rsidRPr="00B81AC4">
        <w:rPr>
          <w:rFonts w:ascii="Times New Roman" w:hAnsi="Times New Roman" w:cs="Times New Roman"/>
          <w:sz w:val="24"/>
          <w:szCs w:val="24"/>
          <w:lang w:val="en-US"/>
        </w:rPr>
        <w:t>also</w:t>
      </w:r>
      <w:r w:rsidR="00EA7CE9" w:rsidRPr="00B81AC4">
        <w:rPr>
          <w:rFonts w:ascii="Times New Roman" w:hAnsi="Times New Roman" w:cs="Times New Roman"/>
          <w:sz w:val="24"/>
          <w:szCs w:val="24"/>
          <w:lang w:val="en-US"/>
        </w:rPr>
        <w:t xml:space="preserve"> referred to as “voice prosody”</w:t>
      </w:r>
      <w:r w:rsidR="00BC7F7E" w:rsidRPr="00B81AC4">
        <w:rPr>
          <w:rFonts w:ascii="Times New Roman" w:hAnsi="Times New Roman" w:cs="Times New Roman"/>
          <w:sz w:val="24"/>
          <w:szCs w:val="24"/>
          <w:lang w:val="en-US"/>
        </w:rPr>
        <w:t>. 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A5VDE4OjQyOjEz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21A610BE"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EA7CE9" w:rsidRPr="00B81AC4">
        <w:rPr>
          <w:rFonts w:ascii="Times New Roman" w:hAnsi="Times New Roman" w:cs="Times New Roman"/>
          <w:sz w:val="24"/>
          <w:szCs w:val="24"/>
          <w:lang w:val="en-US"/>
        </w:rPr>
        <w:t>The arguably most important type of paralinguistic cues are vocal emotions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A5VDE4OjQyOjEz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With our voices, we can </w:t>
      </w:r>
      <w:r w:rsidR="00BC7F7E" w:rsidRPr="00B81AC4">
        <w:rPr>
          <w:rFonts w:ascii="Times New Roman" w:hAnsi="Times New Roman" w:cs="Times New Roman"/>
          <w:sz w:val="24"/>
          <w:szCs w:val="24"/>
          <w:lang w:val="en-US"/>
        </w:rPr>
        <w:t>convey</w:t>
      </w:r>
      <w:r w:rsidR="00DD54B2" w:rsidRPr="00B81AC4">
        <w:rPr>
          <w:rFonts w:ascii="Times New Roman" w:hAnsi="Times New Roman" w:cs="Times New Roman"/>
          <w:sz w:val="24"/>
          <w:szCs w:val="24"/>
          <w:lang w:val="en-US"/>
        </w:rPr>
        <w:t xml:space="preserve"> a remarkable range of </w:t>
      </w:r>
      <w:r w:rsidR="0019400C" w:rsidRPr="00B81AC4">
        <w:rPr>
          <w:rFonts w:ascii="Times New Roman" w:hAnsi="Times New Roman" w:cs="Times New Roman"/>
          <w:sz w:val="24"/>
          <w:szCs w:val="24"/>
          <w:lang w:val="en-US"/>
        </w:rPr>
        <w:t>emotional</w:t>
      </w:r>
      <w:r w:rsidR="00BC7F7E" w:rsidRPr="00B81AC4">
        <w:rPr>
          <w:rFonts w:ascii="Times New Roman" w:hAnsi="Times New Roman" w:cs="Times New Roman"/>
          <w:sz w:val="24"/>
          <w:szCs w:val="24"/>
          <w:lang w:val="en-US"/>
        </w:rPr>
        <w:t xml:space="preserve"> expressions</w:t>
      </w:r>
      <w:r w:rsidR="00DD54B2" w:rsidRPr="00B81AC4">
        <w:rPr>
          <w:rFonts w:ascii="Times New Roman" w:hAnsi="Times New Roman" w:cs="Times New Roman"/>
          <w:sz w:val="24"/>
          <w:szCs w:val="24"/>
          <w:lang w:val="en-US"/>
        </w:rPr>
        <w:t xml:space="preserve"> and since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DlUMTg6NDI6MTM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wOVQxODo0MjoxMy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But although it appears effortless on the surface, vocal emotional processing is actually a very complex task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DlUMTg6NDI6MTM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As paralinguistic cue</w:t>
      </w:r>
      <w:r w:rsidR="003F165E" w:rsidRPr="00B81AC4">
        <w:rPr>
          <w:rFonts w:ascii="Times New Roman" w:hAnsi="Times New Roman" w:cs="Times New Roman"/>
          <w:sz w:val="24"/>
          <w:szCs w:val="24"/>
          <w:lang w:val="en-US"/>
        </w:rPr>
        <w:t>s</w:t>
      </w:r>
      <w:r w:rsidRPr="00B81AC4">
        <w:rPr>
          <w:rFonts w:ascii="Times New Roman" w:hAnsi="Times New Roman" w:cs="Times New Roman"/>
          <w:sz w:val="24"/>
          <w:szCs w:val="24"/>
          <w:lang w:val="en-US"/>
        </w:rPr>
        <w:t>, emotions</w:t>
      </w:r>
      <w:r w:rsidR="005A77C1" w:rsidRPr="00B81AC4">
        <w:rPr>
          <w:rFonts w:ascii="Times New Roman" w:hAnsi="Times New Roman" w:cs="Times New Roman"/>
          <w:sz w:val="24"/>
          <w:szCs w:val="24"/>
          <w:lang w:val="en-US"/>
        </w:rPr>
        <w:t xml:space="preserve"> </w:t>
      </w:r>
      <w:r w:rsidR="009864E0" w:rsidRPr="00B81AC4">
        <w:rPr>
          <w:rFonts w:ascii="Times New Roman" w:hAnsi="Times New Roman" w:cs="Times New Roman"/>
          <w:sz w:val="24"/>
          <w:szCs w:val="24"/>
          <w:lang w:val="en-US"/>
        </w:rPr>
        <w:t>may rapidly</w:t>
      </w:r>
      <w:r w:rsidRPr="00B81AC4">
        <w:rPr>
          <w:rFonts w:ascii="Times New Roman" w:hAnsi="Times New Roman" w:cs="Times New Roman"/>
          <w:sz w:val="24"/>
          <w:szCs w:val="24"/>
          <w:lang w:val="en-US"/>
        </w:rPr>
        <w:t xml:space="preserve"> change </w:t>
      </w:r>
      <w:r w:rsidR="009864E0" w:rsidRPr="00B81AC4">
        <w:rPr>
          <w:rFonts w:ascii="Times New Roman" w:hAnsi="Times New Roman" w:cs="Times New Roman"/>
          <w:sz w:val="24"/>
          <w:szCs w:val="24"/>
          <w:lang w:val="en-US"/>
        </w:rPr>
        <w:t>over</w:t>
      </w:r>
      <w:r w:rsidRPr="00B81AC4">
        <w:rPr>
          <w:rFonts w:ascii="Times New Roman" w:hAnsi="Times New Roman" w:cs="Times New Roman"/>
          <w:sz w:val="24"/>
          <w:szCs w:val="24"/>
          <w:lang w:val="en-US"/>
        </w:rPr>
        <w:t xml:space="preserve"> the c</w:t>
      </w:r>
      <w:r w:rsidR="009864E0" w:rsidRPr="00B81AC4">
        <w:rPr>
          <w:rFonts w:ascii="Times New Roman" w:hAnsi="Times New Roman" w:cs="Times New Roman"/>
          <w:sz w:val="24"/>
          <w:szCs w:val="24"/>
          <w:lang w:val="en-US"/>
        </w:rPr>
        <w:t>ourse</w:t>
      </w:r>
      <w:r w:rsidRPr="00B81AC4">
        <w:rPr>
          <w:rFonts w:ascii="Times New Roman" w:hAnsi="Times New Roman" w:cs="Times New Roman"/>
          <w:sz w:val="24"/>
          <w:szCs w:val="24"/>
          <w:lang w:val="en-US"/>
        </w:rPr>
        <w:t xml:space="preserve"> of a </w:t>
      </w:r>
      <w:r w:rsidR="003F165E" w:rsidRPr="00B81AC4">
        <w:rPr>
          <w:rFonts w:ascii="Times New Roman" w:hAnsi="Times New Roman" w:cs="Times New Roman"/>
          <w:sz w:val="24"/>
          <w:szCs w:val="24"/>
          <w:lang w:val="en-US"/>
        </w:rPr>
        <w:t>conversation,</w:t>
      </w:r>
      <w:r w:rsidRPr="00B81AC4">
        <w:rPr>
          <w:rFonts w:ascii="Times New Roman" w:hAnsi="Times New Roman" w:cs="Times New Roman"/>
          <w:sz w:val="24"/>
          <w:szCs w:val="24"/>
          <w:lang w:val="en-US"/>
        </w:rPr>
        <w:t xml:space="preserve"> and </w:t>
      </w:r>
      <w:r w:rsidR="003F165E" w:rsidRPr="00B81AC4">
        <w:rPr>
          <w:rFonts w:ascii="Times New Roman" w:hAnsi="Times New Roman" w:cs="Times New Roman"/>
          <w:sz w:val="24"/>
          <w:szCs w:val="24"/>
          <w:lang w:val="en-US"/>
        </w:rPr>
        <w:t xml:space="preserve">their specific expression varies substantially between speakers and </w:t>
      </w:r>
      <w:r w:rsidR="009864E0" w:rsidRPr="00B81AC4">
        <w:rPr>
          <w:rFonts w:ascii="Times New Roman" w:hAnsi="Times New Roman" w:cs="Times New Roman"/>
          <w:sz w:val="24"/>
          <w:szCs w:val="24"/>
          <w:lang w:val="en-US"/>
        </w:rPr>
        <w:t>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A5VDE4OjQyOjEz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Therefore, adequate perception</w:t>
      </w:r>
      <w:r w:rsidR="00CF57C2" w:rsidRPr="00B81AC4">
        <w:rPr>
          <w:rFonts w:ascii="Times New Roman" w:hAnsi="Times New Roman" w:cs="Times New Roman"/>
          <w:sz w:val="24"/>
          <w:szCs w:val="24"/>
          <w:lang w:val="en-US"/>
        </w:rPr>
        <w:t xml:space="preserve"> of</w:t>
      </w:r>
      <w:r w:rsidR="003F165E" w:rsidRPr="00B81AC4">
        <w:rPr>
          <w:rFonts w:ascii="Times New Roman" w:hAnsi="Times New Roman" w:cs="Times New Roman"/>
          <w:sz w:val="24"/>
          <w:szCs w:val="24"/>
          <w:lang w:val="en-US"/>
        </w:rPr>
        <w:t xml:space="preserve"> and reaction to vocal emotions requires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1E5A04">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w:t>
      </w:r>
      <w:r w:rsidR="005A77C1" w:rsidRPr="00B81AC4">
        <w:rPr>
          <w:rFonts w:ascii="Times New Roman" w:hAnsi="Times New Roman" w:cs="Times New Roman"/>
          <w:sz w:val="24"/>
          <w:szCs w:val="24"/>
          <w:lang w:val="en-US"/>
        </w:rPr>
        <w:lastRenderedPageBreak/>
        <w:t xml:space="preserve">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A5VDE4OjQyOjEz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wOVQxODo0MjoxMy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A5VDE4OjQyOjEz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9C2268">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9C2268">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78C5A87F" w14:textId="4AD88882" w:rsidR="000F19C6"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can be understood as a calibration process to the current perceptual configuration of the environment, which manifests in a perceptual bias to opposite features of a stimulus after repeated exposure. For vocal emotions, it was first shown by</w:t>
      </w:r>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DlUMTg6NDI6MTM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A5VDE4OjQyOjEz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Such a dynamic perceptual system is very beneficial, because it allows a “float” of the sensitivity range and can therefore maximize its information differentiation capacit</w:t>
      </w:r>
      <w:r w:rsidR="00E53F33" w:rsidRPr="00B81AC4">
        <w:rPr>
          <w:rFonts w:ascii="Times New Roman" w:hAnsi="Times New Roman" w:cs="Times New Roman"/>
          <w:sz w:val="24"/>
          <w:szCs w:val="24"/>
          <w:lang w:val="en-US"/>
        </w:rPr>
        <w:t xml:space="preserve">y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A5VDE4OjQyOjEz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634EDF" w:rsidRPr="00B81AC4">
        <w:rPr>
          <w:rFonts w:ascii="Times New Roman" w:hAnsi="Times New Roman" w:cs="Times New Roman"/>
          <w:sz w:val="24"/>
          <w:szCs w:val="24"/>
          <w:lang w:val="en-US"/>
        </w:rPr>
        <w:t xml:space="preserve">. In other words, by </w:t>
      </w:r>
      <w:r w:rsidR="00ED2604" w:rsidRPr="00B81AC4">
        <w:rPr>
          <w:rFonts w:ascii="Times New Roman" w:hAnsi="Times New Roman" w:cs="Times New Roman"/>
          <w:sz w:val="24"/>
          <w:szCs w:val="24"/>
          <w:lang w:val="en-US"/>
        </w:rPr>
        <w:t>calibrating to</w:t>
      </w:r>
      <w:r w:rsidR="00634EDF" w:rsidRPr="00B81AC4">
        <w:rPr>
          <w:rFonts w:ascii="Times New Roman" w:hAnsi="Times New Roman" w:cs="Times New Roman"/>
          <w:sz w:val="24"/>
          <w:szCs w:val="24"/>
          <w:lang w:val="en-US"/>
        </w:rPr>
        <w:t xml:space="preserve"> the current </w:t>
      </w:r>
      <w:r w:rsidR="00ED2604" w:rsidRPr="00B81AC4">
        <w:rPr>
          <w:rFonts w:ascii="Times New Roman" w:hAnsi="Times New Roman" w:cs="Times New Roman"/>
          <w:sz w:val="24"/>
          <w:szCs w:val="24"/>
          <w:lang w:val="en-US"/>
        </w:rPr>
        <w:t xml:space="preserve">stimulation (i.e. angry voices), we become more sensitive to sudden changes (i.e. a shift to fear),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0500A3" w:rsidRPr="00B81AC4">
        <w:rPr>
          <w:rFonts w:ascii="Times New Roman" w:hAnsi="Times New Roman" w:cs="Times New Roman"/>
          <w:sz w:val="24"/>
          <w:szCs w:val="24"/>
          <w:lang w:val="en-US"/>
        </w:rPr>
        <w:t>m</w:t>
      </w:r>
      <w:r w:rsidR="008D0B8C" w:rsidRPr="00B81AC4">
        <w:rPr>
          <w:rFonts w:ascii="Times New Roman" w:hAnsi="Times New Roman" w:cs="Times New Roman"/>
          <w:sz w:val="24"/>
          <w:szCs w:val="24"/>
          <w:lang w:val="en-US"/>
        </w:rPr>
        <w:t>. H</w:t>
      </w:r>
      <w:r w:rsidR="006B7788" w:rsidRPr="00B81AC4">
        <w:rPr>
          <w:rFonts w:ascii="Times New Roman" w:hAnsi="Times New Roman" w:cs="Times New Roman"/>
          <w:sz w:val="24"/>
          <w:szCs w:val="24"/>
          <w:lang w:val="en-US"/>
        </w:rPr>
        <w:t>ence</w:t>
      </w:r>
      <w:r w:rsidR="002562C7" w:rsidRPr="00B81AC4">
        <w:rPr>
          <w:rFonts w:ascii="Times New Roman" w:hAnsi="Times New Roman" w:cs="Times New Roman"/>
          <w:sz w:val="24"/>
          <w:szCs w:val="24"/>
          <w:lang w:val="en-US"/>
        </w:rPr>
        <w:t xml:space="preserve">, there is ample evidence for </w:t>
      </w:r>
      <w:r w:rsidR="002562C7" w:rsidRPr="00B81AC4">
        <w:rPr>
          <w:rFonts w:ascii="Times New Roman" w:hAnsi="Times New Roman" w:cs="Times New Roman"/>
          <w:sz w:val="24"/>
          <w:szCs w:val="24"/>
          <w:lang w:val="en-US"/>
        </w:rPr>
        <w:lastRenderedPageBreak/>
        <w:t>adaptation in both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DlUMTg6NDI6MTM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wOVQxODo0MjoxMy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wOVQxODo0MjoxMy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wOVQxODo0MjoxMy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DlUMTg6NDI6MTM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DlUMTg6NDI6MTM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A5VDE4OjQyOjEz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A5VDE4OjQyOjEz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A5VDE4OjQyOjEz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DlUMTg6NDI6MTM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p>
    <w:p w14:paraId="68A9AA84" w14:textId="7E4DF828" w:rsidR="008D0B8C" w:rsidRPr="00B81AC4" w:rsidRDefault="002A6B1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DlUMTg6NDI6MTM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 from sub-cortical processing, via the primary sensory cortices, up to higher-</w:t>
      </w:r>
      <w:r w:rsidR="007759FF" w:rsidRPr="00B81AC4">
        <w:rPr>
          <w:rFonts w:ascii="Times New Roman" w:hAnsi="Times New Roman" w:cs="Times New Roman"/>
          <w:sz w:val="24"/>
          <w:szCs w:val="24"/>
          <w:lang w:val="en-US"/>
        </w:rPr>
        <w:t>order cognition and supramodal evaluation</w:t>
      </w:r>
      <w:r w:rsidR="002A40B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wOVQxODo0MjoxMy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DlUMTg6NDI6MTM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For </w:t>
      </w:r>
      <w:r w:rsidR="00225916" w:rsidRPr="00B81AC4">
        <w:rPr>
          <w:rFonts w:ascii="Times New Roman" w:hAnsi="Times New Roman" w:cs="Times New Roman"/>
          <w:sz w:val="24"/>
          <w:szCs w:val="24"/>
          <w:lang w:val="en-US"/>
        </w:rPr>
        <w:t xml:space="preserve">vocal </w:t>
      </w:r>
      <w:r w:rsidR="002A40B0" w:rsidRPr="00B81AC4">
        <w:rPr>
          <w:rFonts w:ascii="Times New Roman" w:hAnsi="Times New Roman" w:cs="Times New Roman"/>
          <w:sz w:val="24"/>
          <w:szCs w:val="24"/>
          <w:lang w:val="en-US"/>
        </w:rPr>
        <w:t xml:space="preserve">emotions specifically, adaptation </w:t>
      </w:r>
      <w:r w:rsidR="007759FF" w:rsidRPr="00B81AC4">
        <w:rPr>
          <w:rFonts w:ascii="Times New Roman" w:hAnsi="Times New Roman" w:cs="Times New Roman"/>
          <w:sz w:val="24"/>
          <w:szCs w:val="24"/>
          <w:lang w:val="en-US"/>
        </w:rPr>
        <w:t xml:space="preserve">has been </w:t>
      </w:r>
      <w:r w:rsidR="0019400C" w:rsidRPr="00B81AC4">
        <w:rPr>
          <w:rFonts w:ascii="Times New Roman" w:hAnsi="Times New Roman" w:cs="Times New Roman"/>
          <w:sz w:val="24"/>
          <w:szCs w:val="24"/>
          <w:lang w:val="en-US"/>
        </w:rPr>
        <w:t>o</w:t>
      </w:r>
      <w:r w:rsidR="007759FF" w:rsidRPr="00B81AC4">
        <w:rPr>
          <w:rFonts w:ascii="Times New Roman" w:hAnsi="Times New Roman" w:cs="Times New Roman"/>
          <w:sz w:val="24"/>
          <w:szCs w:val="24"/>
          <w:lang w:val="en-US"/>
        </w:rPr>
        <w:t>bserved</w:t>
      </w:r>
      <w:r w:rsidR="002A40B0" w:rsidRPr="00B81AC4">
        <w:rPr>
          <w:rFonts w:ascii="Times New Roman" w:hAnsi="Times New Roman" w:cs="Times New Roman"/>
          <w:sz w:val="24"/>
          <w:szCs w:val="24"/>
          <w:lang w:val="en-US"/>
        </w:rPr>
        <w:t xml:space="preserve"> at </w:t>
      </w:r>
      <w:r w:rsidR="00381C6B" w:rsidRPr="00B81AC4">
        <w:rPr>
          <w:rFonts w:ascii="Times New Roman" w:hAnsi="Times New Roman" w:cs="Times New Roman"/>
          <w:sz w:val="24"/>
          <w:szCs w:val="24"/>
          <w:lang w:val="en-US"/>
        </w:rPr>
        <w:t>several</w:t>
      </w:r>
      <w:r w:rsidR="002A40B0" w:rsidRPr="00B81AC4">
        <w:rPr>
          <w:rFonts w:ascii="Times New Roman" w:hAnsi="Times New Roman" w:cs="Times New Roman"/>
          <w:sz w:val="24"/>
          <w:szCs w:val="24"/>
          <w:lang w:val="en-US"/>
        </w:rPr>
        <w:t xml:space="preserve"> stages of processing</w:t>
      </w:r>
      <w:r w:rsidR="00225916"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1113b8-75b4-4a55-ba34-154cdfccd6f6"/>
          <w:id w:val="-1282184675"/>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NDUyMzUyLTVjZGUtNDlmZS1hZDM0LWQwM2VmYmZiN2Q2NCIsIlJhbmdlTGVuZ3RoIjoyNi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DlUMTg6NDI6MTMiLCJQcm9qZWN0Ijp7IiRyZWYiOiI1In19LCJVc2VOdW1iZXJpbmdUeXBlT2ZQYXJlbnREb2N1bWVudCI6ZmFsc2V9XSwiRm9ybWF0dGVkVGV4dCI6eyIkaWQiOiIyMCIsIkNvdW50IjoxLCJUZXh0VW5pdHMiOlt7IiRpZCI6IjIxIiwiRm9udFN0eWxlIjp7IiRpZCI6IjIyIiwiTmV1dHJhbCI6dHJ1ZX0sIlJlYWRpbmdPcmRlciI6MSwiVGV4dCI6IihCZXN0ZWxtZXllciBldCBhbC4sIDIwMTQpIn1dfSwiVGFnIjoiQ2l0YXZpUGxhY2Vob2xkZXIjNmQxMTEzYjgtNzViNC00YTU1LWJhMzQtMTU0Y2RmY2NkNmY2IiwiVGV4dCI6IihCZXN0ZWxtZXllciBldCBhbC4sIDIwMTQpIiwiV0FJVmVyc2lvbiI6IjYuMTEuMC4wIn0=}</w:instrText>
          </w:r>
          <w:r w:rsidR="007759FF" w:rsidRPr="00B81AC4">
            <w:rPr>
              <w:rFonts w:ascii="Times New Roman" w:hAnsi="Times New Roman" w:cs="Times New Roman"/>
              <w:sz w:val="24"/>
              <w:szCs w:val="24"/>
              <w:lang w:val="en-US"/>
            </w:rPr>
            <w:fldChar w:fldCharType="separate"/>
          </w:r>
          <w:r w:rsidR="007759FF" w:rsidRPr="00B81AC4">
            <w:rPr>
              <w:rFonts w:ascii="Times New Roman" w:hAnsi="Times New Roman" w:cs="Times New Roman"/>
              <w:sz w:val="24"/>
              <w:szCs w:val="24"/>
              <w:lang w:val="en-US"/>
            </w:rPr>
            <w:t>(Bestelmeyer et al., 2014)</w:t>
          </w:r>
          <w:r w:rsidR="007759FF"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w:t>
      </w:r>
      <w:r w:rsidR="00225916" w:rsidRPr="00B81AC4">
        <w:rPr>
          <w:rFonts w:ascii="Times New Roman" w:hAnsi="Times New Roman" w:cs="Times New Roman"/>
          <w:sz w:val="24"/>
          <w:szCs w:val="24"/>
          <w:lang w:val="en-US"/>
        </w:rPr>
        <w:t xml:space="preserve"> from the analysis of acoustic cues </w:t>
      </w:r>
      <w:sdt>
        <w:sdtPr>
          <w:rPr>
            <w:rFonts w:ascii="Times New Roman" w:hAnsi="Times New Roman" w:cs="Times New Roman"/>
            <w:sz w:val="24"/>
            <w:szCs w:val="24"/>
            <w:lang w:val="en-US"/>
          </w:rPr>
          <w:alias w:val="To edit, see citavi.com/edit"/>
          <w:tag w:val="CitaviPlaceholder#e9fe6b5e-067e-476b-a02f-24dcbd28f1d7"/>
          <w:id w:val="-746187460"/>
          <w:placeholder>
            <w:docPart w:val="DefaultPlaceholder_-1854013440"/>
          </w:placeholder>
        </w:sdtPr>
        <w:sdtContent>
          <w:r w:rsidR="00225916"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GMzMjQ3LWQyODMtNDk3Ny1hM2ZjLTFhZDYyNmM1YThjNC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OWZlNmI1ZS0wNjdlLTQ3NmItYTAyZi0yNGRjYmQyOGYxZDciLCJUZXh0IjoiKE51c3NiYXVtLCBTY2hpcm1lciwgJiBTY2h3ZWluYmVyZ2VyLCAyMDIyKSIsIldBSVZlcnNpb24iOiI2LjExLjAuMCJ9}</w:instrText>
          </w:r>
          <w:r w:rsidR="00225916" w:rsidRPr="00B81AC4">
            <w:rPr>
              <w:rFonts w:ascii="Times New Roman" w:hAnsi="Times New Roman" w:cs="Times New Roman"/>
              <w:sz w:val="24"/>
              <w:szCs w:val="24"/>
              <w:lang w:val="en-US"/>
            </w:rPr>
            <w:fldChar w:fldCharType="separate"/>
          </w:r>
          <w:r w:rsidR="00225916" w:rsidRPr="00B81AC4">
            <w:rPr>
              <w:rFonts w:ascii="Times New Roman" w:hAnsi="Times New Roman" w:cs="Times New Roman"/>
              <w:sz w:val="24"/>
              <w:szCs w:val="24"/>
              <w:lang w:val="en-US"/>
            </w:rPr>
            <w:t>(Nussbaum, Schirmer, &amp; Schweinberger, 2022)</w:t>
          </w:r>
          <w:r w:rsidR="00225916" w:rsidRPr="00B81AC4">
            <w:rPr>
              <w:rFonts w:ascii="Times New Roman" w:hAnsi="Times New Roman" w:cs="Times New Roman"/>
              <w:sz w:val="24"/>
              <w:szCs w:val="24"/>
              <w:lang w:val="en-US"/>
            </w:rPr>
            <w:fldChar w:fldCharType="end"/>
          </w:r>
        </w:sdtContent>
      </w:sdt>
      <w:r w:rsidR="00225916" w:rsidRPr="00B81AC4">
        <w:rPr>
          <w:rFonts w:ascii="Times New Roman" w:hAnsi="Times New Roman" w:cs="Times New Roman"/>
          <w:sz w:val="24"/>
          <w:szCs w:val="24"/>
          <w:lang w:val="en-US"/>
        </w:rPr>
        <w:t xml:space="preserve">, up to high-level and </w:t>
      </w:r>
      <w:r w:rsidR="007759FF" w:rsidRPr="00B81AC4">
        <w:rPr>
          <w:rFonts w:ascii="Times New Roman" w:hAnsi="Times New Roman" w:cs="Times New Roman"/>
          <w:sz w:val="24"/>
          <w:szCs w:val="24"/>
          <w:lang w:val="en-US"/>
        </w:rPr>
        <w:t>even cross-modal</w:t>
      </w:r>
      <w:r w:rsidR="00225916" w:rsidRPr="00B81AC4">
        <w:rPr>
          <w:rFonts w:ascii="Times New Roman" w:hAnsi="Times New Roman" w:cs="Times New Roman"/>
          <w:sz w:val="24"/>
          <w:szCs w:val="24"/>
          <w:lang w:val="en-US"/>
        </w:rPr>
        <w:t xml:space="preserve"> representation of </w:t>
      </w:r>
      <w:r w:rsidR="007759FF" w:rsidRPr="00B81AC4">
        <w:rPr>
          <w:rFonts w:ascii="Times New Roman" w:hAnsi="Times New Roman" w:cs="Times New Roman"/>
          <w:sz w:val="24"/>
          <w:szCs w:val="24"/>
          <w:lang w:val="en-US"/>
        </w:rPr>
        <w:t xml:space="preserve">emotional information </w:t>
      </w:r>
      <w:sdt>
        <w:sdtPr>
          <w:rPr>
            <w:rFonts w:ascii="Times New Roman" w:hAnsi="Times New Roman" w:cs="Times New Roman"/>
            <w:sz w:val="24"/>
            <w:szCs w:val="24"/>
            <w:lang w:val="en-US"/>
          </w:rPr>
          <w:alias w:val="To edit, see citavi.com/edit"/>
          <w:tag w:val="CitaviPlaceholder#961a7a2b-a4c5-4f49-a0a4-f4855f51baa5"/>
          <w:id w:val="-2114118502"/>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DUyYmMxLWQzMTgtNDQxMC05MDE4LTNkNDIyN2ZlYjdmNC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wOVQxODo0MjoxMyIsIlByb2plY3QiOnsiJHJlZiI6IjUifX0sIlVzZU51bWJlcmluZ1R5cGVPZlBhcmVudERvY3VtZW50IjpmYWxzZX0seyIkaWQiOiIxNiIsIiR0eXBlIjoiU3dpc3NBY2FkZW1pYy5DaXRhdmkuQ2l0YXRpb25zLldvcmRQbGFjZWhvbGRlckVudHJ5LCBTd2lzc0FjYWRlbWljLkNpdGF2aSIsIklkIjoiMTkxZDE2NTQtNGY3Ni00MGUyLWExYWItODUxNmY4ZGRkMDVlIiwiUmFuZ2VTdGFydCI6NTQsIlJhbmdlTGVuZ3RoIjoyOSwiUmVmZXJlbmNlSWQiOiJiMTgyMGQwNC1jMTg4LTQ0NjctYjE0Mi1mNWM1ZWRiNjMzMm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Ta3VrXzIwMTMiLCJDaXRhdGlvbktleVVwZGF0ZVR5cGUiOjAsIkNvbGxhYm9yYXRvcnMiOltdLCJEYXRlMiI6IjIwMTMvMTEvMTYiLCJEb2kiOiIxMC4xMzcxL2pvdXJuYWwucG9uZS4wMDgxNjk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UE1DMzgyNzQ4NCIsIlVyaVN0cmluZyI6Imh0dHBzOi8vd3d3Lm5jYmkubmxtLm5paC5nb3YvcG1jL2FydGljbGVzL1BNQzM4Mjc0OD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WVjMzk3NTYtZGFlMC00ZmQ4LThmNWQtNjMxMzhjYTcyODMzIiwiTW9kaWZpZWRPbiI6IjIwMTktMDItMjFUMTI6NTA6NTQ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yNDIzNjIxNSIsIlVyaVN0cmluZyI6Imh0dHA6Ly93d3cubmNiaS5ubG0ubmloLmdvdi9wdWJtZWQvMjQyMzYyMT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DczZDYzYmUtMzZmMS00MTdjLWJiNjctN2VmYTAyNDA2YjY2IiwiTW9kaWZpZWRPbiI6IjIwMTktMDItMjFUMTI6NTA6NTQiLCJQcm9qZWN0Ijp7IiRyZWYiOiI1In19XSwiTnVtYmVyIjoiMTEiLCJPcmdhbml6YXRpb25zIjpbXSwiT3RoZXJzSW52b2x2ZWQiOltdLCJQYWdlUmFuZ2UiOiI8c3A+XHJcbiAgPG5zPk9taXQ8L25zPlxyXG4gIDxvcz5lODE2OTE8L29zPlxyXG4gIDxwcz5lODE2OTE8L3BzPlxyXG48L3NwPlxyXG48b3M+ZTgxNjkxPC9vcz4iLCJQZXJpb2RpY2FsIjp7IiRpZCI6IjI5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OYW4iLCJMYXN0TmFtZSI6IkppYW5nIiwiUHJvdGVjdGVkIjpmYWxzZSwiU2V4IjoxLCJDcmVhdGVkQnkiOiJfQ2hyaXN0aW5lIE51c3NiYXVtIiwiQ3JlYXRlZE9uIjoiMjAyNi0wMy0wNVQwODo1NDo0OCIsIk1vZGlmaWVkQnkiOiJfQ2hyaXN0aW5lIE51c3NiYXVtIiwiSWQiOiIzY2FiMjMwZi1kNThlLTRlMDgtYWU0Mi01NmMwNDdlYWU0ZGQiLCJNb2RpZmllZE9uIjoiMjAyNi0wMy0wNVQwODo1NDo0OCIsIlByb2plY3QiOnsiJHJlZiI6IjUifX0seyIkaWQiOiIzMy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zNy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QxIiwiJHR5cGUiOiJTd2lzc0FjYWRlbWljLkNpdGF2aS5Mb2NhdGlvbiwgU3dpc3NBY2FkZW1pYy5DaXRhdmkiLCJBZGRyZXNzIjp7IiRpZCI6IjQy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NDQ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}</w:instrText>
          </w:r>
          <w:r w:rsidR="007759FF"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Rouger, et al., 2010; Jiang et al., 2022; Skuk &amp; Schweinberger, 2013)</w:t>
          </w:r>
          <w:r w:rsidR="007759FF"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Note that alterations of emotion adaptation mechanisms in the visual domain have been linked to socio-emotional functioning</w:t>
      </w:r>
      <w:r w:rsidR="007D4BF1"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058f6f5-9f26-4a4b-b923-9cf91a3ed694"/>
          <w:id w:val="1364019517"/>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IxNzllLTAxYjgtNGIwZi1iMTI5LTlkYjMyODUzY2EyOSIsIlJhbmdlTGVuZ3RoIjoyMCwiUmVmZXJlbmNlSWQiOiIwYmFiNGEzOS0xOWM5LTQyNDktOTgyMy1hMWY1NWM1OTZk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uIiwiTGFzdE5hbWUiOiJKaWFuZyIsIlByb3RlY3RlZCI6ZmFsc2UsIlNleCI6MSwiQ3JlYXRlZEJ5IjoiX0NocmlzdGluZSBOdXNzYmF1bSIsIkNyZWF0ZWRPbiI6IjIwMjYtMDMtMDVUMDg6NTQ6NDgiLCJNb2RpZmllZEJ5IjoiX0NocmlzdGluZSBOdXNzYmF1bSIsIklkIjoiM2NhYjIzMGYtZDU4ZS00ZTA4LWFlNDItNTZjMDQ3ZWFlNGRkIiwiTW9kaWZpZWRPbiI6IjIwMjYtMDMtMDVUMDg6NTQ6NDgiLCJQcm9qZWN0Ijp7IiRpZCI6IjUiLCIkdHlwZSI6IlN3aXNzQWNhZGVtaWMuQ2l0YXZpLlByb2plY3QsIFN3aXNzQWNhZGVtaWMuQ2l0YXZpIn19LHsiJGlkIjoiNi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xMC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MTc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KaWFuZyBldCBhbC4sIDIwMjIpIn1dfSwiVGFnIjoiQ2l0YXZpUGxhY2Vob2xkZXIjZjA1OGY2ZjUtOWYyNi00YTRiLWI5MjMtOWNmOTFhM2VkNjk0IiwiVGV4dCI6IihKaWFuZyBldCBhbC4sIDIwMjIpIiwiV0FJVmVyc2lvbiI6IjYuMTEuMC4wIn0=}</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(Jiang et al., 2022)</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although the pattern is less clear for the auditory </w:t>
      </w:r>
      <w:r w:rsidR="007D4BF1" w:rsidRPr="00B81AC4">
        <w:rPr>
          <w:rFonts w:ascii="Times New Roman" w:hAnsi="Times New Roman" w:cs="Times New Roman"/>
          <w:sz w:val="24"/>
          <w:szCs w:val="24"/>
          <w:lang w:val="en-US"/>
        </w:rPr>
        <w:t>domain</w:t>
      </w:r>
      <w:r w:rsidR="007759F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b7af3d-5f1c-4ace-9c2f-0664f63ed592"/>
          <w:id w:val="310828203"/>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GZlMWFiLTE0YTItNDVhZi1hY2U0LWMyY2JjZGFkNzQxZCIsIlJhbmdlTGVuZ3RoIjoyNiwiUmVmZXJlbmNlSWQiOiI1NDYwZDFkZS1mNGE2LTRkZTgtYTlkZi0zNjJmZmZmZTQwY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IxNjc3MDI2MTc3NDg0MDEiLCJVcmlTdHJpbmciOiJodHRwczovL2RvaS5vcmcvMTAuMTE3Ny8yMTY3NzAyNjE3NzQ4NDA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A4M2U4ZDkzLWMxNjgtNDViZi04NzNjLTQ4Zjc0ZWU5ZGQ2NiIsIk1vZGlmaWVkT24iOiIyMDE5LTAyLTIxVDEyOjUwOjU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DovL2dhdGV3YXkuaXNpa25vd2xlZGdlLmNvbS9nYXRld2F5L0dhdGV3YXkuY2dpP0dXVmVyc2lvbj0yJlNyY0F1dGg9UmVzZWFyY2hTb2Z0JlNyY0FwcD1FbmROb3RlJkRlc3RMaW5rVHlwZT1GdWxsUmVjb3JkJkRlc3RBcHA9V09TJktleVVUPVdPUzowMDA0MzIwNTI3MDAwMTAiLCJVcmlTdHJpbmciOiJodHRwOi8vZ2F0ZXdheS5pc2lrbm93bGVkZ2UuY29tL2dhdGV3YXkvR2F0ZXdheS5jZ2k/R1dWZXJzaW9uPTImU3JjQXV0aD1SZXNlYXJjaFNvZnQmU3JjQXBwPUVuZE5vdGUmRGVzdExpbmtUeXBlPUZ1bGxSZWNvcmQmRGVzdEFwcD1XT1MmS2V5VVQ9V09TOjAwMDQzMjA1MjcwMDAx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}</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et al., 2018)</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w:t>
      </w:r>
      <w:r w:rsidR="000F19C6" w:rsidRPr="00B81AC4">
        <w:rPr>
          <w:rFonts w:ascii="Times New Roman" w:hAnsi="Times New Roman" w:cs="Times New Roman"/>
          <w:color w:val="C00000"/>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07FBBDBA"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the mechanisms of perceptual flexibility in more detail, potentially </w:t>
      </w:r>
      <w:r w:rsidR="00946E88">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946E88">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A5VDE4OjQyOjEz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wOVQxODo0MjoxMy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DlUMTg6NDI6MTM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w:t>
      </w:r>
      <w:r w:rsidR="00477C16" w:rsidRPr="00B81AC4">
        <w:rPr>
          <w:rFonts w:ascii="Times New Roman" w:hAnsi="Times New Roman" w:cs="Times New Roman"/>
          <w:sz w:val="24"/>
          <w:szCs w:val="24"/>
          <w:lang w:val="en-US"/>
        </w:rPr>
        <w:lastRenderedPageBreak/>
        <w:t xml:space="preserve">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06B9012B"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 that do not change over the course of a </w:t>
      </w:r>
      <w:r w:rsidR="001F14D0" w:rsidRPr="00B81AC4">
        <w:rPr>
          <w:rFonts w:ascii="Times New Roman" w:hAnsi="Times New Roman" w:cs="Times New Roman"/>
          <w:sz w:val="24"/>
          <w:szCs w:val="24"/>
          <w:lang w:val="en-US"/>
        </w:rPr>
        <w:t>conversation,</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B5044E"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EwVDEwOjIwOjI3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xMFQxMDoyMDoyNy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eHVqdWlmZmhuNXMydHBtNzNrNWxsbjQ4eGsxajEwcDRiYzdzbDJvIiwiQ3JlYXRlZE9uIjoiMjAyNi0wMy0xMFQwOTozNTowMFoiLCJNb2RpZmllZEJ5IjoieHVqdWlmZmhuNXMydHBtNzNrNWxsbjQ4eGsxajEwcDRiYzdzbDJvIiwiSWQiOiI4MjMxZTEzOC0xMTBiLTQwNzYtOWQxMS02YmI4OTFkOTA2YzYiLCJNb2RpZmllZE9uIjoiMjAyNi0wMy0xMFQwOTozNTowMFo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M1OjAwWiIsIk1vZGlmaWVkQnkiOiJ4dWp1aWZmaG41czJ0cG03M2s1bGxuNDh4azFqMTBwNGJjN3NsMm8iLCJJZCI6ImJjNTliM2QyLTE2ZmItNDhlOC1iNTg1LWExN2FiYTZhOTBiNyIsIk1vZGlmaWVkT24iOiIyMDI2LTAzLTEwVDA5OjM1OjAwWi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nh1anVpZmZobjVzMnRwbTczazVsbG40OHhrMWoxMHA0YmM3c2wybyIsIkNyZWF0ZWRPbiI6IjIwMjYtMDMtMTBUMDk6MzU6MDBaIiwiTW9kaWZpZWRCeSI6Il9DaHJpcyIsIklkIjoiZTE3OGNiYmMtOGY5MC00ZThlLWI3OGItM2U2N2Y5NGI2MTAzIiwiTW9kaWZpZWRPbiI6IjIwMjYtMDMtMTBUMTA6MzU6MDc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155407">
        <w:rPr>
          <w:rFonts w:ascii="Times New Roman" w:hAnsi="Times New Roman" w:cs="Times New Roman"/>
          <w:sz w:val="24"/>
          <w:szCs w:val="24"/>
          <w:lang w:val="en-US"/>
        </w:rPr>
        <w:t>characteristics of speaker</w:t>
      </w:r>
      <w:r w:rsidR="005A1257">
        <w:rPr>
          <w:rFonts w:ascii="Times New Roman" w:hAnsi="Times New Roman" w:cs="Times New Roman"/>
          <w:sz w:val="24"/>
          <w:szCs w:val="24"/>
          <w:lang w:val="en-US"/>
        </w:rPr>
        <w:t>s</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DlUMTg6NDI6MTM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wOVQxODo0MjoxMy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However, this paradigm provides evidence that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B552E8" w:rsidRPr="00B81AC4">
        <w:rPr>
          <w:rFonts w:ascii="Times New Roman" w:hAnsi="Times New Roman" w:cs="Times New Roman"/>
          <w:i/>
          <w:iCs/>
          <w:sz w:val="24"/>
          <w:szCs w:val="24"/>
          <w:lang w:val="en-US"/>
        </w:rPr>
        <w:t>interferes</w:t>
      </w:r>
      <w:r w:rsidR="00B552E8" w:rsidRPr="00B81AC4">
        <w:rPr>
          <w:rFonts w:ascii="Times New Roman" w:hAnsi="Times New Roman" w:cs="Times New Roman"/>
          <w:sz w:val="24"/>
          <w:szCs w:val="24"/>
          <w:lang w:val="en-US"/>
        </w:rPr>
        <w:t xml:space="preserve"> with emotion adaptation, but it does not answer the question above, </w:t>
      </w:r>
      <w:commentRangeStart w:id="9"/>
      <w:r w:rsidR="00B552E8" w:rsidRPr="00B81AC4">
        <w:rPr>
          <w:rFonts w:ascii="Times New Roman" w:hAnsi="Times New Roman" w:cs="Times New Roman"/>
          <w:sz w:val="24"/>
          <w:szCs w:val="24"/>
          <w:lang w:val="en-US"/>
        </w:rPr>
        <w:t xml:space="preserve">whether it </w:t>
      </w:r>
      <w:r w:rsidR="00B552E8" w:rsidRPr="00B81AC4">
        <w:rPr>
          <w:rFonts w:ascii="Times New Roman" w:hAnsi="Times New Roman" w:cs="Times New Roman"/>
          <w:i/>
          <w:iCs/>
          <w:sz w:val="24"/>
          <w:szCs w:val="24"/>
          <w:lang w:val="en-US"/>
        </w:rPr>
        <w:t>fine-tunes</w:t>
      </w:r>
      <w:r w:rsidR="00B552E8" w:rsidRPr="00B81AC4">
        <w:rPr>
          <w:rFonts w:ascii="Times New Roman" w:hAnsi="Times New Roman" w:cs="Times New Roman"/>
          <w:sz w:val="24"/>
          <w:szCs w:val="24"/>
          <w:lang w:val="en-US"/>
        </w:rPr>
        <w:t xml:space="preserve"> the process, in a sense that it may lead to more efficient tracking of relevant emotional changes. </w:t>
      </w:r>
      <w:commentRangeEnd w:id="9"/>
      <w:r w:rsidR="008B0FCC" w:rsidRPr="00B81AC4">
        <w:rPr>
          <w:rStyle w:val="Kommentarzeichen"/>
          <w:rFonts w:ascii="Times New Roman" w:hAnsi="Times New Roman" w:cs="Times New Roman"/>
          <w:sz w:val="24"/>
          <w:szCs w:val="24"/>
          <w:lang w:val="en-US"/>
        </w:rPr>
        <w:commentReference w:id="9"/>
      </w:r>
      <w:r w:rsidR="00B552E8" w:rsidRPr="00B81AC4">
        <w:rPr>
          <w:rFonts w:ascii="Times New Roman" w:hAnsi="Times New Roman" w:cs="Times New Roman"/>
          <w:sz w:val="24"/>
          <w:szCs w:val="24"/>
          <w:lang w:val="en-US"/>
        </w:rPr>
        <w:t xml:space="preserve">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2A6B12" w:rsidRPr="00B81AC4">
        <w:rPr>
          <w:rFonts w:ascii="Times New Roman" w:hAnsi="Times New Roman" w:cs="Times New Roman"/>
          <w:i/>
          <w:iCs/>
          <w:sz w:val="24"/>
          <w:szCs w:val="24"/>
          <w:lang w:val="en-US"/>
        </w:rPr>
        <w:t>.</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were the first to show that it is possible to induc them in male and female faces during emotion adaptation: 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B35456" w:rsidRPr="00B81AC4">
        <w:rPr>
          <w:rFonts w:ascii="Times New Roman" w:hAnsi="Times New Roman" w:cs="Times New Roman"/>
          <w:sz w:val="24"/>
          <w:szCs w:val="24"/>
          <w:lang w:val="en-US"/>
        </w:rPr>
        <w:t xml:space="preserve"> and then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w:t>
      </w:r>
      <w:r w:rsidR="000B0DD5" w:rsidRPr="00B81AC4">
        <w:rPr>
          <w:rFonts w:ascii="Times New Roman" w:hAnsi="Times New Roman" w:cs="Times New Roman"/>
          <w:sz w:val="24"/>
          <w:szCs w:val="24"/>
          <w:lang w:val="en-US"/>
        </w:rPr>
        <w:lastRenderedPageBreak/>
        <w:t>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constantly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3E5DBC2B" w:rsidR="002F3098" w:rsidRPr="00B81AC4" w:rsidRDefault="00F8205B"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The aim of </w:t>
      </w:r>
      <w:r w:rsidR="00A21AD4">
        <w:rPr>
          <w:rFonts w:ascii="Times New Roman" w:hAnsi="Times New Roman" w:cs="Times New Roman"/>
          <w:sz w:val="24"/>
          <w:szCs w:val="24"/>
          <w:lang w:val="en-US"/>
        </w:rPr>
        <w:t>the presented studies</w:t>
      </w:r>
      <w:r w:rsidR="00275FE6">
        <w:rPr>
          <w:rFonts w:ascii="Times New Roman" w:hAnsi="Times New Roman" w:cs="Times New Roman"/>
          <w:sz w:val="24"/>
          <w:szCs w:val="24"/>
          <w:lang w:val="en-US"/>
        </w:rPr>
        <w:t xml:space="preserve"> </w:t>
      </w:r>
      <w:r w:rsidR="00AA28F1" w:rsidRPr="00B81AC4">
        <w:rPr>
          <w:rFonts w:ascii="Times New Roman" w:hAnsi="Times New Roman" w:cs="Times New Roman"/>
          <w:sz w:val="24"/>
          <w:szCs w:val="24"/>
          <w:lang w:val="en-US"/>
        </w:rPr>
        <w:t>was</w:t>
      </w:r>
      <w:r w:rsidRPr="00B81AC4">
        <w:rPr>
          <w:rFonts w:ascii="Times New Roman" w:hAnsi="Times New Roman" w:cs="Times New Roman"/>
          <w:sz w:val="24"/>
          <w:szCs w:val="24"/>
          <w:lang w:val="en-US"/>
        </w:rPr>
        <w:t xml:space="preserve"> to understand the flexibility of vocal emotional processing in more depth by studying its interplay with linguistic and extralinguistic cues in the context of perceptual adaptation. </w:t>
      </w:r>
      <w:r w:rsidR="00277300" w:rsidRPr="00B81AC4">
        <w:rPr>
          <w:rFonts w:ascii="Times New Roman" w:hAnsi="Times New Roman" w:cs="Times New Roman"/>
          <w:sz w:val="24"/>
          <w:szCs w:val="24"/>
          <w:lang w:val="en-US"/>
        </w:rPr>
        <w:t xml:space="preserve">In three experiments, it </w:t>
      </w:r>
      <w:r w:rsidR="002F3098" w:rsidRPr="00B81AC4">
        <w:rPr>
          <w:rFonts w:ascii="Times New Roman" w:hAnsi="Times New Roman" w:cs="Times New Roman"/>
          <w:sz w:val="24"/>
          <w:szCs w:val="24"/>
          <w:lang w:val="en-US"/>
        </w:rPr>
        <w:t>was</w:t>
      </w:r>
      <w:r w:rsidR="00277300" w:rsidRPr="00B81AC4">
        <w:rPr>
          <w:rFonts w:ascii="Times New Roman" w:hAnsi="Times New Roman" w:cs="Times New Roman"/>
          <w:sz w:val="24"/>
          <w:szCs w:val="24"/>
          <w:lang w:val="en-US"/>
        </w:rPr>
        <w:t xml:space="preserve"> tested whether simultaneous opposite aftereffects c</w:t>
      </w:r>
      <w:r w:rsidR="002F3098" w:rsidRPr="00B81AC4">
        <w:rPr>
          <w:rFonts w:ascii="Times New Roman" w:hAnsi="Times New Roman" w:cs="Times New Roman"/>
          <w:sz w:val="24"/>
          <w:szCs w:val="24"/>
          <w:lang w:val="en-US"/>
        </w:rPr>
        <w:t>ould</w:t>
      </w:r>
      <w:r w:rsidR="00277300" w:rsidRPr="00B81AC4">
        <w:rPr>
          <w:rFonts w:ascii="Times New Roman" w:hAnsi="Times New Roman" w:cs="Times New Roman"/>
          <w:sz w:val="24"/>
          <w:szCs w:val="24"/>
          <w:lang w:val="en-US"/>
        </w:rPr>
        <w:t xml:space="preserve"> be </w:t>
      </w:r>
      <w:r w:rsidR="002F3098" w:rsidRPr="00B81AC4">
        <w:rPr>
          <w:rFonts w:ascii="Times New Roman" w:hAnsi="Times New Roman" w:cs="Times New Roman"/>
          <w:sz w:val="24"/>
          <w:szCs w:val="24"/>
          <w:lang w:val="en-US"/>
        </w:rPr>
        <w:t>induced</w:t>
      </w:r>
      <w:r w:rsidR="00277300" w:rsidRPr="00B81AC4">
        <w:rPr>
          <w:rFonts w:ascii="Times New Roman" w:hAnsi="Times New Roman" w:cs="Times New Roman"/>
          <w:sz w:val="24"/>
          <w:szCs w:val="24"/>
          <w:lang w:val="en-US"/>
        </w:rPr>
        <w:t xml:space="preserve"> for speaker </w:t>
      </w:r>
      <w:r w:rsidR="00104FF2"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identity and (pseudo)-word. </w:t>
      </w:r>
      <w:r w:rsidR="002F3098" w:rsidRPr="00B81AC4">
        <w:rPr>
          <w:rFonts w:ascii="Times New Roman" w:hAnsi="Times New Roman" w:cs="Times New Roman"/>
          <w:sz w:val="24"/>
          <w:szCs w:val="24"/>
          <w:lang w:val="en-US"/>
        </w:rPr>
        <w:t>All experiments employed identical stimulus material, the only difference</w:t>
      </w:r>
      <w:r w:rsidR="00D84BE9">
        <w:rPr>
          <w:rFonts w:ascii="Times New Roman" w:hAnsi="Times New Roman" w:cs="Times New Roman"/>
          <w:sz w:val="24"/>
          <w:szCs w:val="24"/>
          <w:lang w:val="en-US"/>
        </w:rPr>
        <w:t xml:space="preserve"> was</w:t>
      </w:r>
      <w:r w:rsidR="00AA28F1" w:rsidRPr="00B81AC4">
        <w:rPr>
          <w:rFonts w:ascii="Times New Roman" w:hAnsi="Times New Roman" w:cs="Times New Roman"/>
          <w:sz w:val="24"/>
          <w:szCs w:val="24"/>
          <w:lang w:val="en-US"/>
        </w:rPr>
        <w:t xml:space="preserve"> </w:t>
      </w:r>
      <w:r w:rsidR="002F3098" w:rsidRPr="00B81AC4">
        <w:rPr>
          <w:rFonts w:ascii="Times New Roman" w:hAnsi="Times New Roman" w:cs="Times New Roman"/>
          <w:sz w:val="24"/>
          <w:szCs w:val="24"/>
          <w:lang w:val="en-US"/>
        </w:rPr>
        <w:t xml:space="preserve"> the systematic coupling of adaptor emotions with linguistic and extralinguistic cues. To parallel the design of</w:t>
      </w:r>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wOVQxODo0MjoxMy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4AE0B742"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1, adaptor emotions </w:t>
      </w:r>
      <w:r w:rsidR="00AA28F1"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in one block, all female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angry and all 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fearful</w:t>
      </w:r>
      <w:r w:rsidR="00AA28F1" w:rsidRPr="00B81AC4">
        <w:rPr>
          <w:rFonts w:ascii="Times New Roman" w:hAnsi="Times New Roman" w:cs="Times New Roman"/>
          <w:sz w:val="24"/>
          <w:szCs w:val="24"/>
          <w:lang w:val="en-US"/>
        </w:rPr>
        <w:t>;</w:t>
      </w:r>
      <w:r w:rsidR="00277300" w:rsidRPr="00B81AC4">
        <w:rPr>
          <w:rFonts w:ascii="Times New Roman" w:hAnsi="Times New Roman" w:cs="Times New Roman"/>
          <w:sz w:val="24"/>
          <w:szCs w:val="24"/>
          <w:lang w:val="en-US"/>
        </w:rPr>
        <w:t xml:space="preserve"> and vice versa in the other block. This is a replication of the paradigm </w:t>
      </w:r>
      <w:r w:rsidR="002F3098" w:rsidRPr="00B81AC4">
        <w:rPr>
          <w:rFonts w:ascii="Times New Roman" w:hAnsi="Times New Roman" w:cs="Times New Roman"/>
          <w:sz w:val="24"/>
          <w:szCs w:val="24"/>
          <w:lang w:val="en-US"/>
        </w:rPr>
        <w:t>reported</w:t>
      </w:r>
      <w:r w:rsidR="00277300" w:rsidRPr="00B81AC4">
        <w:rPr>
          <w:rFonts w:ascii="Times New Roman" w:hAnsi="Times New Roman" w:cs="Times New Roman"/>
          <w:sz w:val="24"/>
          <w:szCs w:val="24"/>
          <w:lang w:val="en-US"/>
        </w:rPr>
        <w:t xml:space="preserve"> </w:t>
      </w:r>
      <w:r w:rsidR="00A0439F" w:rsidRPr="00B81AC4">
        <w:rPr>
          <w:rFonts w:ascii="Times New Roman" w:hAnsi="Times New Roman" w:cs="Times New Roman"/>
          <w:sz w:val="24"/>
          <w:szCs w:val="24"/>
          <w:lang w:val="en-US"/>
        </w:rPr>
        <w:t xml:space="preserve">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2F3098" w:rsidRPr="00B81AC4">
        <w:rPr>
          <w:rFonts w:ascii="Times New Roman" w:hAnsi="Times New Roman" w:cs="Times New Roman"/>
          <w:sz w:val="24"/>
          <w:szCs w:val="24"/>
          <w:lang w:val="en-US"/>
        </w:rPr>
        <w:t>Accordingly</w:t>
      </w:r>
      <w:r w:rsidR="00277300" w:rsidRPr="00B81AC4">
        <w:rPr>
          <w:rFonts w:ascii="Times New Roman" w:hAnsi="Times New Roman" w:cs="Times New Roman"/>
          <w:sz w:val="24"/>
          <w:szCs w:val="24"/>
          <w:lang w:val="en-US"/>
        </w:rPr>
        <w:t xml:space="preserve">, I hypothesized to find simultaneous opposite aftereffects for speaker </w:t>
      </w:r>
      <w:r w:rsidRPr="00B81AC4">
        <w:rPr>
          <w:rFonts w:ascii="Times New Roman" w:hAnsi="Times New Roman" w:cs="Times New Roman"/>
          <w:sz w:val="24"/>
          <w:szCs w:val="24"/>
          <w:lang w:val="en-US"/>
        </w:rPr>
        <w:t>gender</w:t>
      </w:r>
      <w:r w:rsidR="002F3098" w:rsidRPr="00B81AC4">
        <w:rPr>
          <w:rFonts w:ascii="Times New Roman" w:hAnsi="Times New Roman" w:cs="Times New Roman"/>
          <w:sz w:val="24"/>
          <w:szCs w:val="24"/>
          <w:lang w:val="en-US"/>
        </w:rPr>
        <w:t xml:space="preserve">: in block one, female targets would be more often classified as fearful and male targets mor often as angry; vice versa for block two. </w:t>
      </w:r>
      <w:r w:rsidR="00277300" w:rsidRPr="00B81AC4">
        <w:rPr>
          <w:rFonts w:ascii="Times New Roman" w:hAnsi="Times New Roman" w:cs="Times New Roman"/>
          <w:sz w:val="24"/>
          <w:szCs w:val="24"/>
          <w:lang w:val="en-US"/>
        </w:rPr>
        <w:t xml:space="preserve"> </w:t>
      </w:r>
    </w:p>
    <w:p w14:paraId="44E25230" w14:textId="1EE3C366"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002F3098" w:rsidRPr="00B81AC4">
        <w:rPr>
          <w:rFonts w:ascii="Times New Roman" w:hAnsi="Times New Roman" w:cs="Times New Roman"/>
          <w:sz w:val="24"/>
          <w:szCs w:val="24"/>
          <w:lang w:val="en-US"/>
        </w:rPr>
        <w:t>identity</w:t>
      </w:r>
      <w:r w:rsidR="00277300" w:rsidRPr="00B81AC4">
        <w:rPr>
          <w:rFonts w:ascii="Times New Roman" w:hAnsi="Times New Roman" w:cs="Times New Roman"/>
          <w:sz w:val="24"/>
          <w:szCs w:val="24"/>
          <w:lang w:val="en-US"/>
        </w:rPr>
        <w:t xml:space="preserve">: in one block, adaptor voice F1 (female) </w:t>
      </w:r>
      <w:r w:rsidR="008E0BD8" w:rsidRPr="00B81AC4">
        <w:rPr>
          <w:rFonts w:ascii="Times New Roman" w:hAnsi="Times New Roman" w:cs="Times New Roman"/>
          <w:sz w:val="24"/>
          <w:szCs w:val="24"/>
          <w:lang w:val="en-US"/>
        </w:rPr>
        <w:t>was always</w:t>
      </w:r>
      <w:r w:rsidR="00277300" w:rsidRPr="00B81AC4">
        <w:rPr>
          <w:rFonts w:ascii="Times New Roman" w:hAnsi="Times New Roman" w:cs="Times New Roman"/>
          <w:sz w:val="24"/>
          <w:szCs w:val="24"/>
          <w:lang w:val="en-US"/>
        </w:rPr>
        <w:t xml:space="preserve"> angry and adaptor voice F2 (female) </w:t>
      </w:r>
      <w:r w:rsidR="008E0BD8" w:rsidRPr="00B81AC4">
        <w:rPr>
          <w:rFonts w:ascii="Times New Roman" w:hAnsi="Times New Roman" w:cs="Times New Roman"/>
          <w:sz w:val="24"/>
          <w:szCs w:val="24"/>
          <w:lang w:val="en-US"/>
        </w:rPr>
        <w:t>always</w:t>
      </w:r>
      <w:r w:rsidR="00277300" w:rsidRPr="00B81AC4">
        <w:rPr>
          <w:rFonts w:ascii="Times New Roman" w:hAnsi="Times New Roman" w:cs="Times New Roman"/>
          <w:sz w:val="24"/>
          <w:szCs w:val="24"/>
          <w:lang w:val="en-US"/>
        </w:rPr>
        <w:t xml:space="preserve"> fearful, and vice versa in the other block.</w:t>
      </w:r>
      <w:r w:rsidR="002F3098" w:rsidRPr="00B81AC4">
        <w:rPr>
          <w:rFonts w:ascii="Times New Roman" w:hAnsi="Times New Roman" w:cs="Times New Roman"/>
          <w:sz w:val="24"/>
          <w:szCs w:val="24"/>
          <w:lang w:val="en-US"/>
        </w:rPr>
        <w:t xml:space="preserve"> The same was done for male speakers.</w:t>
      </w:r>
      <w:r w:rsidR="008E0BD8" w:rsidRPr="00B81AC4">
        <w:rPr>
          <w:rFonts w:ascii="Times New Roman" w:hAnsi="Times New Roman" w:cs="Times New Roman"/>
          <w:sz w:val="24"/>
          <w:szCs w:val="24"/>
          <w:lang w:val="en-US"/>
        </w:rPr>
        <w:t xml:space="preserve"> Adaptation was tested separately for male and female voices, to control for the potential influence of speaker </w:t>
      </w:r>
      <w:r w:rsidR="00104FF2" w:rsidRPr="00B81AC4">
        <w:rPr>
          <w:rFonts w:ascii="Times New Roman" w:hAnsi="Times New Roman" w:cs="Times New Roman"/>
          <w:sz w:val="24"/>
          <w:szCs w:val="24"/>
          <w:lang w:val="en-US"/>
        </w:rPr>
        <w:t>gender</w:t>
      </w:r>
      <w:r w:rsidR="008E0BD8" w:rsidRPr="00B81AC4">
        <w:rPr>
          <w:rFonts w:ascii="Times New Roman" w:hAnsi="Times New Roman" w:cs="Times New Roman"/>
          <w:sz w:val="24"/>
          <w:szCs w:val="24"/>
          <w:lang w:val="en-US"/>
        </w:rPr>
        <w:t>. I hypothesized to find simultaneous opposite aftereffects for speaker identity, 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w:t>
      </w:r>
      <w:r w:rsidR="007A6C7B">
        <w:rPr>
          <w:rFonts w:ascii="Times New Roman" w:hAnsi="Times New Roman" w:cs="Times New Roman"/>
          <w:sz w:val="24"/>
          <w:szCs w:val="24"/>
          <w:lang w:val="en-US"/>
        </w:rPr>
        <w:t>Let us</w:t>
      </w:r>
      <w:r w:rsidR="008E0BD8" w:rsidRPr="00B81AC4">
        <w:rPr>
          <w:rFonts w:ascii="Times New Roman" w:hAnsi="Times New Roman" w:cs="Times New Roman"/>
          <w:sz w:val="24"/>
          <w:szCs w:val="24"/>
          <w:lang w:val="en-US"/>
        </w:rPr>
        <w:t xml:space="preserve">assume a situation </w:t>
      </w:r>
      <w:r w:rsidR="008E0BD8" w:rsidRPr="00B81AC4">
        <w:rPr>
          <w:rFonts w:ascii="Times New Roman" w:hAnsi="Times New Roman" w:cs="Times New Roman"/>
          <w:sz w:val="24"/>
          <w:szCs w:val="24"/>
          <w:lang w:val="en-US"/>
        </w:rPr>
        <w:lastRenderedPageBreak/>
        <w:t xml:space="preserve">where one speaker is angry and the other is fearful, e.g. during a heated dispute or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 xml:space="preserve">one sports team scored an important goal), an adequate reaction may not only depend on the nature of that change but also on the individuals who experience and express it. Thus, a speaker-specific calibration to uttered emotions could turn out to be beneficial. This would be 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20CD3FE7"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Finally, in Experiment 3, adaptor emotions were tied to the pseudoword: in one block, pseudoword</w:t>
      </w:r>
      <w:r w:rsidR="00AA28F1" w:rsidRPr="00B81AC4">
        <w:rPr>
          <w:rFonts w:ascii="Times New Roman" w:hAnsi="Times New Roman" w:cs="Times New Roman"/>
          <w:sz w:val="24"/>
          <w:szCs w:val="24"/>
          <w:lang w:val="en-US"/>
        </w:rPr>
        <w:t>s</w:t>
      </w:r>
      <w:r w:rsidR="00946015" w:rsidRPr="00B81AC4">
        <w:rPr>
          <w:rFonts w:ascii="Times New Roman" w:hAnsi="Times New Roman" w:cs="Times New Roman"/>
          <w:sz w:val="24"/>
          <w:szCs w:val="24"/>
          <w:lang w:val="en-US"/>
        </w:rPr>
        <w:t xml:space="preserve"> 1 and 2 were angry, and pseudowords 3 and 4 were fearful; vice versa in a second block.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NO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5CFF1598" w14:textId="210EAF3D" w:rsidR="00807263" w:rsidRPr="00B81AC4" w:rsidRDefault="0019400C" w:rsidP="00B81AC4">
      <w:pPr>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but NOT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As the hypothes</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 xml:space="preserve">s of </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xperiment 2 and 3 go beyond the replication of</w:t>
      </w:r>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Bestelmeyer, Jones, et al.</w:t>
          </w:r>
          <w:r w:rsidR="00807263" w:rsidRPr="00B81AC4">
            <w:rPr>
              <w:rFonts w:ascii="Times New Roman" w:hAnsi="Times New Roman" w:cs="Times New Roman"/>
              <w:sz w:val="24"/>
              <w:szCs w:val="24"/>
              <w:lang w:val="en-US"/>
            </w:rPr>
            <w:fldChar w:fldCharType="end"/>
          </w:r>
        </w:sdtContent>
      </w:sdt>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(2010)</w:t>
          </w:r>
          <w:r w:rsidR="00807263" w:rsidRPr="00B81AC4">
            <w:rPr>
              <w:rFonts w:ascii="Times New Roman" w:hAnsi="Times New Roman" w:cs="Times New Roman"/>
              <w:sz w:val="24"/>
              <w:szCs w:val="24"/>
              <w:lang w:val="en-US"/>
            </w:rPr>
            <w:fldChar w:fldCharType="end"/>
          </w:r>
        </w:sdtContent>
      </w:sdt>
      <w:r w:rsidR="008B495E" w:rsidRPr="00B81AC4">
        <w:rPr>
          <w:rFonts w:ascii="Times New Roman" w:hAnsi="Times New Roman" w:cs="Times New Roman"/>
          <w:sz w:val="24"/>
          <w:szCs w:val="24"/>
          <w:lang w:val="en-US"/>
        </w:rPr>
        <w:t xml:space="preserve"> in the auditory domain, </w:t>
      </w:r>
      <w:commentRangeStart w:id="10"/>
      <w:r w:rsidR="008B495E" w:rsidRPr="00B81AC4">
        <w:rPr>
          <w:rFonts w:ascii="Times New Roman" w:hAnsi="Times New Roman" w:cs="Times New Roman"/>
          <w:sz w:val="24"/>
          <w:szCs w:val="24"/>
          <w:lang w:val="en-US"/>
        </w:rPr>
        <w:t xml:space="preserve">they were preregistered </w:t>
      </w:r>
      <w:r w:rsidR="00807263" w:rsidRPr="00B81AC4">
        <w:rPr>
          <w:rFonts w:ascii="Times New Roman" w:hAnsi="Times New Roman" w:cs="Times New Roman"/>
          <w:sz w:val="24"/>
          <w:szCs w:val="24"/>
          <w:lang w:val="en-US"/>
        </w:rPr>
        <w:t>(</w:t>
      </w:r>
      <w:r w:rsidR="00807263">
        <w:fldChar w:fldCharType="begin"/>
      </w:r>
      <w:r w:rsidR="00807263" w:rsidRPr="001E5A04">
        <w:rPr>
          <w:lang w:val="en-US"/>
          <w:rPrChange w:id="11" w:author="Manuel Pöhlmann" w:date="2026-03-13T15:36:00Z" w16du:dateUtc="2026-03-13T14:36:00Z">
            <w:rPr/>
          </w:rPrChange>
        </w:rPr>
        <w:instrText>HYPERLINK "https://doi.org/10.17605/OSF.IO/3H9WN"</w:instrText>
      </w:r>
      <w:r w:rsidR="00807263">
        <w:fldChar w:fldCharType="separate"/>
      </w:r>
      <w:r w:rsidR="00807263" w:rsidRPr="00B81AC4">
        <w:rPr>
          <w:rStyle w:val="Hyperlink"/>
          <w:rFonts w:ascii="Times New Roman" w:hAnsi="Times New Roman" w:cs="Times New Roman"/>
          <w:sz w:val="24"/>
          <w:szCs w:val="24"/>
          <w:lang w:val="en-US"/>
        </w:rPr>
        <w:t xml:space="preserve">10.17605/OSF.IO/3H9WN </w:t>
      </w:r>
      <w:r w:rsidR="00807263">
        <w:fldChar w:fldCharType="end"/>
      </w:r>
      <w:r w:rsidR="00807263" w:rsidRPr="00B81AC4">
        <w:rPr>
          <w:rFonts w:ascii="Times New Roman" w:hAnsi="Times New Roman" w:cs="Times New Roman"/>
          <w:sz w:val="24"/>
          <w:szCs w:val="24"/>
          <w:lang w:val="en-US"/>
        </w:rPr>
        <w:t>).</w:t>
      </w:r>
      <w:commentRangeEnd w:id="10"/>
      <w:r w:rsidR="00BA095F" w:rsidRPr="00B81AC4">
        <w:rPr>
          <w:rStyle w:val="Kommentarzeichen"/>
          <w:rFonts w:ascii="Times New Roman" w:hAnsi="Times New Roman" w:cs="Times New Roman"/>
          <w:sz w:val="24"/>
          <w:szCs w:val="24"/>
          <w:lang w:val="en-US"/>
        </w:rPr>
        <w:commentReference w:id="10"/>
      </w:r>
    </w:p>
    <w:p w14:paraId="43CFFBBD" w14:textId="40EC631A" w:rsidR="00EA7CE9" w:rsidRPr="00B81AC4" w:rsidRDefault="00EA7CE9" w:rsidP="00B81AC4">
      <w:pPr>
        <w:suppressAutoHyphens w:val="0"/>
        <w:spacing w:line="480" w:lineRule="auto"/>
        <w:rPr>
          <w:rFonts w:ascii="Times New Roman" w:hAnsi="Times New Roman" w:cs="Times New Roman"/>
          <w:sz w:val="24"/>
          <w:szCs w:val="24"/>
          <w:lang w:val="en-US"/>
        </w:rPr>
      </w:pPr>
    </w:p>
    <w:p w14:paraId="146FC6E8" w14:textId="77777777" w:rsidR="00EA7CE9" w:rsidRPr="00B81AC4" w:rsidRDefault="00EA7CE9">
      <w:pPr>
        <w:suppressAutoHyphens w:val="0"/>
        <w:spacing w:line="278" w:lineRule="auto"/>
        <w:rPr>
          <w:rFonts w:ascii="Times New Roman" w:eastAsiaTheme="majorEastAsia" w:hAnsi="Times New Roman" w:cs="Times New Roman"/>
          <w:color w:val="0F4761" w:themeColor="accent1" w:themeShade="BF"/>
          <w:sz w:val="24"/>
          <w:szCs w:val="24"/>
          <w:lang w:val="en-US"/>
        </w:rPr>
      </w:pPr>
    </w:p>
    <w:p w14:paraId="22EAEFAE" w14:textId="77777777" w:rsidR="008E0BD8" w:rsidRPr="00B81AC4" w:rsidRDefault="008E0BD8">
      <w:pPr>
        <w:suppressAutoHyphens w:val="0"/>
        <w:spacing w:line="278"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lang w:val="en-US"/>
        </w:rPr>
        <w:br w:type="page"/>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lastRenderedPageBreak/>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commentRangeStart w:id="12"/>
      <w:r w:rsidRPr="00B81AC4">
        <w:rPr>
          <w:rFonts w:ascii="Times New Roman" w:hAnsi="Times New Roman" w:cs="Times New Roman"/>
          <w:lang w:val="en-US"/>
        </w:rPr>
        <w:t>Hypothesis</w:t>
      </w:r>
      <w:commentRangeEnd w:id="12"/>
      <w:r w:rsidR="0079036C" w:rsidRPr="00B81AC4">
        <w:rPr>
          <w:rStyle w:val="Kommentarzeichen"/>
          <w:rFonts w:ascii="Times New Roman" w:hAnsi="Times New Roman" w:cs="Times New Roman"/>
          <w:sz w:val="28"/>
          <w:szCs w:val="28"/>
          <w:lang w:val="en-US"/>
        </w:rPr>
        <w:commentReference w:id="12"/>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CC7EAE">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48E2C03B"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BE4BA8" w:rsidRPr="00003035">
        <w:rPr>
          <w:rFonts w:ascii="Times New Roman" w:hAnsi="Times New Roman" w:cs="Times New Roman"/>
          <w:sz w:val="24"/>
          <w:szCs w:val="24"/>
          <w:lang w:val="en-US"/>
        </w:rPr>
        <w:t>~</w:t>
      </w:r>
      <w:r w:rsidR="009E340A" w:rsidRPr="00003035">
        <w:rPr>
          <w:rFonts w:ascii="Times New Roman" w:hAnsi="Times New Roman" w:cs="Times New Roman"/>
          <w:sz w:val="24"/>
          <w:szCs w:val="24"/>
          <w:lang w:val="en-US"/>
        </w:rPr>
        <w:t xml:space="preserve">38.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4FF5C1BC"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330F93">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8A6B9E">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Another two were unsure if all sounds were played correctly</w:t>
      </w:r>
      <w:r w:rsidR="00A424B0">
        <w:rPr>
          <w:rFonts w:ascii="Times New Roman" w:hAnsi="Times New Roman" w:cs="Times New Roman"/>
          <w:sz w:val="24"/>
          <w:szCs w:val="24"/>
          <w:lang w:val="en-US"/>
        </w:rPr>
        <w:t>.</w:t>
      </w:r>
      <w:del w:id="13" w:author="Manuel Pöhlmann" w:date="2026-03-13T21:15:00Z" w16du:dateUtc="2026-03-13T20:15:00Z">
        <w:r w:rsidR="00D005A1" w:rsidRPr="00003035" w:rsidDel="00A424B0">
          <w:rPr>
            <w:rFonts w:ascii="Times New Roman" w:hAnsi="Times New Roman" w:cs="Times New Roman"/>
            <w:sz w:val="24"/>
            <w:szCs w:val="24"/>
            <w:lang w:val="en-US"/>
          </w:rPr>
          <w:delText>,</w:delText>
        </w:r>
      </w:del>
      <w:r w:rsidR="00D005A1" w:rsidRPr="00003035">
        <w:rPr>
          <w:rFonts w:ascii="Times New Roman" w:hAnsi="Times New Roman" w:cs="Times New Roman"/>
          <w:sz w:val="24"/>
          <w:szCs w:val="24"/>
          <w:lang w:val="en-US"/>
        </w:rPr>
        <w:t xml:space="preserve"> </w:t>
      </w:r>
      <w:r w:rsidR="00A424B0">
        <w:rPr>
          <w:rFonts w:ascii="Times New Roman" w:hAnsi="Times New Roman" w:cs="Times New Roman"/>
          <w:sz w:val="24"/>
          <w:szCs w:val="24"/>
          <w:lang w:val="en-US"/>
        </w:rPr>
        <w:t>However, as</w:t>
      </w:r>
      <w:r w:rsidR="00D005A1" w:rsidRPr="00003035">
        <w:rPr>
          <w:rFonts w:ascii="Times New Roman" w:hAnsi="Times New Roman" w:cs="Times New Roman"/>
          <w:sz w:val="24"/>
          <w:szCs w:val="24"/>
          <w:lang w:val="en-US"/>
        </w:rPr>
        <w:t xml:space="preserve"> data quality </w:t>
      </w:r>
      <w:r w:rsidR="00A424B0">
        <w:rPr>
          <w:rFonts w:ascii="Times New Roman" w:hAnsi="Times New Roman" w:cs="Times New Roman"/>
          <w:sz w:val="24"/>
          <w:szCs w:val="24"/>
          <w:lang w:val="en-US"/>
        </w:rPr>
        <w:t>was deemed acceptable</w:t>
      </w:r>
      <w:r w:rsidR="00D005A1" w:rsidRPr="00003035">
        <w:rPr>
          <w:rFonts w:ascii="Times New Roman" w:hAnsi="Times New Roman" w:cs="Times New Roman"/>
          <w:sz w:val="24"/>
          <w:szCs w:val="24"/>
          <w:lang w:val="en-US"/>
        </w:rPr>
        <w:t xml:space="preserve">after careful </w:t>
      </w:r>
      <w:r w:rsidR="00155080" w:rsidRPr="00003035">
        <w:rPr>
          <w:rFonts w:ascii="Times New Roman" w:hAnsi="Times New Roman" w:cs="Times New Roman"/>
          <w:sz w:val="24"/>
          <w:szCs w:val="24"/>
          <w:lang w:val="en-US"/>
        </w:rPr>
        <w:t>inspection,</w:t>
      </w:r>
      <w:r w:rsidR="00BE4BA8" w:rsidRPr="00003035">
        <w:rPr>
          <w:rFonts w:ascii="Times New Roman" w:hAnsi="Times New Roman" w:cs="Times New Roman"/>
          <w:sz w:val="24"/>
          <w:szCs w:val="24"/>
          <w:lang w:val="en-US"/>
        </w:rPr>
        <w:t xml:space="preserve">  </w:t>
      </w:r>
      <w:r w:rsidR="00D005A1" w:rsidRPr="00003035">
        <w:rPr>
          <w:rFonts w:ascii="Times New Roman" w:hAnsi="Times New Roman" w:cs="Times New Roman"/>
          <w:sz w:val="24"/>
          <w:szCs w:val="24"/>
          <w:lang w:val="en-US"/>
        </w:rPr>
        <w:t xml:space="preserve">they were kept in the sample as well. </w:t>
      </w:r>
      <w:r w:rsidR="001739B0" w:rsidRPr="00003035">
        <w:rPr>
          <w:rFonts w:ascii="Times New Roman" w:hAnsi="Times New Roman" w:cs="Times New Roman"/>
          <w:sz w:val="24"/>
          <w:szCs w:val="24"/>
          <w:lang w:val="en-US"/>
        </w:rPr>
        <w:lastRenderedPageBreak/>
        <w:t xml:space="preserve">Therefore, the final sample consisted of </w:t>
      </w:r>
      <w:r w:rsidR="00A424B0" w:rsidRPr="00A424B0">
        <w:rPr>
          <w:rFonts w:ascii="Times New Roman" w:hAnsi="Times New Roman" w:cs="Times New Roman"/>
          <w:i/>
          <w:sz w:val="24"/>
          <w:szCs w:val="24"/>
          <w:lang w:val="en-US"/>
        </w:rPr>
        <w:t>N</w:t>
      </w:r>
      <w:r w:rsidR="005A36CD">
        <w:rPr>
          <w:rFonts w:ascii="Times New Roman" w:hAnsi="Times New Roman" w:cs="Times New Roman"/>
          <w:i/>
          <w:sz w:val="24"/>
          <w:szCs w:val="24"/>
          <w:lang w:val="en-US"/>
        </w:rPr>
        <w:t> </w:t>
      </w:r>
      <w:r w:rsidR="005A36CD">
        <w:rPr>
          <w:rFonts w:ascii="Times New Roman" w:hAnsi="Times New Roman" w:cs="Times New Roman"/>
          <w:sz w:val="24"/>
          <w:szCs w:val="24"/>
          <w:lang w:val="en-US"/>
        </w:rPr>
        <w:t>= </w:t>
      </w:r>
      <w:r w:rsidR="001739B0" w:rsidRPr="00997D52">
        <w:rPr>
          <w:rFonts w:ascii="Times New Roman" w:hAnsi="Times New Roman" w:cs="Times New Roman"/>
          <w:iCs/>
          <w:sz w:val="24"/>
          <w:szCs w:val="24"/>
          <w:lang w:val="en-US"/>
        </w:rPr>
        <w:t>39</w:t>
      </w:r>
      <w:r w:rsidR="001739B0" w:rsidRPr="00003035">
        <w:rPr>
          <w:rFonts w:ascii="Times New Roman" w:hAnsi="Times New Roman" w:cs="Times New Roman"/>
          <w:sz w:val="24"/>
          <w:szCs w:val="24"/>
          <w:lang w:val="en-US"/>
        </w:rPr>
        <w:t xml:space="preserve"> participants (25 female, 14 male, aged 19 to 39 years [M = 22.89, SD = 3.6]). </w:t>
      </w:r>
    </w:p>
    <w:p w14:paraId="3E1A46A2" w14:textId="3D828088"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All data was collected pseudonymized. </w:t>
      </w:r>
      <w:r w:rsidR="00EF04A9" w:rsidRPr="00003035">
        <w:rPr>
          <w:rFonts w:ascii="Times New Roman" w:hAnsi="Times New Roman" w:cs="Times New Roman"/>
          <w:sz w:val="24"/>
          <w:szCs w:val="24"/>
          <w:lang w:val="en-US"/>
        </w:rPr>
        <w:t>All</w:t>
      </w:r>
      <w:r w:rsidR="001739B0" w:rsidRPr="00003035">
        <w:rPr>
          <w:rFonts w:ascii="Times New Roman" w:hAnsi="Times New Roman" w:cs="Times New Roman"/>
          <w:sz w:val="24"/>
          <w:szCs w:val="24"/>
          <w:lang w:val="en-US"/>
        </w:rPr>
        <w:t xml:space="preserve"> experiment</w:t>
      </w:r>
      <w:r w:rsidR="00BA6F35">
        <w:rPr>
          <w:rFonts w:ascii="Times New Roman" w:hAnsi="Times New Roman" w:cs="Times New Roman"/>
          <w:sz w:val="24"/>
          <w:szCs w:val="24"/>
          <w:lang w:val="en-US"/>
        </w:rPr>
        <w:t>al procedures</w:t>
      </w:r>
      <w:r w:rsidR="008757F9">
        <w:rPr>
          <w:rFonts w:ascii="Times New Roman" w:hAnsi="Times New Roman" w:cs="Times New Roman"/>
          <w:sz w:val="24"/>
          <w:szCs w:val="24"/>
          <w:lang w:val="en-US"/>
        </w:rPr>
        <w:t xml:space="preserve"> conformed to </w:t>
      </w:r>
      <w:r w:rsidR="001739B0" w:rsidRPr="00003035">
        <w:rPr>
          <w:rFonts w:ascii="Times New Roman" w:hAnsi="Times New Roman" w:cs="Times New Roman"/>
          <w:sz w:val="24"/>
          <w:szCs w:val="24"/>
          <w:lang w:val="en-US"/>
        </w:rPr>
        <w:t xml:space="preserve">  the ethical guidelines by the American Psychological Association (APA) and</w:t>
      </w:r>
      <w:r w:rsidR="00133F67" w:rsidRPr="00003035">
        <w:rPr>
          <w:rFonts w:ascii="Times New Roman" w:hAnsi="Times New Roman" w:cs="Times New Roman"/>
          <w:sz w:val="24"/>
          <w:szCs w:val="24"/>
          <w:lang w:val="en-US"/>
        </w:rPr>
        <w:t xml:space="preserve"> their methodolog</w:t>
      </w:r>
      <w:r w:rsidR="00090952">
        <w:rPr>
          <w:rFonts w:ascii="Times New Roman" w:hAnsi="Times New Roman" w:cs="Times New Roman"/>
          <w:sz w:val="24"/>
          <w:szCs w:val="24"/>
          <w:lang w:val="en-US"/>
        </w:rPr>
        <w:t>ies were</w:t>
      </w:r>
      <w:r w:rsidR="001739B0" w:rsidRPr="00003035">
        <w:rPr>
          <w:rFonts w:ascii="Times New Roman" w:hAnsi="Times New Roman" w:cs="Times New Roman"/>
          <w:sz w:val="24"/>
          <w:szCs w:val="24"/>
          <w:lang w:val="en-US"/>
        </w:rPr>
        <w:t xml:space="preserve">approved by the local ethics committee of the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5A401521"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A5VDE4OjQyOjEz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4 speakers (2 male, 2 female) in a fearful and angry emotion.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root-mean-square normalized to 70 dB SPL</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r w:rsidR="005D1B09">
        <w:fldChar w:fldCharType="begin"/>
      </w:r>
      <w:r w:rsidR="005D1B09" w:rsidRPr="0031710F">
        <w:rPr>
          <w:lang w:val="en-US"/>
          <w:rPrChange w:id="14" w:author="christine.nussbaum" w:date="2026-04-01T18:32:00Z" w16du:dateUtc="2026-04-01T16:32:00Z">
            <w:rPr/>
          </w:rPrChange>
        </w:rPr>
        <w:instrText>HYPERLINK "https://osf.io/4ejb9"</w:instrText>
      </w:r>
      <w:r w:rsidR="005D1B09">
        <w:fldChar w:fldCharType="separate"/>
      </w:r>
      <w:r w:rsidR="005D1B09" w:rsidRPr="00823538">
        <w:rPr>
          <w:rStyle w:val="Hyperlink"/>
          <w:rFonts w:ascii="Times New Roman" w:hAnsi="Times New Roman" w:cs="Times New Roman"/>
          <w:sz w:val="24"/>
          <w:szCs w:val="24"/>
          <w:lang w:val="en-US"/>
        </w:rPr>
        <w:t>OSF</w:t>
      </w:r>
      <w:r w:rsidR="005D1B09">
        <w:fldChar w:fldCharType="end"/>
      </w:r>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DlUMTg6NDI6MTM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w:t>
          </w:r>
          <w:del w:id="15" w:author="Manuel Pöhlmann" w:date="2026-03-15T11:23:00Z" w16du:dateUtc="2026-03-15T10:23:00Z">
            <w:r w:rsidR="00AB5B22" w:rsidRPr="00003035" w:rsidDel="00536502">
              <w:rPr>
                <w:rFonts w:ascii="Times New Roman" w:hAnsi="Times New Roman" w:cs="Times New Roman"/>
                <w:sz w:val="24"/>
                <w:szCs w:val="24"/>
                <w:lang w:val="en-US"/>
              </w:rPr>
              <w:delText>,</w:delText>
            </w:r>
          </w:del>
          <w:r w:rsidR="00AB5B22" w:rsidRPr="00003035">
            <w:rPr>
              <w:rFonts w:ascii="Times New Roman" w:hAnsi="Times New Roman" w:cs="Times New Roman"/>
              <w:sz w:val="24"/>
              <w:szCs w:val="24"/>
              <w:lang w:val="en-US"/>
            </w:rPr>
            <w:t xml:space="preserve">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DlUMTg6NDI6MTM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w:t>
          </w:r>
          <w:del w:id="16" w:author="Manuel Pöhlmann" w:date="2026-03-15T11:23:00Z" w16du:dateUtc="2026-03-15T10:23:00Z">
            <w:r w:rsidR="00AB5B22" w:rsidRPr="00003035" w:rsidDel="00536502">
              <w:rPr>
                <w:rFonts w:ascii="Times New Roman" w:hAnsi="Times New Roman" w:cs="Times New Roman"/>
                <w:sz w:val="24"/>
                <w:szCs w:val="24"/>
                <w:lang w:val="en-US"/>
              </w:rPr>
              <w:delText>,</w:delText>
            </w:r>
          </w:del>
          <w:r w:rsidR="00AB5B22" w:rsidRPr="00003035">
            <w:rPr>
              <w:rFonts w:ascii="Times New Roman" w:hAnsi="Times New Roman" w:cs="Times New Roman"/>
              <w:sz w:val="24"/>
              <w:szCs w:val="24"/>
              <w:lang w:val="en-US"/>
            </w:rPr>
            <w:t xml:space="preserve">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7EF8CD2B" w14:textId="77777777" w:rsidR="000A74B5" w:rsidRPr="00B81AC4" w:rsidRDefault="000A74B5" w:rsidP="00A30E1F">
      <w:pPr>
        <w:rPr>
          <w:rFonts w:ascii="Times New Roman" w:hAnsi="Times New Roman" w:cs="Times New Roman"/>
          <w:lang w:val="en-US"/>
        </w:rPr>
      </w:pP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drawing>
          <wp:inline distT="0" distB="0" distL="0" distR="0" wp14:anchorId="43D18357" wp14:editId="51959595">
            <wp:extent cx="5754756" cy="7029450"/>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4756" cy="7029450"/>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lastRenderedPageBreak/>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074E448" w14:textId="4094318F"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such as age, gender, </w:t>
      </w:r>
      <w:r w:rsidR="00B3318A">
        <w:rPr>
          <w:rFonts w:ascii="Times New Roman" w:hAnsi="Times New Roman" w:cs="Times New Roman"/>
          <w:sz w:val="24"/>
          <w:szCs w:val="24"/>
          <w:lang w:val="en-US"/>
        </w:rPr>
        <w:t>native language</w:t>
      </w:r>
      <w:r w:rsidR="004440AF" w:rsidRPr="00003035">
        <w:rPr>
          <w:rFonts w:ascii="Times New Roman" w:hAnsi="Times New Roman" w:cs="Times New Roman"/>
          <w:sz w:val="24"/>
          <w:szCs w:val="24"/>
          <w:lang w:val="en-US"/>
        </w:rPr>
        <w:t xml:space="preserve">, profession, and potential hearing impairments. Then, the browser switched into full screen to avoid distractions from other apps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6E9FEF18"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 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(German: “Bitte reagieren Sie schneller”).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All 112 targets were presented once in randomized order, in two blocks of 56 trials</w:t>
      </w:r>
      <w:r w:rsidR="001B44E5">
        <w:rPr>
          <w:rFonts w:ascii="Times New Roman" w:hAnsi="Times New Roman" w:cs="Times New Roman"/>
          <w:sz w:val="24"/>
          <w:szCs w:val="24"/>
          <w:lang w:val="en-US"/>
        </w:rPr>
        <w:t xml:space="preserve"> each</w:t>
      </w:r>
      <w:r w:rsidR="007B0B7A" w:rsidRPr="00003035">
        <w:rPr>
          <w:rFonts w:ascii="Times New Roman" w:hAnsi="Times New Roman" w:cs="Times New Roman"/>
          <w:sz w:val="24"/>
          <w:szCs w:val="24"/>
          <w:lang w:val="en-US"/>
        </w:rPr>
        <w:t xml:space="preserve"> with a self-paced break in the middle. To acquaint participants with the experimental procedure, they first performed 5 practice trials.</w:t>
      </w:r>
    </w:p>
    <w:p w14:paraId="5AEDAA77" w14:textId="33F57FF7"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Each block consisted of an adaptation phase and a response phase. </w:t>
      </w:r>
      <w:r w:rsidR="00F7153A" w:rsidRPr="00003035">
        <w:rPr>
          <w:rFonts w:ascii="Times New Roman" w:hAnsi="Times New Roman" w:cs="Times New Roman"/>
          <w:sz w:val="24"/>
          <w:szCs w:val="24"/>
          <w:lang w:val="en-US"/>
        </w:rPr>
        <w:t xml:space="preserve">During the </w:t>
      </w:r>
      <w:r w:rsidR="00F7153A" w:rsidRPr="00003035">
        <w:rPr>
          <w:rFonts w:ascii="Times New Roman" w:hAnsi="Times New Roman" w:cs="Times New Roman"/>
          <w:sz w:val="24"/>
          <w:szCs w:val="24"/>
          <w:lang w:val="en-US"/>
        </w:rPr>
        <w:lastRenderedPageBreak/>
        <w:t>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or vice versa.  After the adaptation phase, the response phase started, which was signaled by a message (“Now it starts”</w:t>
      </w:r>
      <w:r w:rsidR="00480DD7" w:rsidRPr="00003035">
        <w:rPr>
          <w:rFonts w:ascii="Times New Roman" w:hAnsi="Times New Roman" w:cs="Times New Roman"/>
          <w:sz w:val="24"/>
          <w:szCs w:val="24"/>
          <w:lang w:val="en-US"/>
        </w:rPr>
        <w:t>, German: “Jetzt geht es los!”</w:t>
      </w:r>
      <w:r w:rsidR="00F7153A" w:rsidRPr="00003035">
        <w:rPr>
          <w:rFonts w:ascii="Times New Roman" w:hAnsi="Times New Roman" w:cs="Times New Roman"/>
          <w:sz w:val="24"/>
          <w:szCs w:val="24"/>
          <w:lang w:val="en-US"/>
        </w:rPr>
        <w:t>)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740693DD" w14:textId="6E73575F"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AE19EE">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C50A9">
        <w:rPr>
          <w:rFonts w:ascii="Times New Roman" w:hAnsi="Times New Roman" w:cs="Times New Roman"/>
          <w:sz w:val="24"/>
          <w:szCs w:val="24"/>
          <w:lang w:val="en-US"/>
        </w:rPr>
        <w:t>omitted</w:t>
      </w:r>
      <w:r w:rsidR="00F92E81" w:rsidRPr="00003035">
        <w:rPr>
          <w:rFonts w:ascii="Times New Roman" w:hAnsi="Times New Roman" w:cs="Times New Roman"/>
          <w:sz w:val="24"/>
          <w:szCs w:val="24"/>
          <w:lang w:val="en-US"/>
        </w:rPr>
        <w:t xml:space="preserve"> from the data</w:t>
      </w:r>
      <w:r w:rsidR="00432CA2" w:rsidRPr="00003035">
        <w:rPr>
          <w:rFonts w:ascii="Times New Roman" w:hAnsi="Times New Roman" w:cs="Times New Roman"/>
          <w:sz w:val="24"/>
          <w:szCs w:val="24"/>
          <w:lang w:val="en-US"/>
        </w:rPr>
        <w:t xml:space="preserve"> and participants with more than 5% of such omissions were excluded from data analysis (see above)</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with a binominal distribution, a logit-link function and Laplace approximation. Predictor variables were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0EA436F4"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xml:space="preserve"> ~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r w:rsidR="00C23408">
        <w:rPr>
          <w:rFonts w:ascii="Times New Roman" w:hAnsi="Times New Roman" w:cs="Times New Roman"/>
          <w:sz w:val="24"/>
          <w:szCs w:val="24"/>
          <w:lang w:val="en-US"/>
        </w:rPr>
        <w:t>.</w:t>
      </w:r>
    </w:p>
    <w:p w14:paraId="3A3247D4" w14:textId="6D7299F3" w:rsidR="009A7606" w:rsidRPr="00003035" w:rsidRDefault="00C23408"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sidR="0037330D">
        <w:rPr>
          <w:rFonts w:ascii="Times New Roman" w:hAnsi="Times New Roman" w:cs="Times New Roman"/>
          <w:sz w:val="24"/>
          <w:szCs w:val="24"/>
          <w:lang w:val="en-US"/>
        </w:rPr>
        <w:t>.</w:t>
      </w:r>
    </w:p>
    <w:p w14:paraId="0EECE39D" w14:textId="0FF552CD"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was</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089A6B68" w14:textId="1D8DBE85"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E41BD3">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r w:rsidR="000C0EAC">
        <w:fldChar w:fldCharType="begin"/>
      </w:r>
      <w:r w:rsidR="000C0EAC" w:rsidRPr="0031710F">
        <w:rPr>
          <w:lang w:val="en-US"/>
          <w:rPrChange w:id="17" w:author="christine.nussbaum" w:date="2026-04-01T18:32:00Z" w16du:dateUtc="2026-04-01T16:32:00Z">
            <w:rPr/>
          </w:rPrChange>
        </w:rPr>
        <w:instrText>HYPERLINK "https://osf.io/4ejb9"</w:instrText>
      </w:r>
      <w:r w:rsidR="000C0EAC">
        <w:fldChar w:fldCharType="separate"/>
      </w:r>
      <w:r w:rsidR="000C0EAC" w:rsidRPr="00003035">
        <w:rPr>
          <w:rStyle w:val="Hyperlink"/>
          <w:rFonts w:ascii="Times New Roman" w:hAnsi="Times New Roman" w:cs="Times New Roman"/>
          <w:sz w:val="24"/>
          <w:szCs w:val="24"/>
          <w:lang w:val="en-US"/>
        </w:rPr>
        <w:t>OSF repository</w:t>
      </w:r>
      <w:r w:rsidR="000C0EAC">
        <w:fldChar w:fldCharType="end"/>
      </w:r>
      <w:r w:rsidR="00B81AC4" w:rsidRPr="00003035">
        <w:rPr>
          <w:rFonts w:ascii="Times New Roman" w:hAnsi="Times New Roman" w:cs="Times New Roman"/>
          <w:sz w:val="24"/>
          <w:szCs w:val="24"/>
          <w:lang w:val="en-US"/>
        </w:rPr>
        <w:t xml:space="preserve">. </w:t>
      </w:r>
      <w:r w:rsidR="000C0EAC"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DD5C966" w14:textId="207248A7"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 xml:space="preserve">tML x </w:t>
      </w:r>
      <w:r w:rsidR="00F373F3"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r w:rsidR="0097457B" w:rsidRPr="00003035">
        <w:rPr>
          <w:rFonts w:ascii="Times New Roman" w:hAnsi="Times New Roman" w:cs="Times New Roman"/>
          <w:sz w:val="24"/>
          <w:szCs w:val="24"/>
          <w:lang w:val="en-US"/>
        </w:rPr>
        <w:br w:type="page"/>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67" w:type="dxa"/>
        <w:tblInd w:w="-892" w:type="dxa"/>
        <w:tblLook w:val="04A0" w:firstRow="1" w:lastRow="0" w:firstColumn="1" w:lastColumn="0" w:noHBand="0" w:noVBand="1"/>
      </w:tblPr>
      <w:tblGrid>
        <w:gridCol w:w="2763"/>
        <w:gridCol w:w="675"/>
        <w:gridCol w:w="780"/>
        <w:gridCol w:w="266"/>
        <w:gridCol w:w="3322"/>
        <w:gridCol w:w="945"/>
        <w:gridCol w:w="675"/>
        <w:gridCol w:w="675"/>
        <w:gridCol w:w="780"/>
      </w:tblGrid>
      <w:tr w:rsidR="0097457B" w:rsidRPr="00B81AC4" w14:paraId="0D0DE8D3" w14:textId="77777777" w:rsidTr="004B0B8C">
        <w:trPr>
          <w:trHeight w:val="300"/>
        </w:trPr>
        <w:tc>
          <w:tcPr>
            <w:tcW w:w="10867"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31710F" w14:paraId="2404954B" w14:textId="77777777" w:rsidTr="004B0B8C">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04"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4B0B8C">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75"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75"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4B0B8C">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75"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2"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75"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4B0B8C">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75"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2"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75"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4B0B8C">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75"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2"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945"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75"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4B0B8C">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75"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2"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75"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4B0B8C">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75"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75"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4B0B8C">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75"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2"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75"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4B0B8C">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75"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4B0B8C">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75"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2"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2B8603D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4B0B8C">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75"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022A9C93" w14:textId="296B262E"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945"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4B0B8C">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75"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4B0B8C">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75"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322"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21F0C901"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0.47 ± 0.02 SEM, </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2572CBC8"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commentRangeStart w:id="18"/>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commentRangeEnd w:id="18"/>
      <w:r w:rsidR="0029437F" w:rsidRPr="00003035">
        <w:rPr>
          <w:rStyle w:val="Kommentarzeichen"/>
          <w:rFonts w:ascii="Times New Roman" w:hAnsi="Times New Roman" w:cs="Times New Roman"/>
          <w:sz w:val="24"/>
          <w:szCs w:val="24"/>
          <w:lang w:val="en-US"/>
        </w:rPr>
        <w:commentReference w:id="18"/>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0.45 </w:t>
      </w:r>
      <w:r w:rsidR="00A35713" w:rsidRPr="00003035">
        <w:rPr>
          <w:rFonts w:ascii="Times New Roman" w:hAnsi="Times New Roman" w:cs="Times New Roman"/>
          <w:sz w:val="24"/>
          <w:szCs w:val="24"/>
          <w:lang w:val="en-US"/>
        </w:rPr>
        <w:lastRenderedPageBreak/>
        <w:t>±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 xml:space="preserve">Interim </w:t>
      </w:r>
      <w:r w:rsidR="008F294F" w:rsidRPr="00B81AC4">
        <w:rPr>
          <w:rFonts w:ascii="Times New Roman" w:hAnsi="Times New Roman" w:cs="Times New Roman"/>
          <w:lang w:val="en-US"/>
        </w:rPr>
        <w:t>Summary</w:t>
      </w:r>
    </w:p>
    <w:p w14:paraId="50F5EECA" w14:textId="36D993B5"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w:t>
      </w:r>
      <w:r w:rsidR="003F2913">
        <w:rPr>
          <w:rFonts w:ascii="Times New Roman" w:hAnsi="Times New Roman" w:cs="Times New Roman"/>
          <w:sz w:val="24"/>
          <w:szCs w:val="24"/>
          <w:lang w:val="en-US"/>
        </w:rPr>
        <w:t>angry</w:t>
      </w:r>
      <w:r w:rsidRPr="00003035">
        <w:rPr>
          <w:rFonts w:ascii="Times New Roman" w:hAnsi="Times New Roman" w:cs="Times New Roman"/>
          <w:sz w:val="24"/>
          <w:szCs w:val="24"/>
          <w:lang w:val="en-US"/>
        </w:rPr>
        <w:t xml:space="preserve">. However, the distinguished feature here is that this adaptation happens in </w:t>
      </w:r>
      <w:r w:rsidRPr="00003035">
        <w:rPr>
          <w:rFonts w:ascii="Times New Roman" w:hAnsi="Times New Roman" w:cs="Times New Roman"/>
          <w:i/>
          <w:iCs/>
          <w:sz w:val="24"/>
          <w:szCs w:val="24"/>
          <w:lang w:val="en-US"/>
        </w:rPr>
        <w:t>opposite directions for male and female voices at the same time</w:t>
      </w:r>
      <w:r w:rsidRPr="00003035">
        <w:rPr>
          <w:rFonts w:ascii="Times New Roman" w:hAnsi="Times New Roman" w:cs="Times New Roman"/>
          <w:sz w:val="24"/>
          <w:szCs w:val="24"/>
          <w:lang w:val="en-US"/>
        </w:rPr>
        <w:t>. In AdaptCond1, perception of female target voices is biased towards fear and perception for male target voices is biased towards anger. In AdaptCond2, it is the other way around. This shows that the calibration to vocal emotions</w:t>
      </w:r>
      <w:ins w:id="19" w:author="christine.nussbaum" w:date="2026-03-30T18:58:00Z" w16du:dateUtc="2026-03-30T16:58:00Z">
        <w:r w:rsidR="00196866">
          <w:rPr>
            <w:rFonts w:ascii="Times New Roman" w:hAnsi="Times New Roman" w:cs="Times New Roman"/>
            <w:sz w:val="24"/>
            <w:szCs w:val="24"/>
            <w:lang w:val="en-US"/>
          </w:rPr>
          <w:t xml:space="preserve"> </w:t>
        </w:r>
      </w:ins>
      <w:r w:rsidR="003F2913">
        <w:rPr>
          <w:rFonts w:ascii="Times New Roman" w:hAnsi="Times New Roman" w:cs="Times New Roman"/>
          <w:sz w:val="24"/>
          <w:szCs w:val="24"/>
          <w:lang w:val="en-US"/>
        </w:rPr>
        <w:t>is modulated by speaker gender</w:t>
      </w:r>
      <w:r w:rsidRPr="00003035">
        <w:rPr>
          <w:rFonts w:ascii="Times New Roman" w:hAnsi="Times New Roman" w:cs="Times New Roman"/>
          <w:sz w:val="24"/>
          <w:szCs w:val="24"/>
          <w:lang w:val="en-US"/>
        </w:rPr>
        <w:t xml:space="preserve">.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r w:rsidR="008D5679">
        <w:fldChar w:fldCharType="begin"/>
      </w:r>
      <w:r w:rsidR="008D5679" w:rsidRPr="0031710F">
        <w:rPr>
          <w:lang w:val="en-US"/>
          <w:rPrChange w:id="20" w:author="christine.nussbaum" w:date="2026-04-01T18:32:00Z" w16du:dateUtc="2026-04-01T16:32:00Z">
            <w:rPr/>
          </w:rPrChange>
        </w:rPr>
        <w:instrText>HYPERLINK "https://doi.org/10.17605/OSF.IO/3H9WN"</w:instrText>
      </w:r>
      <w:r w:rsidR="008D5679">
        <w:fldChar w:fldCharType="separate"/>
      </w:r>
      <w:r w:rsidR="008D5679" w:rsidRPr="00003035">
        <w:rPr>
          <w:rStyle w:val="Hyperlink"/>
          <w:rFonts w:ascii="Times New Roman" w:hAnsi="Times New Roman" w:cs="Times New Roman"/>
          <w:sz w:val="24"/>
          <w:szCs w:val="24"/>
          <w:lang w:val="en-US"/>
        </w:rPr>
        <w:t xml:space="preserve">10.17605/OSF.IO/3H9WN </w:t>
      </w:r>
      <w:r w:rsidR="008D5679">
        <w:fldChar w:fldCharType="end"/>
      </w:r>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0066E369"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75 people accessed the study via hyperlink, of which 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was collected pseudonymized and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5AAF2369"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and differed only in the adaptation tasks. Again, participants started by giving consent and entering their demographic information. Then</w:t>
      </w:r>
      <w:r w:rsidR="002F5326">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0074DD05"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Likewise, for the male blocks: in one, the combination was ang</w:t>
      </w:r>
      <w:r w:rsidR="001A5747">
        <w:rPr>
          <w:rFonts w:ascii="Times New Roman" w:hAnsi="Times New Roman" w:cs="Times New Roman"/>
          <w:sz w:val="24"/>
          <w:szCs w:val="24"/>
          <w:lang w:val="en-US"/>
        </w:rPr>
        <w:t>r</w:t>
      </w:r>
      <w:r w:rsidR="00BA737A" w:rsidRPr="00003035">
        <w:rPr>
          <w:rFonts w:ascii="Times New Roman" w:hAnsi="Times New Roman" w:cs="Times New Roman"/>
          <w:sz w:val="24"/>
          <w:szCs w:val="24"/>
          <w:lang w:val="en-US"/>
        </w:rPr>
        <w:t>y-IdentityM3 and fearful-IdentityM4. In the other, ang</w:t>
      </w:r>
      <w:r w:rsidR="001A5747">
        <w:rPr>
          <w:rFonts w:ascii="Times New Roman" w:hAnsi="Times New Roman" w:cs="Times New Roman"/>
          <w:sz w:val="24"/>
          <w:szCs w:val="24"/>
          <w:lang w:val="en-US"/>
        </w:rPr>
        <w:t>r</w:t>
      </w:r>
      <w:r w:rsidR="00BA737A" w:rsidRPr="00003035">
        <w:rPr>
          <w:rFonts w:ascii="Times New Roman" w:hAnsi="Times New Roman" w:cs="Times New Roman"/>
          <w:sz w:val="24"/>
          <w:szCs w:val="24"/>
          <w:lang w:val="en-US"/>
        </w:rPr>
        <w:t xml:space="preserve">y-IdentityM4 and fearful-IdentityM3. The trial procedure was very similar to Experiment 1: Each block consisted of an adaptation phase and a response phase. </w:t>
      </w:r>
    </w:p>
    <w:p w14:paraId="12BB8552" w14:textId="54B4E88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During the adaptation phase, 16 adaptor stimuli (4 speakers ×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(“Now it starts”, German: “Jetzt geht es los!”)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again,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w:t>
      </w:r>
      <w:r w:rsidR="00A25652" w:rsidRPr="00003035">
        <w:rPr>
          <w:rFonts w:ascii="Times New Roman" w:hAnsi="Times New Roman" w:cs="Times New Roman"/>
          <w:sz w:val="24"/>
          <w:szCs w:val="24"/>
          <w:lang w:val="en-US"/>
        </w:rPr>
        <w:lastRenderedPageBreak/>
        <w:t>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1537879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Software and R-packages for data analyses were identical to Experiment 1. Errors of omission (&lt;3%) were excluded from the data. Data was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72910ED"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3B4A6DE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023FEC26"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C72D73">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C72D73">
        <w:rPr>
          <w:rFonts w:ascii="Times New Roman" w:hAnsi="Times New Roman" w:cs="Times New Roman"/>
          <w:sz w:val="24"/>
          <w:szCs w:val="24"/>
          <w:lang w:val="en-US"/>
        </w:rPr>
        <w:t>my</w:t>
      </w:r>
      <w:r w:rsidR="00C72D73" w:rsidRPr="00003035">
        <w:rPr>
          <w:rFonts w:ascii="Times New Roman" w:hAnsi="Times New Roman" w:cs="Times New Roman"/>
          <w:sz w:val="24"/>
          <w:szCs w:val="24"/>
          <w:lang w:val="en-US"/>
        </w:rPr>
        <w:t xml:space="preserve"> </w:t>
      </w:r>
      <w:r w:rsidR="00006C40" w:rsidRPr="00003035">
        <w:rPr>
          <w:rFonts w:ascii="Times New Roman" w:hAnsi="Times New Roman" w:cs="Times New Roman"/>
          <w:sz w:val="24"/>
          <w:szCs w:val="24"/>
          <w:lang w:val="en-US"/>
        </w:rPr>
        <w:t xml:space="preserve">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00B8909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was</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5775E0D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r w:rsidR="00AD2C0C">
        <w:fldChar w:fldCharType="begin"/>
      </w:r>
      <w:r w:rsidR="00AD2C0C" w:rsidRPr="0031710F">
        <w:rPr>
          <w:lang w:val="en-US"/>
          <w:rPrChange w:id="21" w:author="christine.nussbaum" w:date="2026-04-01T18:32:00Z" w16du:dateUtc="2026-04-01T16:32:00Z">
            <w:rPr/>
          </w:rPrChange>
        </w:rPr>
        <w:instrText>HYPERLINK "https://osf.io/4ejb9"</w:instrText>
      </w:r>
      <w:r w:rsidR="00AD2C0C">
        <w:fldChar w:fldCharType="separate"/>
      </w:r>
      <w:r w:rsidR="00AD2C0C" w:rsidRPr="00003035">
        <w:rPr>
          <w:rStyle w:val="Hyperlink"/>
          <w:rFonts w:ascii="Times New Roman" w:hAnsi="Times New Roman" w:cs="Times New Roman"/>
          <w:sz w:val="24"/>
          <w:szCs w:val="24"/>
          <w:lang w:val="en-US"/>
        </w:rPr>
        <w:t>OSF repository</w:t>
      </w:r>
      <w:r w:rsidR="00AD2C0C">
        <w:fldChar w:fldCharType="end"/>
      </w:r>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2AD80A7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E462E1">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0762E3">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6F6CBC">
        <w:rPr>
          <w:rFonts w:ascii="Times New Roman" w:hAnsi="Times New Roman" w:cs="Times New Roman"/>
          <w:b/>
          <w:bCs/>
          <w:sz w:val="24"/>
          <w:szCs w:val="24"/>
          <w:lang w:val="en-US"/>
        </w:rPr>
        <w:t xml:space="preserve"> </w:t>
      </w:r>
      <w:r w:rsidR="006F6CBC">
        <w:rPr>
          <w:rFonts w:ascii="Times New Roman" w:hAnsi="Times New Roman" w:cs="Times New Roman"/>
          <w:sz w:val="24"/>
          <w:szCs w:val="24"/>
          <w:lang w:val="en-US"/>
        </w:rPr>
        <w:t>was detected</w:t>
      </w:r>
      <w:r w:rsidR="008D58B8">
        <w:rPr>
          <w:rFonts w:ascii="Times New Roman" w:hAnsi="Times New Roman" w:cs="Times New Roman"/>
          <w:sz w:val="24"/>
          <w:szCs w:val="24"/>
          <w:lang w:val="en-US"/>
        </w:rPr>
        <w:t>/significant</w:t>
      </w:r>
      <w:r w:rsidR="00BF5A50" w:rsidRPr="00003035">
        <w:rPr>
          <w:rFonts w:ascii="Times New Roman" w:hAnsi="Times New Roman" w:cs="Times New Roman"/>
          <w:sz w:val="24"/>
          <w:szCs w:val="24"/>
          <w:lang w:val="en-US"/>
        </w:rPr>
        <w:t xml:space="preserve">. </w:t>
      </w:r>
    </w:p>
    <w:p w14:paraId="59B5AD6C" w14:textId="4AB29EC3" w:rsidR="00BF5A50" w:rsidRPr="00003035" w:rsidRDefault="00AB5368"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For male voices, there were large main effects of </w:t>
      </w:r>
      <w:r w:rsidRPr="00003035">
        <w:rPr>
          <w:rFonts w:ascii="Times New Roman" w:hAnsi="Times New Roman" w:cs="Times New Roman"/>
          <w:b/>
          <w:bCs/>
          <w:sz w:val="24"/>
          <w:szCs w:val="24"/>
          <w:lang w:val="en-US"/>
        </w:rPr>
        <w:t>tML, SpID</w:t>
      </w:r>
      <w:r w:rsidRPr="00003035">
        <w:rPr>
          <w:rFonts w:ascii="Times New Roman" w:hAnsi="Times New Roman" w:cs="Times New Roman"/>
          <w:sz w:val="24"/>
          <w:szCs w:val="24"/>
          <w:lang w:val="en-US"/>
        </w:rPr>
        <w:t xml:space="preserve"> and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Speaker Identity M4 was perceived </w:t>
      </w:r>
      <w:r w:rsidR="006F6CBC">
        <w:rPr>
          <w:rFonts w:ascii="Times New Roman" w:hAnsi="Times New Roman" w:cs="Times New Roman"/>
          <w:sz w:val="24"/>
          <w:szCs w:val="24"/>
          <w:lang w:val="en-US"/>
        </w:rPr>
        <w:t xml:space="preserve">as angry </w:t>
      </w:r>
      <w:r w:rsidRPr="00003035">
        <w:rPr>
          <w:rFonts w:ascii="Times New Roman" w:hAnsi="Times New Roman" w:cs="Times New Roman"/>
          <w:sz w:val="24"/>
          <w:szCs w:val="24"/>
          <w:lang w:val="en-US"/>
        </w:rPr>
        <w:t xml:space="preserve">much more often than M3. The interaction of </w:t>
      </w:r>
      <w:r w:rsidRPr="00003035">
        <w:rPr>
          <w:rFonts w:ascii="Times New Roman" w:hAnsi="Times New Roman" w:cs="Times New Roman"/>
          <w:b/>
          <w:bCs/>
          <w:sz w:val="24"/>
          <w:szCs w:val="24"/>
          <w:lang w:val="en-US"/>
        </w:rPr>
        <w:t>tML x SpID</w:t>
      </w:r>
      <w:r w:rsidRPr="00003035">
        <w:rPr>
          <w:rFonts w:ascii="Times New Roman" w:hAnsi="Times New Roman" w:cs="Times New Roman"/>
          <w:sz w:val="24"/>
          <w:szCs w:val="24"/>
          <w:lang w:val="en-US"/>
        </w:rPr>
        <w:t xml:space="preserve"> further indicated a steeper slope for M4 compared to M3.  The main effect of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230" w:type="dxa"/>
        <w:tblLook w:val="04A0" w:firstRow="1" w:lastRow="0" w:firstColumn="1" w:lastColumn="0" w:noHBand="0" w:noVBand="1"/>
      </w:tblPr>
      <w:tblGrid>
        <w:gridCol w:w="2288"/>
        <w:gridCol w:w="944"/>
        <w:gridCol w:w="780"/>
        <w:gridCol w:w="266"/>
        <w:gridCol w:w="2910"/>
        <w:gridCol w:w="945"/>
        <w:gridCol w:w="610"/>
        <w:gridCol w:w="721"/>
        <w:gridCol w:w="780"/>
      </w:tblGrid>
      <w:tr w:rsidR="00BF5A50" w:rsidRPr="00B81AC4" w14:paraId="4C5663C9"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A65F83">
        <w:trPr>
          <w:trHeight w:val="300"/>
        </w:trPr>
        <w:tc>
          <w:tcPr>
            <w:tcW w:w="2288"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A65F83">
        <w:trPr>
          <w:trHeight w:val="300"/>
        </w:trPr>
        <w:tc>
          <w:tcPr>
            <w:tcW w:w="2288"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75"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75"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A65F83">
        <w:trPr>
          <w:trHeight w:val="300"/>
        </w:trPr>
        <w:tc>
          <w:tcPr>
            <w:tcW w:w="2288"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75"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75"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A65F83">
        <w:trPr>
          <w:trHeight w:val="300"/>
        </w:trPr>
        <w:tc>
          <w:tcPr>
            <w:tcW w:w="2288"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75"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75"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A65F83">
        <w:trPr>
          <w:trHeight w:val="300"/>
        </w:trPr>
        <w:tc>
          <w:tcPr>
            <w:tcW w:w="2288"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75"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75"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A65F83">
        <w:trPr>
          <w:trHeight w:val="300"/>
        </w:trPr>
        <w:tc>
          <w:tcPr>
            <w:tcW w:w="2288"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75"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2"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75"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A65F83">
        <w:trPr>
          <w:trHeight w:val="300"/>
        </w:trPr>
        <w:tc>
          <w:tcPr>
            <w:tcW w:w="2288"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75"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75"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A65F83">
        <w:trPr>
          <w:trHeight w:val="300"/>
        </w:trPr>
        <w:tc>
          <w:tcPr>
            <w:tcW w:w="2288"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75"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2"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75"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A65F83">
        <w:trPr>
          <w:trHeight w:val="300"/>
        </w:trPr>
        <w:tc>
          <w:tcPr>
            <w:tcW w:w="2288"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75"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A65F83">
        <w:trPr>
          <w:trHeight w:val="300"/>
        </w:trPr>
        <w:tc>
          <w:tcPr>
            <w:tcW w:w="2288"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75"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2"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A65F83">
        <w:trPr>
          <w:trHeight w:val="300"/>
        </w:trPr>
        <w:tc>
          <w:tcPr>
            <w:tcW w:w="2288"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75"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A65F83">
        <w:trPr>
          <w:trHeight w:val="300"/>
        </w:trPr>
        <w:tc>
          <w:tcPr>
            <w:tcW w:w="2288"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A65F83">
        <w:trPr>
          <w:trHeight w:val="300"/>
        </w:trPr>
        <w:tc>
          <w:tcPr>
            <w:tcW w:w="2288"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A65F83">
        <w:trPr>
          <w:trHeight w:val="300"/>
        </w:trPr>
        <w:tc>
          <w:tcPr>
            <w:tcW w:w="2288"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75"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75"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A65F83">
        <w:trPr>
          <w:trHeight w:val="300"/>
        </w:trPr>
        <w:tc>
          <w:tcPr>
            <w:tcW w:w="2288"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75"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75"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A65F83">
        <w:trPr>
          <w:trHeight w:val="300"/>
        </w:trPr>
        <w:tc>
          <w:tcPr>
            <w:tcW w:w="2288"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75"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75"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A65F83">
        <w:trPr>
          <w:trHeight w:val="300"/>
        </w:trPr>
        <w:tc>
          <w:tcPr>
            <w:tcW w:w="2288"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75"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75"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A65F83">
        <w:trPr>
          <w:trHeight w:val="300"/>
        </w:trPr>
        <w:tc>
          <w:tcPr>
            <w:tcW w:w="2288"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75"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2"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75"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A65F83">
        <w:trPr>
          <w:trHeight w:val="300"/>
        </w:trPr>
        <w:tc>
          <w:tcPr>
            <w:tcW w:w="2288"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75"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2"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75"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A65F83">
        <w:trPr>
          <w:trHeight w:val="300"/>
        </w:trPr>
        <w:tc>
          <w:tcPr>
            <w:tcW w:w="2288"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75"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2"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75"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A65F83">
        <w:trPr>
          <w:trHeight w:val="300"/>
        </w:trPr>
        <w:tc>
          <w:tcPr>
            <w:tcW w:w="2288"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75"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A65F83">
        <w:trPr>
          <w:trHeight w:val="300"/>
        </w:trPr>
        <w:tc>
          <w:tcPr>
            <w:tcW w:w="2288"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75"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2"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A65F83">
        <w:trPr>
          <w:trHeight w:val="300"/>
        </w:trPr>
        <w:tc>
          <w:tcPr>
            <w:tcW w:w="2288"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75"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A65F83">
        <w:trPr>
          <w:trHeight w:val="300"/>
        </w:trPr>
        <w:tc>
          <w:tcPr>
            <w:tcW w:w="2288"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B81AC4"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w:t>
      </w:r>
      <w:commentRangeStart w:id="22"/>
      <w:r w:rsidRPr="00B81AC4">
        <w:rPr>
          <w:rFonts w:ascii="Times New Roman" w:hAnsi="Times New Roman" w:cs="Times New Roman"/>
          <w:i/>
          <w:iCs/>
          <w:lang w:val="en-US"/>
        </w:rPr>
        <w:t xml:space="preserve">the </w:t>
      </w:r>
      <w:r w:rsidRPr="00B81AC4">
        <w:rPr>
          <w:rFonts w:ascii="Times New Roman" w:hAnsi="Times New Roman" w:cs="Times New Roman"/>
          <w:bCs/>
          <w:i/>
          <w:iCs/>
          <w:sz w:val="24"/>
          <w:szCs w:val="24"/>
          <w:lang w:val="en-US"/>
        </w:rPr>
        <w:t>classification of stimuli as angry or fearful</w:t>
      </w:r>
      <w:commentRangeEnd w:id="22"/>
      <w:r w:rsidR="00A94E08" w:rsidRPr="00B81AC4">
        <w:rPr>
          <w:rStyle w:val="Kommentarzeichen"/>
          <w:rFonts w:ascii="Times New Roman" w:hAnsi="Times New Roman" w:cs="Times New Roman"/>
          <w:bCs/>
          <w:i/>
          <w:iCs/>
          <w:sz w:val="24"/>
          <w:szCs w:val="24"/>
          <w:lang w:val="en-US"/>
        </w:rPr>
        <w:commentReference w:id="22"/>
      </w:r>
      <w:r w:rsidRPr="00B81AC4">
        <w:rPr>
          <w:rFonts w:ascii="Times New Roman" w:hAnsi="Times New Roman" w:cs="Times New Roman"/>
          <w:bCs/>
          <w:i/>
          <w:iCs/>
          <w:sz w:val="24"/>
          <w:szCs w:val="24"/>
          <w:lang w:val="en-US"/>
        </w:rPr>
        <w:t>.</w:t>
      </w:r>
      <w:r w:rsidRPr="00B81AC4">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3A012A5F"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w:t>
      </w:r>
      <w:r w:rsidR="00E865FC" w:rsidRPr="00003035">
        <w:rPr>
          <w:rFonts w:ascii="Times New Roman" w:hAnsi="Times New Roman" w:cs="Times New Roman"/>
          <w:sz w:val="24"/>
          <w:szCs w:val="24"/>
          <w:lang w:val="en-US"/>
        </w:rPr>
        <w:lastRenderedPageBreak/>
        <w:t>0.02 SEM). For F2 however, the adaptation conditions modulated the response in the 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commentRangeStart w:id="23"/>
      <w:r w:rsidRPr="00B81AC4">
        <w:rPr>
          <w:rFonts w:ascii="Times New Roman" w:hAnsi="Times New Roman" w:cs="Times New Roman"/>
          <w:b/>
          <w:bCs/>
          <w:noProof/>
          <w:lang w:val="en-US"/>
        </w:rPr>
        <w:drawing>
          <wp:inline distT="0" distB="0" distL="0" distR="0" wp14:anchorId="6B340880" wp14:editId="51A78470">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commentRangeEnd w:id="23"/>
      <w:r w:rsidR="00D605D2" w:rsidRPr="00B81AC4">
        <w:rPr>
          <w:rStyle w:val="Kommentarzeichen"/>
          <w:rFonts w:ascii="Times New Roman" w:hAnsi="Times New Roman" w:cs="Times New Roman"/>
          <w:sz w:val="22"/>
          <w:szCs w:val="22"/>
          <w:lang w:val="en-US"/>
        </w:rPr>
        <w:commentReference w:id="23"/>
      </w:r>
      <w:r w:rsidR="00A00037" w:rsidRPr="00B81AC4">
        <w:rPr>
          <w:rFonts w:ascii="Times New Roman" w:hAnsi="Times New Roman" w:cs="Times New Roman"/>
          <w:lang w:val="en-US"/>
        </w:rPr>
        <w:t xml:space="preserve"> </w:t>
      </w:r>
    </w:p>
    <w:p w14:paraId="77244672" w14:textId="45796EE5"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13A9D7FB"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effective</w:t>
      </w:r>
      <w:r w:rsidR="0063086B">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w:t>
      </w:r>
      <w:commentRangeStart w:id="24"/>
      <w:r w:rsidR="00A71662" w:rsidRPr="00003035">
        <w:rPr>
          <w:rFonts w:ascii="Times New Roman" w:hAnsi="Times New Roman" w:cs="Times New Roman"/>
          <w:noProof/>
          <w:sz w:val="24"/>
          <w:szCs w:val="24"/>
          <w:lang w:val="en-US"/>
        </w:rPr>
        <w:t xml:space="preserve">AdaptCond4 </w:t>
      </w:r>
      <w:commentRangeEnd w:id="24"/>
      <w:r w:rsidR="0063086B" w:rsidRPr="00003035">
        <w:rPr>
          <w:rStyle w:val="Kommentarzeichen"/>
          <w:rFonts w:ascii="Times New Roman" w:hAnsi="Times New Roman" w:cs="Times New Roman"/>
          <w:noProof/>
          <w:sz w:val="24"/>
          <w:szCs w:val="24"/>
          <w:lang w:val="en-US"/>
        </w:rPr>
        <w:commentReference w:id="24"/>
      </w:r>
      <w:r w:rsidR="00A71662" w:rsidRPr="00003035">
        <w:rPr>
          <w:rFonts w:ascii="Times New Roman" w:hAnsi="Times New Roman" w:cs="Times New Roman"/>
          <w:noProof/>
          <w:sz w:val="24"/>
          <w:szCs w:val="24"/>
          <w:lang w:val="en-US"/>
        </w:rPr>
        <w:t xml:space="preserve">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63086B">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 </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478D7243"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847EBF">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r w:rsidR="007B2FFE">
        <w:fldChar w:fldCharType="begin"/>
      </w:r>
      <w:r w:rsidR="007B2FFE" w:rsidRPr="0031710F">
        <w:rPr>
          <w:lang w:val="en-US"/>
          <w:rPrChange w:id="25" w:author="christine.nussbaum" w:date="2026-04-01T18:33:00Z" w16du:dateUtc="2026-04-01T16:33:00Z">
            <w:rPr/>
          </w:rPrChange>
        </w:rPr>
        <w:instrText>HYPERLINK "https://doi.org/10.17605/OSF.IO/3H9WN"</w:instrText>
      </w:r>
      <w:r w:rsidR="007B2FFE">
        <w:fldChar w:fldCharType="separate"/>
      </w:r>
      <w:r w:rsidR="007B2FFE" w:rsidRPr="00003035">
        <w:rPr>
          <w:rStyle w:val="Hyperlink"/>
          <w:rFonts w:ascii="Times New Roman" w:hAnsi="Times New Roman" w:cs="Times New Roman"/>
          <w:sz w:val="24"/>
          <w:szCs w:val="24"/>
          <w:lang w:val="en-US"/>
        </w:rPr>
        <w:t xml:space="preserve">10.17605/OSF.IO/3H9WN </w:t>
      </w:r>
      <w:r w:rsidR="007B2FFE">
        <w:fldChar w:fldCharType="end"/>
      </w:r>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659E5A29"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xml:space="preserve">]). Again, all data was collected pseudonymized and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2A91B75"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B41806">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581B3689"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Likewise, for the two male blocks. In all other aspects, the trial procedure was identical to Experiment 2. Following the same logic, the top-up adaptors during the response phase now depicted 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0780911E"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similar to Experiment 2. Errors of omission (&lt;3%)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5A374110"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Pseudoword  * AdaptCond + (1 | SpID) + (1 | Participant)</w:t>
      </w:r>
    </w:p>
    <w:p w14:paraId="297E1B35" w14:textId="651A910D"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A5VDE4OjQyOjEz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wOVQxODo0MjoxMy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r w:rsidR="005E58CD">
        <w:fldChar w:fldCharType="begin"/>
      </w:r>
      <w:r w:rsidR="005E58CD" w:rsidRPr="0031710F">
        <w:rPr>
          <w:lang w:val="en-US"/>
          <w:rPrChange w:id="26" w:author="christine.nussbaum" w:date="2026-04-01T18:33:00Z" w16du:dateUtc="2026-04-01T16:33:00Z">
            <w:rPr/>
          </w:rPrChange>
        </w:rPr>
        <w:instrText>HYPERLINK "https://osf.io/4ejb9"</w:instrText>
      </w:r>
      <w:r w:rsidR="005E58CD">
        <w:fldChar w:fldCharType="separate"/>
      </w:r>
      <w:r w:rsidR="005E58CD" w:rsidRPr="00003035">
        <w:rPr>
          <w:rStyle w:val="Hyperlink"/>
          <w:rFonts w:ascii="Times New Roman" w:hAnsi="Times New Roman" w:cs="Times New Roman"/>
          <w:sz w:val="24"/>
          <w:szCs w:val="24"/>
          <w:lang w:val="en-US"/>
        </w:rPr>
        <w:t>OSF</w:t>
      </w:r>
      <w:r w:rsidR="005E58CD">
        <w:fldChar w:fldCharType="end"/>
      </w:r>
      <w:r w:rsidR="005E58CD" w:rsidRPr="00003035">
        <w:rPr>
          <w:rFonts w:ascii="Times New Roman" w:hAnsi="Times New Roman" w:cs="Times New Roman"/>
          <w:sz w:val="24"/>
          <w:szCs w:val="24"/>
          <w:lang w:val="en-US"/>
        </w:rPr>
        <w:t xml:space="preserve">. </w:t>
      </w:r>
    </w:p>
    <w:p w14:paraId="3C2AC7A5" w14:textId="4471CF4E"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tMl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71837895"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034375">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r w:rsidR="00133F67">
        <w:fldChar w:fldCharType="begin"/>
      </w:r>
      <w:r w:rsidR="00133F67" w:rsidRPr="0031710F">
        <w:rPr>
          <w:lang w:val="en-US"/>
          <w:rPrChange w:id="27" w:author="christine.nussbaum" w:date="2026-04-01T18:33:00Z" w16du:dateUtc="2026-04-01T16:33:00Z">
            <w:rPr/>
          </w:rPrChange>
        </w:rPr>
        <w:instrText>HYPERLINK "https://osf.io/4ejb9"</w:instrText>
      </w:r>
      <w:r w:rsidR="00133F67">
        <w:fldChar w:fldCharType="separate"/>
      </w:r>
      <w:r w:rsidR="00133F67" w:rsidRPr="00003035">
        <w:rPr>
          <w:rStyle w:val="Hyperlink"/>
          <w:rFonts w:ascii="Times New Roman" w:hAnsi="Times New Roman" w:cs="Times New Roman"/>
          <w:sz w:val="24"/>
          <w:szCs w:val="24"/>
          <w:lang w:val="en-US"/>
        </w:rPr>
        <w:t>OSF</w:t>
      </w:r>
      <w:r w:rsidR="00133F67">
        <w:fldChar w:fldCharType="end"/>
      </w:r>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23" w:type="dxa"/>
        <w:tblInd w:w="-142" w:type="dxa"/>
        <w:tblLook w:val="04A0" w:firstRow="1" w:lastRow="0" w:firstColumn="1" w:lastColumn="0" w:noHBand="0" w:noVBand="1"/>
      </w:tblPr>
      <w:tblGrid>
        <w:gridCol w:w="2225"/>
        <w:gridCol w:w="833"/>
        <w:gridCol w:w="727"/>
        <w:gridCol w:w="266"/>
        <w:gridCol w:w="2905"/>
        <w:gridCol w:w="993"/>
        <w:gridCol w:w="601"/>
        <w:gridCol w:w="884"/>
        <w:gridCol w:w="837"/>
      </w:tblGrid>
      <w:tr w:rsidR="00D862ED" w:rsidRPr="00B81AC4" w14:paraId="0260C889" w14:textId="77777777" w:rsidTr="00D862ED">
        <w:trPr>
          <w:trHeight w:val="300"/>
        </w:trPr>
        <w:tc>
          <w:tcPr>
            <w:tcW w:w="10223"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31710F" w14:paraId="698EB63F" w14:textId="77777777" w:rsidTr="00D862ED">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98"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1"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567"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3"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D862ED">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1"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993"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567"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3"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D862ED">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1"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993"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567"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3"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D862ED">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1"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2"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993"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567"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3"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D862ED">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1"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993"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567"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3"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D862ED">
        <w:trPr>
          <w:trHeight w:val="300"/>
        </w:trPr>
        <w:tc>
          <w:tcPr>
            <w:tcW w:w="2225" w:type="dxa"/>
            <w:tcBorders>
              <w:top w:val="nil"/>
              <w:left w:val="nil"/>
              <w:bottom w:val="nil"/>
              <w:right w:val="nil"/>
            </w:tcBorders>
            <w:noWrap/>
            <w:vAlign w:val="bottom"/>
            <w:hideMark/>
          </w:tcPr>
          <w:p w14:paraId="45065015"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2"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993"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3"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D862ED">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2"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993"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567"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3"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D862ED">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1"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2"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993"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3"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D862ED">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993"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567"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3"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D862ED">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993"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567"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3"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D862ED">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993"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567"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lastRenderedPageBreak/>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1"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567"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3"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D862ED">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1"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2"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05" w:type="dxa"/>
            <w:tcBorders>
              <w:top w:val="nil"/>
              <w:left w:val="nil"/>
              <w:bottom w:val="nil"/>
              <w:right w:val="nil"/>
            </w:tcBorders>
            <w:noWrap/>
            <w:vAlign w:val="bottom"/>
            <w:hideMark/>
          </w:tcPr>
          <w:p w14:paraId="33EDB4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993"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567"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D862ED">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1"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5FD53A4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993"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567"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D862ED">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1"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993"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567"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D862ED">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1"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05"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93"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567"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3"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5FD0D089" w:rsidR="00FC7467" w:rsidRPr="00B81AC4"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r w:rsidR="00893057">
        <w:fldChar w:fldCharType="begin"/>
      </w:r>
      <w:r w:rsidR="00893057" w:rsidRPr="0031710F">
        <w:rPr>
          <w:lang w:val="en-US"/>
          <w:rPrChange w:id="28" w:author="christine.nussbaum" w:date="2026-04-01T18:33:00Z" w16du:dateUtc="2026-04-01T16:33:00Z">
            <w:rPr/>
          </w:rPrChange>
        </w:rPr>
        <w:instrText>HYPERLINK "https://osf.io/4ejb9"</w:instrText>
      </w:r>
      <w:r w:rsidR="00893057">
        <w:fldChar w:fldCharType="separate"/>
      </w:r>
      <w:r w:rsidR="00893057" w:rsidRPr="00B81AC4">
        <w:rPr>
          <w:rStyle w:val="Hyperlink"/>
          <w:rFonts w:ascii="Times New Roman" w:hAnsi="Times New Roman" w:cs="Times New Roman"/>
          <w:i/>
          <w:iCs/>
          <w:color w:val="auto"/>
          <w:lang w:val="en-US"/>
        </w:rPr>
        <w:t>OSF</w:t>
      </w:r>
      <w:r w:rsidR="00893057">
        <w:fldChar w:fldCharType="end"/>
      </w:r>
      <w:r w:rsidR="00893057" w:rsidRPr="00B81AC4">
        <w:rPr>
          <w:rFonts w:ascii="Times New Roman" w:hAnsi="Times New Roman" w:cs="Times New Roman"/>
          <w:i/>
          <w:iCs/>
          <w:lang w:val="en-US"/>
        </w:rPr>
        <w:t>, Supplemental Table S4</w:t>
      </w:r>
      <w:r w:rsidRPr="00B81AC4">
        <w:rPr>
          <w:rFonts w:ascii="Times New Roman" w:hAnsi="Times New Roman" w:cs="Times New Roman"/>
          <w:i/>
          <w:iCs/>
          <w:lang w:val="en-US"/>
        </w:rPr>
        <w:t>. *PW1: /belam/, PW2: /molen/, PW3: /namil/ and PW 4: /loman/.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04C1E72A"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B856FE">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commentRangeStart w:id="29"/>
      <w:r w:rsidRPr="00B81AC4">
        <w:rPr>
          <w:rFonts w:ascii="Times New Roman" w:hAnsi="Times New Roman" w:cs="Times New Roman"/>
          <w:noProof/>
          <w:color w:val="C00000"/>
          <w:lang w:val="en-US"/>
        </w:rPr>
        <w:drawing>
          <wp:inline distT="0" distB="0" distL="0" distR="0" wp14:anchorId="7D930D83" wp14:editId="5C386B21">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commentRangeEnd w:id="29"/>
      <w:r w:rsidR="00295591" w:rsidRPr="00B81AC4">
        <w:rPr>
          <w:rStyle w:val="Kommentarzeichen"/>
          <w:rFonts w:ascii="Times New Roman" w:hAnsi="Times New Roman" w:cs="Times New Roman"/>
          <w:sz w:val="22"/>
          <w:szCs w:val="22"/>
          <w:lang w:val="en-US"/>
        </w:rPr>
        <w:commentReference w:id="29"/>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5A1E1ABF"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Thus, linguistic information seems to be averaged out during emotional adaptation. Note, however, that there was a confound again between </w:t>
      </w:r>
      <w:r w:rsidRPr="00003035">
        <w:rPr>
          <w:rFonts w:ascii="Times New Roman" w:hAnsi="Times New Roman" w:cs="Times New Roman"/>
          <w:sz w:val="24"/>
          <w:szCs w:val="24"/>
          <w:lang w:val="en-US"/>
        </w:rPr>
        <w:lastRenderedPageBreak/>
        <w:t>pseudoword and emotionality, especially when comparing PW1 and PW2, similar to 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7E93295D"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 </w:t>
      </w:r>
      <w:r w:rsidR="00A8583D" w:rsidRPr="00003035">
        <w:rPr>
          <w:rFonts w:ascii="Times New Roman" w:hAnsi="Times New Roman" w:cs="Times New Roman"/>
          <w:sz w:val="24"/>
          <w:szCs w:val="24"/>
          <w:lang w:val="en-US"/>
        </w:rPr>
        <w:t>This was addressed in three experiments by 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targeting three types of voice cues: </w:t>
      </w:r>
      <w:r w:rsidR="0060583C" w:rsidRPr="00003035">
        <w:rPr>
          <w:rFonts w:ascii="Times New Roman" w:hAnsi="Times New Roman" w:cs="Times New Roman"/>
          <w:sz w:val="24"/>
          <w:szCs w:val="24"/>
          <w:lang w:val="en-US"/>
        </w:rPr>
        <w:t xml:space="preserve">speaker gender, speaker identity and the spoken (pseudo-)word. </w:t>
      </w:r>
      <w:r w:rsidR="00A8583D" w:rsidRPr="00003035">
        <w:rPr>
          <w:rFonts w:ascii="Times New Roman" w:hAnsi="Times New Roman" w:cs="Times New Roman"/>
          <w:sz w:val="24"/>
          <w:szCs w:val="24"/>
          <w:lang w:val="en-US"/>
        </w:rPr>
        <w:t xml:space="preserve">Importantly, this paradigm </w:t>
      </w:r>
      <w:r w:rsidR="003D0F9C" w:rsidRPr="00003035">
        <w:rPr>
          <w:rFonts w:ascii="Times New Roman" w:hAnsi="Times New Roman" w:cs="Times New Roman"/>
          <w:sz w:val="24"/>
          <w:szCs w:val="24"/>
          <w:lang w:val="en-US"/>
        </w:rPr>
        <w:t xml:space="preserve">does </w:t>
      </w:r>
      <w:r w:rsidR="00A8583D" w:rsidRPr="00003035">
        <w:rPr>
          <w:rFonts w:ascii="Times New Roman" w:hAnsi="Times New Roman" w:cs="Times New Roman"/>
          <w:sz w:val="24"/>
          <w:szCs w:val="24"/>
          <w:lang w:val="en-US"/>
        </w:rPr>
        <w:t>not only reveal whether these voice cues interfere with vocal emotion</w:t>
      </w:r>
      <w:r w:rsidR="003D0F9C" w:rsidRPr="00003035">
        <w:rPr>
          <w:rFonts w:ascii="Times New Roman" w:hAnsi="Times New Roman" w:cs="Times New Roman"/>
          <w:sz w:val="24"/>
          <w:szCs w:val="24"/>
          <w:lang w:val="en-US"/>
        </w:rPr>
        <w:t>al</w:t>
      </w:r>
      <w:r w:rsidR="00A8583D" w:rsidRPr="00003035">
        <w:rPr>
          <w:rFonts w:ascii="Times New Roman" w:hAnsi="Times New Roman" w:cs="Times New Roman"/>
          <w:sz w:val="24"/>
          <w:szCs w:val="24"/>
          <w:lang w:val="en-US"/>
        </w:rPr>
        <w:t xml:space="preserve"> processing, but whether they modulate the adaptation process in a sense that allows efficient tracking of relevant emotional changes from multiple sources simultaneously. These simultaneous opposite aftereffects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 </w:t>
      </w:r>
      <w:r w:rsidR="00D429B4" w:rsidRPr="00003035">
        <w:rPr>
          <w:rFonts w:ascii="Times New Roman" w:hAnsi="Times New Roman" w:cs="Times New Roman"/>
          <w:sz w:val="24"/>
          <w:szCs w:val="24"/>
          <w:lang w:val="en-US"/>
        </w:rPr>
        <w:t xml:space="preserve">against the backdrop of current voice models and considering methodological challenges of the current paradigm, which may eventually lend inspiration to future research efforts.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2D14C32C"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w:t>
      </w:r>
      <w:r w:rsidRPr="00003035">
        <w:rPr>
          <w:rFonts w:ascii="Times New Roman" w:hAnsi="Times New Roman" w:cs="Times New Roman"/>
          <w:sz w:val="24"/>
          <w:szCs w:val="24"/>
          <w:lang w:val="en-US"/>
        </w:rPr>
        <w:lastRenderedPageBreak/>
        <w:t xml:space="preserve">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1MDoxNS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TA6MTU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 xml:space="preserve">on faces, it had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showing an interference of voice gender with emotion perception mostly 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 xml:space="preserve">es, such as associations of male voices with anger and female voices with fear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 depending on the adaptation condition, either male or female voices are perceived more often as angry </w:t>
      </w:r>
      <w:r w:rsidR="003D0F9C" w:rsidRPr="00003035">
        <w:rPr>
          <w:rFonts w:ascii="Times New Roman" w:hAnsi="Times New Roman" w:cs="Times New Roman"/>
          <w:sz w:val="24"/>
          <w:szCs w:val="24"/>
          <w:lang w:val="en-US"/>
        </w:rPr>
        <w:t>than</w:t>
      </w:r>
      <w:r w:rsidR="005648B6" w:rsidRPr="00003035">
        <w:rPr>
          <w:rFonts w:ascii="Times New Roman" w:hAnsi="Times New Roman" w:cs="Times New Roman"/>
          <w:sz w:val="24"/>
          <w:szCs w:val="24"/>
          <w:lang w:val="en-US"/>
        </w:rPr>
        <w:t xml:space="preserve"> the other. Thus, they provide strong evidence for perceptual flexibility in vocal emotional processing.  </w:t>
      </w:r>
    </w:p>
    <w:p w14:paraId="72EBBFE6" w14:textId="32CA72ED"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identities. Thus, evidence for simultaneous opposite aftereffects </w:t>
      </w:r>
      <w:r w:rsidR="005611DA"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different speaker identities is currently inconclusive. </w:t>
      </w:r>
      <w:r w:rsidR="00282B17" w:rsidRPr="00003035">
        <w:rPr>
          <w:rFonts w:ascii="Times New Roman" w:hAnsi="Times New Roman" w:cs="Times New Roman"/>
          <w:sz w:val="24"/>
          <w:szCs w:val="24"/>
          <w:lang w:val="en-US"/>
        </w:rPr>
        <w:t>Why was the pattern so clear for speaker gender, but so conflicting for speaker identity? Although one may only speculate at this point, both theoretical and methodological consideration</w:t>
      </w:r>
      <w:r w:rsidR="00032C14">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0434C248"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032C14">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DlUMTk6MDE6NDk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A5VDE5OjAxOjU1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Although this model primality explains how speaker identities are represented in the brain and does not target dynamic information such as emotions, </w:t>
      </w:r>
      <w:r w:rsidR="00B03832" w:rsidRPr="00003035">
        <w:rPr>
          <w:rFonts w:ascii="Times New Roman" w:hAnsi="Times New Roman" w:cs="Times New Roman"/>
          <w:sz w:val="24"/>
          <w:szCs w:val="24"/>
          <w:lang w:val="en-US"/>
        </w:rPr>
        <w:t>it</w:t>
      </w:r>
      <w:r w:rsidR="003D0F9C" w:rsidRPr="00003035">
        <w:rPr>
          <w:rFonts w:ascii="Times New Roman" w:hAnsi="Times New Roman" w:cs="Times New Roman"/>
          <w:sz w:val="24"/>
          <w:szCs w:val="24"/>
          <w:lang w:val="en-US"/>
        </w:rPr>
        <w:t xml:space="preserve"> is still</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helpful</w:t>
      </w:r>
      <w:r w:rsidRPr="00003035">
        <w:rPr>
          <w:rFonts w:ascii="Times New Roman" w:hAnsi="Times New Roman" w:cs="Times New Roman"/>
          <w:sz w:val="24"/>
          <w:szCs w:val="24"/>
          <w:lang w:val="en-US"/>
        </w:rPr>
        <w:t xml:space="preserve"> </w:t>
      </w:r>
      <w:r w:rsidR="00B03832" w:rsidRPr="00003035">
        <w:rPr>
          <w:rFonts w:ascii="Times New Roman" w:hAnsi="Times New Roman" w:cs="Times New Roman"/>
          <w:sz w:val="24"/>
          <w:szCs w:val="24"/>
          <w:lang w:val="en-US"/>
        </w:rPr>
        <w:t xml:space="preserve">for an understanding of the current data on emotion adaptation. Specifically, it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DlUMTk6MDE6NTU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As a result, male and female voices are assumed to be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4dWp1aWZmaG41czJ0cG03M2s1bGxuNDh4azFqMTBwNGJjN3NsMm8iLCJDcmVhdGVkT24iOiIyMDI2LTAzLTA5VDE4OjA1OjE0WiIsIk1vZGlmaWVkQnkiOiJ4dWp1aWZmaG41czJ0cG03M2s1bGxuNDh4azFqMTBwNGJjN3NsMm8iLCJJZCI6IjJiYWFkOThjLTU0ZTgtNGYyNy1hZTg0LTg0YzM1NDhjOTU4NiIsIk1vZGlmaWVkT24iOiIyMDI2LTAzLTA5VDE4OjA1OjE0Wi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DlUMTg6MDU6MTRaIiwiTW9kaWZpZWRCeSI6Inh1anVpZmZobjVzMnRwbTczazVsbG40OHhrMWoxMHA0YmM3c2wybyIsIklkIjoiNGI3YzQzZmUtMjdjMi00ZjJlLWEyYWUtZTUxNmIyOTRiNGM3IiwiTW9kaWZpZWRPbiI6IjIwMjYtMDMtMDlUMTg6MDU6MTRa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y0wOVQxODowNToxNFoiLCJNb2RpZmllZEJ5IjoieHVqdWlmZmhuNXMydHBtNzNrNWxsbjQ4eGsxajEwcDRiYzdzbDJvIiwiSWQiOiI5NGI1ODgxZi1mZGUzLTRjMGUtYjVkNS1iOWU0NmUxYmZjYzYiLCJNb2RpZmllZE9uIjoiMjAyNi0wMy0wOVQxODowNToxNFo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eHVqdWlmZmhuNXMydHBtNzNrNWxsbjQ4eGsxajEwcDRiYzdzbDJvIiwiQ3JlYXRlZE9uIjoiMjAyNi0wMy0wOVQxODowNToxNFoiLCJNb2RpZmllZEJ5IjoiX0NocmlzIiwiSWQiOiI3YzVkNmE3MS05ODc0LTRmMjEtYWU2NC04ODA4MTczMTZhZWQiLCJNb2RpZmllZE9uIjoiMjAyNi0wMy0wOVQxOTowNToyN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zLTA5VDE4OjAzOjQ0WiIsIk1vZGlmaWVkQnkiOiJ4dWp1aWZmaG41czJ0cG03M2s1bGxuNDh4azFqMTBwNGJjN3NsMm8iLCJJZCI6IjcyODNhZDhhLTkzODUtNDE1My1iM2Y3LTYxY2EyNjMxNTk1NSIsIk1vZGlmaWVkT24iOiIyMDI2LTAzLTA5VDE4OjAzOjQ0Wi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g6MDM6NDRaIiwiTW9kaWZpZWRCeSI6Inh1anVpZmZobjVzMnRwbTczazVsbG40OHhrMWoxMHA0YmM3c2wybyIsIklkIjoiYTNiZWMyODItOTMwZS00ZGE5LTg3ZDUtZmQ1NTY3YTRlMDkxIiwiTW9kaWZpZWRPbiI6IjIwMjYtMDMtMDlUMTg6MDM6NDRa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4dWp1aWZmaG41czJ0cG03M2s1bGxuNDh4azFqMTBwNGJjN3NsMm8iLCJDcmVhdGVkT24iOiIyMDI2LTAzLTA5VDE4OjAzOjQ0WiIsIk1vZGlmaWVkQnkiOiJfQ2hyaXMiLCJJZCI6IjRmMTMxODM0LWI2NTItNDhiMS1hNWIzLWVjYjIyZTc2MzUxYSIsIk1vZGlmaWVkT24iOiIyMDI2LTAzLTA5VDE5OjA1OjMy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ODowNjo1NloiLCJNb2RpZmllZEJ5IjoieHVqdWlmZmhuNXMydHBtNzNrNWxsbjQ4eGsxajEwcDRiYzdzbDJvIiwiSWQiOiJiZGU5YTE4Yi05YjhkLTQzMDUtYjJkOS0yYWNlMDJiMmUxZWIiLCJNb2RpZmllZE9uIjoiMjAyNi0wMy0wOVQxODowNjo1Nlo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y0wOVQxODowNjo1NloiLCJNb2RpZmllZEJ5IjoieHVqdWlmZmhuNXMydHBtNzNrNWxsbjQ4eGsxajEwcDRiYzdzbDJvIiwiSWQiOiI2N2YxOGZiNS05OWNiLTQ1ZWUtYjdlMi04Y2FjZWRhZmUxMjAiLCJNb2RpZmllZE9uIjoiMjAyNi0wMy0wOVQxODowNjo1Nlo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4dWp1aWZmaG41czJ0cG03M2s1bGxuNDh4azFqMTBwNGJjN3NsMm8iLCJDcmVhdGVkT24iOiIyMDI2LTAzLTA5VDE4OjA2OjU2WiIsIk1vZGlmaWVkQnkiOiJ4dWp1aWZmaG41czJ0cG03M2s1bGxuNDh4azFqMTBwNGJjN3NsMm8iLCJJZCI6ImQ5MmQ0OTYzLTBmMGMtNDFkNC05YjNiLWNkNzY3Y2E1MmYxOSIsIk1vZGlmaWVkT24iOiIyMDI2LTAzLTA5VDE4OjA2OjU2W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eHVqdWlmZmhuNXMydHBtNzNrNWxsbjQ4eGsxajEwcDRiYzdzbDJvIiwiQ3JlYXRlZE9uIjoiMjAyNi0wMy0wOVQxODowNjo1NloiLCJNb2RpZmllZEJ5IjoiX0NocmlzIiwiSWQiOiI5NzQ5NTRlNy00MTE1LTRiNmQtOTM5Ni0zYjE2NjE3MzcyOTciLCJNb2RpZmllZE9uIjoiMjAyNi0wMy0wOVQxOTowNzowNi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This suggested that there is a build-in neural architecture for a separate tracking </w:t>
      </w:r>
      <w:r w:rsidR="00B03832" w:rsidRPr="00003035">
        <w:rPr>
          <w:rFonts w:ascii="Times New Roman" w:hAnsi="Times New Roman" w:cs="Times New Roman"/>
          <w:sz w:val="24"/>
          <w:szCs w:val="24"/>
          <w:lang w:val="en-US"/>
        </w:rPr>
        <w:lastRenderedPageBreak/>
        <w:t xml:space="preserve">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1MDoxNS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commentRangeStart w:id="30"/>
      <w:r w:rsidR="00C340F4" w:rsidRPr="00003035">
        <w:rPr>
          <w:rFonts w:ascii="Times New Roman" w:hAnsi="Times New Roman" w:cs="Times New Roman"/>
          <w:sz w:val="24"/>
          <w:szCs w:val="24"/>
          <w:lang w:val="en-US"/>
        </w:rPr>
        <w:t>aggravate</w:t>
      </w:r>
      <w:commentRangeEnd w:id="30"/>
      <w:r w:rsidR="00E5661F" w:rsidRPr="00003035">
        <w:rPr>
          <w:rStyle w:val="Kommentarzeichen"/>
          <w:rFonts w:ascii="Times New Roman" w:hAnsi="Times New Roman" w:cs="Times New Roman"/>
          <w:sz w:val="24"/>
          <w:szCs w:val="24"/>
          <w:lang w:val="en-US"/>
        </w:rPr>
        <w:commentReference w:id="30"/>
      </w:r>
      <w:r w:rsidR="00C340F4" w:rsidRPr="00003035">
        <w:rPr>
          <w:rFonts w:ascii="Times New Roman" w:hAnsi="Times New Roman" w:cs="Times New Roman"/>
          <w:sz w:val="24"/>
          <w:szCs w:val="24"/>
          <w:lang w:val="en-US"/>
        </w:rPr>
        <w:t xml:space="preserv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44557CC6"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and readily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BUMTA6MjA6Mjc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811268" w:rsidRPr="00003035">
        <w:rPr>
          <w:rFonts w:ascii="Times New Roman" w:hAnsi="Times New Roman" w:cs="Times New Roman"/>
          <w:sz w:val="24"/>
          <w:szCs w:val="24"/>
          <w:lang w:val="en-US"/>
        </w:rPr>
        <w:t>. Thus, listeners</w:t>
      </w:r>
      <w:r w:rsidR="004A1046"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heard whether voices were female or male</w:t>
      </w:r>
      <w:r w:rsidR="00AF2ADD" w:rsidRPr="00003035">
        <w:rPr>
          <w:rFonts w:ascii="Times New Roman" w:hAnsi="Times New Roman" w:cs="Times New Roman"/>
          <w:sz w:val="24"/>
          <w:szCs w:val="24"/>
          <w:lang w:val="en-US"/>
        </w:rPr>
        <w:t xml:space="preserve"> without much effort, even though </w:t>
      </w:r>
      <w:r w:rsidR="003C5966" w:rsidRPr="00003035">
        <w:rPr>
          <w:rFonts w:ascii="Times New Roman" w:hAnsi="Times New Roman" w:cs="Times New Roman"/>
          <w:sz w:val="24"/>
          <w:szCs w:val="24"/>
          <w:lang w:val="en-US"/>
        </w:rPr>
        <w:t>voices were unfamiliar</w:t>
      </w:r>
      <w:r w:rsidR="00811268" w:rsidRPr="00003035">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For speaker identity, this is much harder: perception of unfamiliar identities is based on very few encounters only, and without a stable and invariant representation of the speaker, it is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3C596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TBUMDk6MjM6MTVaIiwiTW9kaWZpZWRCeSI6Inh1anVpZmZobjVzMnRwbTczazVsbG40OHhrMWoxMHA0YmM3c2wybyIsIklkIjoiMzI4ZjY0ZGEtYzNlMS00NjUyLTlkM2ItOGU5NDgyY2VlZTQ3IiwiTW9kaWZpZWRPbiI6IjIwMjYtMDMtMTBUMDk6MjM6MTVa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eHVqdWlmZmhuNXMydHBtNzNrNWxsbjQ4eGsxajEwcDRiYzdzbDJvIiwiQ3JlYXRlZE9uIjoiMjAyNi0wMy0xMFQwOToyMzoxNVoiLCJNb2RpZmllZEJ5IjoieHVqdWlmZmhuNXMydHBtNzNrNWxsbjQ4eGsxajEwcDRiYzdzbDJvIiwiSWQiOiIwM2MwNmQyZi1lOWUzLTRjZGQtOWQ0Zi1mOGQ0YmFmNTcyYjgiLCJNb2RpZmllZE9uIjoiMjAyNi0wMy0xMFQwOToyMzoxNVo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IzOjE1WiIsIk1vZGlmaWVkQnkiOiJ4dWp1aWZmaG41czJ0cG03M2s1bGxuNDh4azFqMTBwNGJjN3NsMm8iLCJJZCI6ImUyNGQ4ZjYwLTg4ZjctNGUzMy1iOTdmLWJlNWU4ZWM5NGY2ZCIsIk1vZGlmaWVkT24iOiIyMDI2LTAzLTEwVDA5OjIzOjE1Wi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nh1anVpZmZobjVzMnRwbTczazVsbG40OHhrMWoxMHA0YmM3c2wybyIsIkNyZWF0ZWRPbiI6IjIwMjYtMDMtMTBUMDk6MjM6MTVaIiwiTW9kaWZpZWRCeSI6Inh1anVpZmZobjVzMnRwbTczazVsbG40OHhrMWoxMHA0YmM3c2wybyIsIklkIjoiY2NmMjYwODktYmRjMy00ZmYzLWI5ODktNWY5ZjFiOGRjNzllIiwiTW9kaWZpZWRPbiI6IjIwMjYtMDMtMTBUMDk6MjM6MTVa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nh1anVpZmZobjVzMnRwbTczazVsbG40OHhrMWoxMHA0YmM3c2wybyIsIkNyZWF0ZWRPbiI6IjIwMjYtMDMtMTBUMDk6MjM6MTVaIiwiTW9kaWZpZWRCeSI6Il9DaHJpcyIsIklkIjoiYjAzNTVmNDYtOWRmYS00MWE4LWFkY2QtODU1M2Q5NTI1ZDM4IiwiTW9kaWZpZWRPbiI6IjIwMjYtMDMtMTBUMTA6MjM6Mjk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nh1anVpZmZobjVzMnRwbTczazVsbG40OHhrMWoxMHA0YmM3c2wybyIsIkNyZWF0ZWRPbiI6IjIwMjYtMDMtMTBUMDk6MzU6MDBaIiwiTW9kaWZpZWRCeSI6Inh1anVpZmZobjVzMnRwbTczazVsbG40OHhrMWoxMHA0YmM3c2wybyIsIklkIjoiODIzMWUxMzgtMTEwYi00MDc2LTlkMTEtNmJiODkxZDkwNmM2IiwiTW9kaWZpZWRPbiI6IjIwMjYtMDMtMTBUMDk6MzU6MDBa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0Mjo1MFoiLCJNb2RpZmllZEJ5IjoieHVqdWlmZmhuNXMydHBtNzNrNWxsbjQ4eGsxajEwcDRiYzdzbDJvIiwiSWQiOiI1NzliYzJhYy0xNGM1LTRmZGUtYWM2Yy1iOTFkZjU4OTc0MTciLCJNb2RpZmllZE9uIjoiMjAyNi0wMy0xMFQwOTo0Mjo1MFo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TBUMDk6NDI6NTBaIiwiTW9kaWZpZWRCeSI6Inh1anVpZmZobjVzMnRwbTczazVsbG40OHhrMWoxMHA0YmM3c2wybyIsIklkIjoiZjJiMzYyOWYtMGNiMi00N2NhLTg1NzAtMDlmZDFjNmQ4OTAyIiwiTW9kaWZpZWRPbiI6IjIwMjYtMDMtMTBUMDk6NDI6NTBa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eHVqdWlmZmhuNXMydHBtNzNrNWxsbjQ4eGsxajEwcDRiYzdzbDJvIiwiQ3JlYXRlZE9uIjoiMjAyNi0wMy0xMFQwOTo0Mjo1MFoiLCJNb2RpZmllZEJ5IjoiX0NocmlzIiwiSWQiOiIyZmI5ZjNhNS0zZGJjLTQxMzgtYmVlMS1lZTkyNjJhZjViM2QiLCJNb2RpZmllZE9uIjoiMjAyNi0wMy0xMFQxMDo0MzoxMi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 xml:space="preserve">. The present design employed short utterances and the only familiarization with speakers happened during the Baseline task. 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yOTo1OVoiLCJNb2RpZmllZEJ5IjoieHVqdWlmZmhuNXMydHBtNzNrNWxsbjQ4eGsxajEwcDRiYzdzbDJvIiwiSWQiOiI2YWZmNGYwYS03NWZiLTRhMWItYWM4OS1mYTlhNjg1ZGJhNWUiLCJNb2RpZmllZE9uIjoiMjAyNi0wMy0xMFQwOToyOTo1OV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zLTEwVDA5OjI5OjU5WiIsIk1vZGlmaWVkQnkiOiJ4dWp1aWZmaG41czJ0cG03M2s1bGxuNDh4azFqMTBwNGJjN3NsMm8iLCJJZCI6ImNmMDdkY2VkLTE1MGMtNDNhNC04ZDRlLWM4YTI0NmZmOTU4MiIsIk1vZGlmaWVkT24iOiIyMDI2LTAzLTEwVDA5OjI5OjU5W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TBUMDk6Mjk6NTlaIiwiTW9kaWZpZWRCeSI6Inh1anVpZmZobjVzMnRwbTczazVsbG40OHhrMWoxMHA0YmM3c2wybyIsIklkIjoiMGNjOTU0ODQtYjIzYS00YjlhLTlmY2UtZGE2ZGE2Nzk5YWUzIiwiTW9kaWZpZWRPbiI6IjIwMjYtMDMtMTBUMDk6Mjk6NTla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nh1anVpZmZobjVzMnRwbTczazVsbG40OHhrMWoxMHA0YmM3c2wybyIsIkNyZWF0ZWRPbiI6IjIwMjYtMDMtMTBUMDk6Mjk6NTlaIiwiTW9kaWZpZWRCeSI6Il9DaHJpcyIsIklkIjoiZDI3YTZhZWItN2Y4MC00OGZhLWE3ZDktYTU0NGJiYzhjYzU3IiwiTW9kaWZpZWRPbiI6IjIwMjYtMDMtMTBUMTA6MzA6MzE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eHVqdWlmZmhuNXMydHBtNzNrNWxsbjQ4eGsxajEwcDRiYzdzbDJvIiwiQ3JlYXRlZE9uIjoiMjAyNi0wMy0xMFQwOToyNjoxMloiLCJNb2RpZmllZEJ5IjoieHVqdWlmZmhuNXMydHBtNzNrNWxsbjQ4eGsxajEwcDRiYzdzbDJvIiwiSWQiOiI1YmUxZGUwYi0wZWZjLTQ2YzYtYjQzYy00MDc1ZDdhZDQ1ODUiLCJNb2RpZmllZE9uIjoiMjAyNi0wMy0xMFQwOToyNjoxMlo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yNjoxMloiLCJNb2RpZmllZEJ5IjoieHVqdWlmZmhuNXMydHBtNzNrNWxsbjQ4eGsxajEwcDRiYzdzbDJvIiwiSWQiOiI2ZmJkYTk4OC1mNmJiLTRkY2MtODdkOS0xNDc4OTUxOWQ1ZjMiLCJNb2RpZmllZE9uIjoiMjAyNi0wMy0xMFQwOToyNjoxMlo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I2OjEyWiIsIk1vZGlmaWVkQnkiOiJ4dWp1aWZmaG41czJ0cG03M2s1bGxuNDh4azFqMTBwNGJjN3NsMm8iLCJJZCI6ImM0MjNkYjg1LTVjYmMtNDM5ZC04NjcyLWY2MWQ2MWQ4NDZmNyIsIk1vZGlmaWVkT24iOiIyMDI2LTAzLTEwVDA5OjI2OjEyW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4dWp1aWZmaG41czJ0cG03M2s1bGxuNDh4azFqMTBwNGJjN3NsMm8iLCJDcmVhdGVkT24iOiIyMDI2LTAzLTEwVDA5OjI2OjEyWiIsIk1vZGlmaWVkQnkiOiJfQ2hyaXMiLCJJZCI6ImQxOWI0NGFkLTgzY2MtNGM2Ny05ZDJhLWFlYzgxMGNlOGNlNyIsIk1vZGlmaWVkT24iOiIyMDI2LTAzLTEwVDEwOjMwOjQw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B5044E"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nh1anVpZmZobjVzMnRwbTczazVsbG40OHhrMWoxMHA0YmM3c2wybyIsIkNyZWF0ZWRPbiI6IjIwMjYtMDMtMTBUMDk6MzU6MDBaIiwiTW9kaWZpZWRCeSI6Inh1anVpZmZobjVzMnRwbTczazVsbG40OHhrMWoxMHA0YmM3c2wybyIsIklkIjoiODIzMWUxMzgtMTEwYi00MDc2LTlkMTEtNmJiODkxZDkwNmM2IiwiTW9kaWZpZWRPbiI6IjIwMjYtMDMtMTBUMDk6MzU6MDBa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M1OjAwWiIsIk1vZGlmaWVkQnkiOiJ4dWp1aWZmaG41czJ0cG03M2s1bGxuNDh4azFqMTBwNGJjN3NsMm8iLCJJZCI6ImJjNTliM2QyLTE2ZmItNDhlOC1iNTg1LWExN2FiYTZhOTBiNyIsIk1vZGlmaWVkT24iOiIyMDI2LTAzLTEwVDA5OjM1OjAwWi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nh1anVpZmZobjVzMnRwbTczazVsbG40OHhrMWoxMHA0YmM3c2wybyIsIkNyZWF0ZWRPbiI6IjIwMjYtMDMtMTBUMDk6MzU6MDBaIiwiTW9kaWZpZWRCeSI6Il9DaHJpcyIsIklkIjoiZTE3OGNiYmMtOGY5MC00ZThlLWI3OGItM2U2N2Y5NGI2MTAzIiwiTW9kaWZpZWRPbiI6IjIwMjYtMDMtMTBUMTA6MzU6MDc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 xml:space="preserve">In that case, it should be </w:t>
      </w:r>
      <w:r w:rsidR="00B5044E" w:rsidRPr="00003035">
        <w:rPr>
          <w:rFonts w:ascii="Times New Roman" w:hAnsi="Times New Roman" w:cs="Times New Roman"/>
          <w:sz w:val="24"/>
          <w:szCs w:val="24"/>
          <w:lang w:val="en-US"/>
        </w:rPr>
        <w:t>less difficult</w:t>
      </w:r>
      <w:r w:rsidR="00946A13" w:rsidRPr="00003035">
        <w:rPr>
          <w:rFonts w:ascii="Times New Roman" w:hAnsi="Times New Roman" w:cs="Times New Roman"/>
          <w:sz w:val="24"/>
          <w:szCs w:val="24"/>
          <w:lang w:val="en-US"/>
        </w:rPr>
        <w:t xml:space="preserve"> to link </w:t>
      </w:r>
      <w:r w:rsidR="00946A13" w:rsidRPr="00003035">
        <w:rPr>
          <w:rFonts w:ascii="Times New Roman" w:hAnsi="Times New Roman" w:cs="Times New Roman"/>
          <w:sz w:val="24"/>
          <w:szCs w:val="24"/>
          <w:lang w:val="en-US"/>
        </w:rPr>
        <w:lastRenderedPageBreak/>
        <w:t>different emotional expressions to the same speakers. 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DlUMTg6NTA6MTU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2691EDCC"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the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w:t>
      </w:r>
      <w:r w:rsidR="00384D57" w:rsidRPr="00003035">
        <w:rPr>
          <w:rFonts w:ascii="Times New Roman" w:hAnsi="Times New Roman" w:cs="Times New Roman"/>
          <w:sz w:val="24"/>
          <w:szCs w:val="24"/>
          <w:lang w:val="en-US"/>
        </w:rPr>
        <w:t>null effect</w:t>
      </w:r>
      <w:r w:rsidR="004A5F10" w:rsidRPr="00003035">
        <w:rPr>
          <w:rFonts w:ascii="Times New Roman" w:hAnsi="Times New Roman" w:cs="Times New Roman"/>
          <w:sz w:val="24"/>
          <w:szCs w:val="24"/>
          <w:lang w:val="en-US"/>
        </w:rPr>
        <w:t xml:space="preserve">.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utterances do not carry emotional meaning. </w:t>
      </w:r>
      <w:r w:rsidR="003C5966" w:rsidRPr="00003035">
        <w:rPr>
          <w:rFonts w:ascii="Times New Roman" w:hAnsi="Times New Roman" w:cs="Times New Roman"/>
          <w:sz w:val="24"/>
          <w:szCs w:val="24"/>
          <w:lang w:val="en-US"/>
        </w:rPr>
        <w:t>For example,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0B61A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TBUMTA6NDg6NDQ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linguistic composition. Research on sound symbolism has shown that some groups of 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DlUMTg6NTQ6MzE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eHVqdWlmZmhuNXMydHBtNzNrNWxsbjQ4eGsxajEwcDRiYzdzbDJvIiwiQ3JlYXRlZE9uIjoiMjAyNi0wMy0wOVQxNzo1NjoyN1oiLCJNb2RpZmllZEJ5IjoieHVqdWlmZmhuNXMydHBtNzNrNWxsbjQ4eGsxajEwcDRiYzdzbDJvIiwiSWQiOiI5MjkyODU4ZS1hMTExLTQ2NGItODk4Ny04OWFiMzlkNDFhMjUiLCJNb2RpZmllZE9uIjoiMjAyNi0wMy0wOVQxNzo1NjoyN1o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Nzo1NjoyN1oiLCJNb2RpZmllZEJ5IjoieHVqdWlmZmhuNXMydHBtNzNrNWxsbjQ4eGsxajEwcDRiYzdzbDJvIiwiSWQiOiIyMWVlZjY3Zi03NmYzLTRmNjctYWFkMy04ZTMwYzIxMzJlNTciLCJNb2RpZmllZE9uIjoiMjAyNi0wMy0wOVQxNzo1NjoyN1o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zLTA5VDE3OjU2OjI3WiIsIk1vZGlmaWVkQnkiOiJ4dWp1aWZmaG41czJ0cG03M2s1bGxuNDh4azFqMTBwNGJjN3NsMm8iLCJJZCI6IjJlMDA4NDUxLTlmMjEtNDhkYi05ZDMzLTYyMWY3N2RkMjY3NCIsIk1vZGlmaWVkT24iOiIyMDI2LTAzLTA5VDE3OjU2OjI3Wi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A5VDE3OjU2OjI3WiIsIk1vZGlmaWVkQnkiOiJ4dWp1aWZmaG41czJ0cG03M2s1bGxuNDh4azFqMTBwNGJjN3NsMm8iLCJJZCI6Ijk3MDYzZDIyLTMzZjQtNDg0OC1iYTcxLTEwNzQyMmQ5MzNkOCIsIk1vZGlmaWVkT24iOiIyMDI2LTAzLTA5VDE3OjU2OjI3Wi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nh1anVpZmZobjVzMnRwbTczazVsbG40OHhrMWoxMHA0YmM3c2wybyIsIkNyZWF0ZWRPbiI6IjIwMjYtMDMtMDlUMTc6NTY6MjdaIiwiTW9kaWZpZWRCeSI6Il9DaHJpcyIsIklkIjoiMTIyNjhlZmQtOGFkMy00YWY0LTljNmQtYTYxY2M5MDE3ZjcyIiwiTW9kaWZpZWRPbiI6IjIwMjYtMDMtMDlUMTg6NTY6NDI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xml:space="preserve">, which fits well with the present data: the only pseudoword containing a plosive (PW1: /belam/) was perceived more often as angry than the other three. Thus, the current results do not suggest that linguistic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1A622FB3"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 xml:space="preserve">Limitations and outlook </w:t>
      </w:r>
    </w:p>
    <w:p w14:paraId="36DDD18B" w14:textId="5E1F6634"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1MDoxNS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TA6MTU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xml:space="preserve">, which targeted speaker gender in faces. Therefore Experiment 2 may have been underpowered to detect effects of speaker identity, which could be much smaller for reasons </w:t>
      </w:r>
      <w:r w:rsidR="00D24E47" w:rsidRPr="00003035">
        <w:rPr>
          <w:rFonts w:ascii="Times New Roman" w:hAnsi="Times New Roman" w:cs="Times New Roman"/>
          <w:sz w:val="24"/>
          <w:szCs w:val="24"/>
          <w:lang w:val="en-US"/>
        </w:rPr>
        <w:lastRenderedPageBreak/>
        <w:t>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as angry</w:t>
      </w:r>
      <w:r w:rsidR="00FB3003">
        <w:rPr>
          <w:rFonts w:ascii="Times New Roman" w:hAnsi="Times New Roman" w:cs="Times New Roman"/>
          <w:sz w:val="24"/>
          <w:szCs w:val="24"/>
          <w:lang w:val="en-US"/>
        </w:rPr>
        <w:t xml:space="preserve"> more</w:t>
      </w:r>
      <w:r w:rsidR="00386A04">
        <w:rPr>
          <w:rFonts w:ascii="Times New Roman" w:hAnsi="Times New Roman" w:cs="Times New Roman"/>
          <w:sz w:val="24"/>
          <w:szCs w:val="24"/>
          <w:lang w:val="en-US"/>
        </w:rPr>
        <w:t xml:space="preserve"> often</w:t>
      </w:r>
      <w:r w:rsidR="00D24E47" w:rsidRPr="00003035">
        <w:rPr>
          <w:rFonts w:ascii="Times New Roman" w:hAnsi="Times New Roman" w:cs="Times New Roman"/>
          <w:sz w:val="24"/>
          <w:szCs w:val="24"/>
          <w:lang w:val="en-US"/>
        </w:rPr>
        <w:t xml:space="preserve">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In principle, it </w:t>
      </w:r>
      <w:r w:rsidR="007F26BA">
        <w:rPr>
          <w:rFonts w:ascii="Times New Roman" w:hAnsi="Times New Roman" w:cs="Times New Roman"/>
          <w:sz w:val="24"/>
          <w:szCs w:val="24"/>
          <w:lang w:val="en-US"/>
        </w:rPr>
        <w:t>sho</w:t>
      </w:r>
      <w:r w:rsidR="004C0577" w:rsidRPr="00003035">
        <w:rPr>
          <w:rFonts w:ascii="Times New Roman" w:hAnsi="Times New Roman" w:cs="Times New Roman"/>
          <w:sz w:val="24"/>
          <w:szCs w:val="24"/>
          <w:lang w:val="en-US"/>
        </w:rPr>
        <w:t xml:space="preserve">uld be considered a strength that all three experiments employed identical stimulus material, only varying their combination in the adaptation conditions, but on top of that one needs to make sure that all factors are balanced </w:t>
      </w:r>
      <w:r w:rsidR="003C5966" w:rsidRPr="00003035">
        <w:rPr>
          <w:rFonts w:ascii="Times New Roman" w:hAnsi="Times New Roman" w:cs="Times New Roman"/>
          <w:sz w:val="24"/>
          <w:szCs w:val="24"/>
          <w:lang w:val="en-US"/>
        </w:rPr>
        <w:t xml:space="preserve">in terms of </w:t>
      </w:r>
      <w:r w:rsidR="004C0577" w:rsidRPr="00003035">
        <w:rPr>
          <w:rFonts w:ascii="Times New Roman" w:hAnsi="Times New Roman" w:cs="Times New Roman"/>
          <w:sz w:val="24"/>
          <w:szCs w:val="24"/>
          <w:lang w:val="en-US"/>
        </w:rPr>
        <w:t xml:space="preserve">emotional expressivity. Further, while the utterances already have substantial linguistic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DlUMTg6NTA6MTU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A5VDE4OjUwOjE1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Nzo1MTozNloiLCJNb2RpZmllZEJ5IjoieHVqdWlmZmhuNXMydHBtNzNrNWxsbjQ4eGsxajEwcDRiYzdzbDJvIiwiSWQiOiIxMzM3NjY0ZS1hZGRkLTQ5NjctYWYwZC1mM2Y3MjRhMmFhMWQiLCJNb2RpZmllZE9uIjoiMjAyNi0wMy0wOVQxNzo1MTozNlo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nh1anVpZmZobjVzMnRwbTczazVsbG40OHhrMWoxMHA0YmM3c2wybyIsIkNyZWF0ZWRPbiI6IjIwMjYtMDMtMDlUMTc6NTE6MzZaIiwiTW9kaWZpZWRCeSI6Inh1anVpZmZobjVzMnRwbTczazVsbG40OHhrMWoxMHA0YmM3c2wybyIsIklkIjoiNThmODllZjctYmU5ZS00ODNiLWIxYTUtYzllZTI0OGYxYzljIiwiTW9kaWZpZWRPbiI6IjIwMjYtMDMtMDlUMTc6NTE6MzZa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c6NTE6MzZaIiwiTW9kaWZpZWRCeSI6Inh1anVpZmZobjVzMnRwbTczazVsbG40OHhrMWoxMHA0YmM3c2wybyIsIklkIjoiZmNiZWI0NDQtZjkxNS00YTA1LWI0MjEtMDQ1ZjRjZGY3NGJiIiwiTW9kaWZpZWRPbiI6IjIwMjYtMDMtMDlUMTc6NTE6MzZa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eHVqdWlmZmhuNXMydHBtNzNrNWxsbjQ4eGsxajEwcDRiYzdzbDJvIiwiQ3JlYXRlZE9uIjoiMjAyNi0wMy0wOVQxNzo1MTozNloiLCJNb2RpZmllZEJ5IjoiX0NocmlzIiwiSWQiOiJlYjc5MWYwYS0wYmIyLTQwNDAtYWNlYy1jMzAyMmI0MjA4YjUiLCJNb2RpZmllZE9uIjoiMjAyNi0wMy0wOVQxODo1MTo1M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commentRangeStart w:id="31"/>
      <w:r w:rsidR="007F26BA">
        <w:rPr>
          <w:rFonts w:ascii="Times New Roman" w:hAnsi="Times New Roman" w:cs="Times New Roman"/>
          <w:sz w:val="24"/>
          <w:szCs w:val="24"/>
          <w:lang w:val="en-US"/>
        </w:rPr>
        <w:t>at the moment</w:t>
      </w:r>
      <w:commentRangeEnd w:id="31"/>
      <w:r w:rsidR="002C0995" w:rsidRPr="00003035">
        <w:rPr>
          <w:rStyle w:val="Kommentarzeichen"/>
          <w:rFonts w:ascii="Times New Roman" w:hAnsi="Times New Roman" w:cs="Times New Roman"/>
          <w:sz w:val="24"/>
          <w:szCs w:val="24"/>
          <w:lang w:val="en-US"/>
        </w:rPr>
        <w:commentReference w:id="31"/>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eHVqdWlmZmhuNXMydHBtNzNrNWxsbjQ4eGsxajEwcDRiYzdzbDJvIiwiQ3JlYXRlZE9uIjoiMjAyNi0wMy0wOVQxNzo1MDo0NFoiLCJNb2RpZmllZEJ5IjoieHVqdWlmZmhuNXMydHBtNzNrNWxsbjQ4eGsxajEwcDRiYzdzbDJvIiwiSWQiOiIyY2IxMWRjZS05OTYxLTQ2M2YtOTRkMy1mNGNmYmMyZTFiOTYiLCJNb2RpZmllZE9uIjoiMjAyNi0wMy0wOVQxNzo1MDo0NFo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4dWp1aWZmaG41czJ0cG03M2s1bGxuNDh4azFqMTBwNGJjN3NsMm8iLCJDcmVhdGVkT24iOiIyMDI2LTAzLTA5VDE3OjUwOjQ0WiIsIk1vZGlmaWVkQnkiOiJ4dWp1aWZmaG41czJ0cG03M2s1bGxuNDh4azFqMTBwNGJjN3NsMm8iLCJJZCI6ImRiNGFmNWIzLWYxYmEtNGQ1Yy05ZmYwLWUwZWU5NTg3YTdhMCIsIk1vZGlmaWVkT24iOiIyMDI2LTAzLTA5VDE3OjUwOjQ0Wi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4dWp1aWZmaG41czJ0cG03M2s1bGxuNDh4azFqMTBwNGJjN3NsMm8iLCJDcmVhdGVkT24iOiIyMDI2LTAzLTA5VDE3OjUwOjQ0WiIsIk1vZGlmaWVkQnkiOiJ4dWp1aWZmaG41czJ0cG03M2s1bGxuNDh4azFqMTBwNGJjN3NsMm8iLCJJZCI6ImVmMjJlYzM1LTY3ZTMtNDc3Yi1hZTI0LTM3MGJhYjA2YmNjNyIsIk1vZGlmaWVkT24iOiIyMDI2LTAzLTA5VDE3OjUwOjQ0Wi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4dWp1aWZmaG41czJ0cG03M2s1bGxuNDh4azFqMTBwNGJjN3NsMm8iLCJDcmVhdGVkT24iOiIyMDI2LTAzLTA5VDE3OjUwOjQ0WiIsIk1vZGlmaWVkQnkiOiJ4dWp1aWZmaG41czJ0cG03M2s1bGxuNDh4azFqMTBwNGJjN3NsMm8iLCJJZCI6ImU1NmY0MmE2LTIyNDktNDFiMC1iMDc0LWM3MjEzNjE1NzRkMyIsIk1vZGlmaWVkT24iOiIyMDI2LTAzLTA5VDE3OjUwOjQ0Wi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DlUMTc6NTA6NDRaIiwiTW9kaWZpZWRCeSI6Inh1anVpZmZobjVzMnRwbTczazVsbG40OHhrMWoxMHA0YmM3c2wybyIsIklkIjoiMDIzMzMxZjMtMDEzOC00NjU3LWIwNDgtZDY1YmY1Mjg2Njc2IiwiTW9kaWZpZWRPbiI6IjIwMjYtMDMtMDlUMTc6NTA6NDRa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c6NTA6NDRaIiwiTW9kaWZpZWRCeSI6Inh1anVpZmZobjVzMnRwbTczazVsbG40OHhrMWoxMHA0YmM3c2wybyIsIklkIjoiM2EwZWY4MTYtYzQ2Ni00YzM5LWIwYmItM2NlMzY2OGExNjQwIiwiTW9kaWZpZWRPbiI6IjIwMjYtMDMtMDlUMTc6NTA6NDRa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nh1anVpZmZobjVzMnRwbTczazVsbG40OHhrMWoxMHA0YmM3c2wybyIsIkNyZWF0ZWRPbiI6IjIwMjYtMDMtMDlUMTc6NTA6NDRaIiwiTW9kaWZpZWRCeSI6Il9DaHJpcyIsIklkIjoiNWI1NWJjNWYtYTBjZS00NTM4LWI4NjAtMzMyYWFiMjNjODRlIiwiTW9kaWZpZWRPbiI6IjIwMjYtMDMtMDlUMTg6NTE6MDc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697315B5"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w:t>
      </w:r>
      <w:r w:rsidR="00CF37A6" w:rsidRPr="00003035">
        <w:rPr>
          <w:rFonts w:ascii="Times New Roman" w:hAnsi="Times New Roman" w:cs="Times New Roman"/>
          <w:sz w:val="24"/>
          <w:szCs w:val="24"/>
          <w:lang w:val="en-US"/>
        </w:rPr>
        <w:lastRenderedPageBreak/>
        <w:t xml:space="preserve">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adaptation. Together, these findings shed new light on our remarkable ability to 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 by showing that </w:t>
      </w:r>
      <w:r w:rsidR="00835796" w:rsidRPr="00003035">
        <w:rPr>
          <w:rFonts w:ascii="Times New Roman" w:hAnsi="Times New Roman" w:cs="Times New Roman"/>
          <w:sz w:val="24"/>
          <w:szCs w:val="24"/>
          <w:lang w:val="en-US"/>
        </w:rPr>
        <w:t xml:space="preserve">the recalibration of our perceptual system can be specific to certain speaker characteristics such as vocal gender.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5FDDA903" w:rsidR="002C646B" w:rsidRPr="00003035" w:rsidRDefault="002C646B" w:rsidP="00003035">
      <w:pPr>
        <w:pStyle w:val="berschrift2"/>
        <w:spacing w:line="480" w:lineRule="auto"/>
        <w:rPr>
          <w:rFonts w:ascii="Times New Roman" w:eastAsiaTheme="minorHAnsi" w:hAnsi="Times New Roman" w:cs="Times New Roman"/>
          <w:color w:val="auto"/>
          <w:sz w:val="24"/>
          <w:szCs w:val="24"/>
          <w:lang w:val="en-US"/>
        </w:rPr>
      </w:pPr>
      <w:r w:rsidRPr="00003035">
        <w:rPr>
          <w:rFonts w:ascii="Times New Roman" w:eastAsiaTheme="minorHAnsi" w:hAnsi="Times New Roman" w:cs="Times New Roman"/>
          <w:color w:val="auto"/>
          <w:sz w:val="24"/>
          <w:szCs w:val="24"/>
          <w:lang w:val="en-US"/>
        </w:rPr>
        <w:t>The data were collected by Dorothea Berges, Laura Würfel and Johanna Andres for Experiment</w:t>
      </w:r>
      <w:r w:rsidR="007F26BA">
        <w:rPr>
          <w:rFonts w:ascii="Times New Roman" w:eastAsiaTheme="minorHAnsi" w:hAnsi="Times New Roman" w:cs="Times New Roman"/>
          <w:color w:val="auto"/>
          <w:sz w:val="24"/>
          <w:szCs w:val="24"/>
          <w:lang w:val="en-US"/>
        </w:rPr>
        <w:t>s</w:t>
      </w:r>
      <w:r w:rsidRPr="00003035">
        <w:rPr>
          <w:rFonts w:ascii="Times New Roman" w:eastAsiaTheme="minorHAnsi" w:hAnsi="Times New Roman" w:cs="Times New Roman"/>
          <w:color w:val="auto"/>
          <w:sz w:val="24"/>
          <w:szCs w:val="24"/>
          <w:lang w:val="en-US"/>
        </w:rPr>
        <w:t xml:space="preserve"> 1-3</w:t>
      </w:r>
      <w:r w:rsidR="007F26BA">
        <w:rPr>
          <w:rFonts w:ascii="Times New Roman" w:eastAsiaTheme="minorHAnsi" w:hAnsi="Times New Roman" w:cs="Times New Roman"/>
          <w:color w:val="auto"/>
          <w:sz w:val="24"/>
          <w:szCs w:val="24"/>
          <w:lang w:val="en-US"/>
        </w:rPr>
        <w:t>,</w:t>
      </w:r>
      <w:r w:rsidRPr="00003035">
        <w:rPr>
          <w:rFonts w:ascii="Times New Roman" w:eastAsiaTheme="minorHAnsi" w:hAnsi="Times New Roman" w:cs="Times New Roman"/>
          <w:color w:val="auto"/>
          <w:sz w:val="24"/>
          <w:szCs w:val="24"/>
          <w:lang w:val="en-US"/>
        </w:rPr>
        <w:t xml:space="preserve"> respectively, in partial fulfilment of a bachelor’s degree. Sascha Frühholz provi</w:t>
      </w:r>
      <w:r w:rsidR="007F26BA">
        <w:rPr>
          <w:rFonts w:ascii="Times New Roman" w:eastAsiaTheme="minorHAnsi" w:hAnsi="Times New Roman" w:cs="Times New Roman"/>
          <w:color w:val="auto"/>
          <w:sz w:val="24"/>
          <w:szCs w:val="24"/>
          <w:lang w:val="en-US"/>
        </w:rPr>
        <w:t>ded</w:t>
      </w:r>
      <w:r w:rsidRPr="00003035">
        <w:rPr>
          <w:rFonts w:ascii="Times New Roman" w:eastAsiaTheme="minorHAnsi" w:hAnsi="Times New Roman" w:cs="Times New Roman"/>
          <w:color w:val="auto"/>
          <w:sz w:val="24"/>
          <w:szCs w:val="24"/>
          <w:lang w:val="en-US"/>
        </w:rPr>
        <w:t xml:space="preserve"> the original voice recordings that served as a basis for creating the stimulus material for these experiments. </w:t>
      </w:r>
      <w:commentRangeStart w:id="32"/>
      <w:r w:rsidR="00E501D5">
        <w:rPr>
          <w:rFonts w:ascii="Times New Roman" w:eastAsiaTheme="minorHAnsi" w:hAnsi="Times New Roman" w:cs="Times New Roman"/>
          <w:color w:val="auto"/>
          <w:sz w:val="24"/>
          <w:szCs w:val="24"/>
          <w:lang w:val="en-US"/>
        </w:rPr>
        <w:t xml:space="preserve">Finally, </w:t>
      </w:r>
      <w:r w:rsidRPr="00003035">
        <w:rPr>
          <w:rFonts w:ascii="Times New Roman" w:eastAsiaTheme="minorHAnsi" w:hAnsi="Times New Roman" w:cs="Times New Roman"/>
          <w:color w:val="auto"/>
          <w:sz w:val="24"/>
          <w:szCs w:val="24"/>
          <w:lang w:val="en-US"/>
        </w:rPr>
        <w:t xml:space="preserve">I am grateful to Manuel Pöhlmann and Stefan R. Schweinberger for helpful suggestions on an earlier version of this manuscript. </w:t>
      </w:r>
      <w:commentRangeEnd w:id="32"/>
      <w:r w:rsidR="00324077" w:rsidRPr="00003035">
        <w:rPr>
          <w:rStyle w:val="Kommentarzeichen"/>
          <w:rFonts w:ascii="Times New Roman" w:eastAsiaTheme="minorHAnsi" w:hAnsi="Times New Roman" w:cs="Times New Roman"/>
          <w:color w:val="auto"/>
          <w:sz w:val="24"/>
          <w:szCs w:val="24"/>
          <w:lang w:val="en-US"/>
        </w:rPr>
        <w:commentReference w:id="32"/>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imes New Roman" w:eastAsiaTheme="minorHAnsi" w:hAnsi="Times New Roman" w:cs="Times New Roman"/>
          <w:color w:val="auto"/>
          <w:sz w:val="22"/>
          <w:szCs w:val="22"/>
          <w:lang w:val="en-US"/>
        </w:rPr>
        <w:tag w:val="CitaviBibliography"/>
        <w:id w:val="1942406574"/>
        <w:placeholder>
          <w:docPart w:val="DefaultPlaceholder_-1854013440"/>
        </w:placeholder>
      </w:sdtPr>
      <w:sdtContent>
        <w:p w14:paraId="03C813BB" w14:textId="77777777" w:rsidR="000B61A7" w:rsidRPr="00B81AC4" w:rsidRDefault="00057278" w:rsidP="000B61A7">
          <w:pPr>
            <w:pStyle w:val="CitaviBibliographyHeading"/>
            <w:rPr>
              <w:rFonts w:ascii="Times New Roman" w:hAnsi="Times New Roman" w:cs="Times New Roman"/>
              <w:lang w:val="en-US"/>
            </w:rPr>
          </w:pPr>
          <w:r w:rsidRPr="00B81AC4">
            <w:rPr>
              <w:rFonts w:ascii="Times New Roman" w:hAnsi="Times New Roman" w:cs="Times New Roman"/>
              <w:lang w:val="en-US"/>
            </w:rPr>
            <w:fldChar w:fldCharType="begin"/>
          </w:r>
          <w:r w:rsidRPr="00B81AC4">
            <w:rPr>
              <w:rFonts w:ascii="Times New Roman" w:hAnsi="Times New Roman" w:cs="Times New Roman"/>
              <w:lang w:val="en-US"/>
            </w:rPr>
            <w:instrText>ADDIN CitaviBibliography</w:instrText>
          </w:r>
          <w:r w:rsidRPr="00B81AC4">
            <w:rPr>
              <w:rFonts w:ascii="Times New Roman" w:hAnsi="Times New Roman" w:cs="Times New Roman"/>
              <w:lang w:val="en-US"/>
            </w:rPr>
            <w:fldChar w:fldCharType="separate"/>
          </w:r>
          <w:r w:rsidR="000B61A7" w:rsidRPr="00B81AC4">
            <w:rPr>
              <w:rFonts w:ascii="Times New Roman" w:hAnsi="Times New Roman" w:cs="Times New Roman"/>
              <w:lang w:val="en-US"/>
            </w:rPr>
            <w:t>References</w:t>
          </w:r>
        </w:p>
        <w:p w14:paraId="237EDBFD" w14:textId="77777777" w:rsidR="000B61A7" w:rsidRPr="00B81AC4" w:rsidRDefault="000B61A7" w:rsidP="000B61A7">
          <w:pPr>
            <w:pStyle w:val="CitaviBibliographyEntry"/>
            <w:rPr>
              <w:rFonts w:ascii="Times New Roman" w:hAnsi="Times New Roman" w:cs="Times New Roman"/>
              <w:lang w:val="en-US"/>
            </w:rPr>
          </w:pPr>
          <w:bookmarkStart w:id="33" w:name="_CTVL0014b62f6d8364c45ad9425ebd70e2a5d24"/>
          <w:r w:rsidRPr="00B81AC4">
            <w:rPr>
              <w:rFonts w:ascii="Times New Roman" w:hAnsi="Times New Roman" w:cs="Times New Roman"/>
              <w:lang w:val="en-US"/>
            </w:rPr>
            <w:t>Andics, A., McQueen, J. M., Petersson, K. M., Gál, V., Rudas, G., &amp; Vidnyánszky, Z. (2010). Neural mechanisms for voice recognition.</w:t>
          </w:r>
          <w:bookmarkEnd w:id="33"/>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52</w:t>
          </w:r>
          <w:r w:rsidRPr="00B81AC4">
            <w:rPr>
              <w:rFonts w:ascii="Times New Roman" w:hAnsi="Times New Roman" w:cs="Times New Roman"/>
              <w:lang w:val="en-US"/>
            </w:rPr>
            <w:t>(4), 1528–1540. https://doi.org/10.1016/j.neuroimage.2010.05.048</w:t>
          </w:r>
        </w:p>
        <w:p w14:paraId="2675E6B7" w14:textId="77777777" w:rsidR="000B61A7" w:rsidRPr="00B81AC4" w:rsidRDefault="000B61A7" w:rsidP="000B61A7">
          <w:pPr>
            <w:pStyle w:val="CitaviBibliographyEntry"/>
            <w:rPr>
              <w:rFonts w:ascii="Times New Roman" w:hAnsi="Times New Roman" w:cs="Times New Roman"/>
              <w:lang w:val="en-US"/>
            </w:rPr>
          </w:pPr>
          <w:bookmarkStart w:id="34" w:name="_CTVL00112268efd8ad34af49c6da61cc9017f72"/>
          <w:r w:rsidRPr="00B81AC4">
            <w:rPr>
              <w:rFonts w:ascii="Times New Roman" w:hAnsi="Times New Roman" w:cs="Times New Roman"/>
              <w:lang w:val="en-US"/>
            </w:rPr>
            <w:t>Aryani, A., Conrad, M., Schmidtke, D., &amp; Jacobs, A. (2018). Why 'piss' is ruder than 'pee'? The role of sound in affective meaning making.</w:t>
          </w:r>
          <w:bookmarkEnd w:id="34"/>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13</w:t>
          </w:r>
          <w:r w:rsidRPr="00B81AC4">
            <w:rPr>
              <w:rFonts w:ascii="Times New Roman" w:hAnsi="Times New Roman" w:cs="Times New Roman"/>
              <w:lang w:val="en-US"/>
            </w:rPr>
            <w:t>(6), e0198430. https://doi.org/10.1371/journal.pone.0198430</w:t>
          </w:r>
        </w:p>
        <w:p w14:paraId="5698F8BF" w14:textId="77777777" w:rsidR="000B61A7" w:rsidRPr="00B81AC4" w:rsidRDefault="000B61A7" w:rsidP="000B61A7">
          <w:pPr>
            <w:pStyle w:val="CitaviBibliographyEntry"/>
            <w:rPr>
              <w:rFonts w:ascii="Times New Roman" w:hAnsi="Times New Roman" w:cs="Times New Roman"/>
              <w:lang w:val="en-US"/>
            </w:rPr>
          </w:pPr>
          <w:bookmarkStart w:id="35" w:name="_CTVL00199a0c855027f40348da84f18c42a67de"/>
          <w:r w:rsidRPr="00B81AC4">
            <w:rPr>
              <w:rFonts w:ascii="Times New Roman" w:hAnsi="Times New Roman" w:cs="Times New Roman"/>
              <w:lang w:val="en-US"/>
            </w:rPr>
            <w:lastRenderedPageBreak/>
            <w:t>Atkinson, A. P., Tipples, J., Burt, D. M., &amp; Young, A. W. (2005). Asymmetric interference between sex and emotion in face perception.</w:t>
          </w:r>
          <w:bookmarkEnd w:id="35"/>
          <w:r w:rsidRPr="00B81AC4">
            <w:rPr>
              <w:rFonts w:ascii="Times New Roman" w:hAnsi="Times New Roman" w:cs="Times New Roman"/>
              <w:lang w:val="en-US"/>
            </w:rPr>
            <w:t xml:space="preserve"> </w:t>
          </w:r>
          <w:r w:rsidRPr="00B81AC4">
            <w:rPr>
              <w:rFonts w:ascii="Times New Roman" w:hAnsi="Times New Roman" w:cs="Times New Roman"/>
              <w:i/>
              <w:lang w:val="en-US"/>
            </w:rPr>
            <w:t>Perception &amp; Psychophysics</w:t>
          </w:r>
          <w:r w:rsidRPr="00B81AC4">
            <w:rPr>
              <w:rFonts w:ascii="Times New Roman" w:hAnsi="Times New Roman" w:cs="Times New Roman"/>
              <w:lang w:val="en-US"/>
            </w:rPr>
            <w:t xml:space="preserve">, </w:t>
          </w:r>
          <w:r w:rsidRPr="00B81AC4">
            <w:rPr>
              <w:rFonts w:ascii="Times New Roman" w:hAnsi="Times New Roman" w:cs="Times New Roman"/>
              <w:i/>
              <w:lang w:val="en-US"/>
            </w:rPr>
            <w:t>67</w:t>
          </w:r>
          <w:r w:rsidRPr="00B81AC4">
            <w:rPr>
              <w:rFonts w:ascii="Times New Roman" w:hAnsi="Times New Roman" w:cs="Times New Roman"/>
              <w:lang w:val="en-US"/>
            </w:rPr>
            <w:t>(7), 1199–1213. https://doi.org/10.3758/BF03193553</w:t>
          </w:r>
        </w:p>
        <w:p w14:paraId="4439114B" w14:textId="77777777" w:rsidR="000B61A7" w:rsidRPr="00B81AC4" w:rsidRDefault="000B61A7" w:rsidP="000B61A7">
          <w:pPr>
            <w:pStyle w:val="CitaviBibliographyEntry"/>
            <w:rPr>
              <w:rFonts w:ascii="Times New Roman" w:hAnsi="Times New Roman" w:cs="Times New Roman"/>
              <w:lang w:val="en-US"/>
            </w:rPr>
          </w:pPr>
          <w:bookmarkStart w:id="36" w:name="_CTVL001dd4920b17aae4e7886303409f6c11551"/>
          <w:r w:rsidRPr="00B81AC4">
            <w:rPr>
              <w:rFonts w:ascii="Times New Roman" w:hAnsi="Times New Roman" w:cs="Times New Roman"/>
              <w:lang w:val="en-US"/>
            </w:rPr>
            <w:t>Bachorowski, J. A., &amp; Owren, M. J. (2003). Sounds of emotion: Production and perception of affect-related vocal acoustics.</w:t>
          </w:r>
          <w:bookmarkEnd w:id="36"/>
          <w:r w:rsidRPr="00B81AC4">
            <w:rPr>
              <w:rFonts w:ascii="Times New Roman" w:hAnsi="Times New Roman" w:cs="Times New Roman"/>
              <w:lang w:val="en-US"/>
            </w:rPr>
            <w:t xml:space="preserve"> </w:t>
          </w:r>
          <w:r w:rsidRPr="00B81AC4">
            <w:rPr>
              <w:rFonts w:ascii="Times New Roman" w:hAnsi="Times New Roman" w:cs="Times New Roman"/>
              <w:i/>
              <w:lang w:val="en-US"/>
            </w:rPr>
            <w:t>Annals of the New York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1000</w:t>
          </w:r>
          <w:r w:rsidRPr="00B81AC4">
            <w:rPr>
              <w:rFonts w:ascii="Times New Roman" w:hAnsi="Times New Roman" w:cs="Times New Roman"/>
              <w:lang w:val="en-US"/>
            </w:rPr>
            <w:t>, 244–265. https://doi.org/10.1196/annals.1280.012</w:t>
          </w:r>
        </w:p>
        <w:p w14:paraId="64D710A9" w14:textId="77777777" w:rsidR="000B61A7" w:rsidRPr="00B81AC4" w:rsidRDefault="000B61A7" w:rsidP="000B61A7">
          <w:pPr>
            <w:pStyle w:val="CitaviBibliographyEntry"/>
            <w:rPr>
              <w:rFonts w:ascii="Times New Roman" w:hAnsi="Times New Roman" w:cs="Times New Roman"/>
              <w:lang w:val="en-US"/>
            </w:rPr>
          </w:pPr>
          <w:bookmarkStart w:id="37" w:name="_CTVL001e87a4165dd0c452c9a27a3ffb70b4feb"/>
          <w:r w:rsidRPr="00B81AC4">
            <w:rPr>
              <w:rFonts w:ascii="Times New Roman" w:hAnsi="Times New Roman" w:cs="Times New Roman"/>
              <w:lang w:val="en-US"/>
            </w:rPr>
            <w:t>Bates, D., Maechler, M., Bolker, B., Walker, S., Christensen, R. H. B., Singmann, H., Dai, B., Scheipl, F., Grothendieck, G., Green, P., &amp; others (2009). Package ‘lme4’.</w:t>
          </w:r>
          <w:bookmarkEnd w:id="37"/>
          <w:r w:rsidRPr="00B81AC4">
            <w:rPr>
              <w:rFonts w:ascii="Times New Roman" w:hAnsi="Times New Roman" w:cs="Times New Roman"/>
              <w:lang w:val="en-US"/>
            </w:rPr>
            <w:t xml:space="preserve"> </w:t>
          </w:r>
          <w:r w:rsidRPr="00B81AC4">
            <w:rPr>
              <w:rFonts w:ascii="Times New Roman" w:hAnsi="Times New Roman" w:cs="Times New Roman"/>
              <w:i/>
              <w:lang w:val="en-US"/>
            </w:rPr>
            <w:t>URL Http://lme4. R-Forge. R-Project. Org</w:t>
          </w:r>
          <w:r w:rsidRPr="00B81AC4">
            <w:rPr>
              <w:rFonts w:ascii="Times New Roman" w:hAnsi="Times New Roman" w:cs="Times New Roman"/>
              <w:lang w:val="en-US"/>
            </w:rPr>
            <w:t>.</w:t>
          </w:r>
        </w:p>
        <w:p w14:paraId="4B7F730A" w14:textId="77777777" w:rsidR="000B61A7" w:rsidRPr="00B81AC4" w:rsidRDefault="000B61A7" w:rsidP="000B61A7">
          <w:pPr>
            <w:pStyle w:val="CitaviBibliographyEntry"/>
            <w:rPr>
              <w:rFonts w:ascii="Times New Roman" w:hAnsi="Times New Roman" w:cs="Times New Roman"/>
              <w:lang w:val="en-US"/>
            </w:rPr>
          </w:pPr>
          <w:bookmarkStart w:id="38" w:name="_CTVL0018473d197b6e74f58899b2d313eecae96"/>
          <w:r w:rsidRPr="00B81AC4">
            <w:rPr>
              <w:rFonts w:ascii="Times New Roman" w:hAnsi="Times New Roman" w:cs="Times New Roman"/>
              <w:lang w:val="en-US"/>
            </w:rPr>
            <w:t>Belin, P., Bestelmeyer, P. E. G., Latinus, M., &amp; Watson, R. (2011). Understanding voice perception.</w:t>
          </w:r>
          <w:bookmarkEnd w:id="38"/>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102</w:t>
          </w:r>
          <w:r w:rsidRPr="00B81AC4">
            <w:rPr>
              <w:rFonts w:ascii="Times New Roman" w:hAnsi="Times New Roman" w:cs="Times New Roman"/>
              <w:lang w:val="en-US"/>
            </w:rPr>
            <w:t>(4), 711–725. https://doi.org/10.1111/j.2044-8295.2011.02041.x</w:t>
          </w:r>
        </w:p>
        <w:p w14:paraId="1216D964" w14:textId="77777777" w:rsidR="000B61A7" w:rsidRPr="00B81AC4" w:rsidRDefault="000B61A7" w:rsidP="000B61A7">
          <w:pPr>
            <w:pStyle w:val="CitaviBibliographyEntry"/>
            <w:rPr>
              <w:rFonts w:ascii="Times New Roman" w:hAnsi="Times New Roman" w:cs="Times New Roman"/>
              <w:lang w:val="en-US"/>
            </w:rPr>
          </w:pPr>
          <w:bookmarkStart w:id="39" w:name="_CTVL00132ef4a622fc8415ab8bfce981a804b89"/>
          <w:r w:rsidRPr="00B81AC4">
            <w:rPr>
              <w:rFonts w:ascii="Times New Roman" w:hAnsi="Times New Roman" w:cs="Times New Roman"/>
              <w:lang w:val="en-US"/>
            </w:rPr>
            <w:t>Bestelmeyer, P. E. G., &amp; Evans, D. (2026). Context effects on the processing hierarchy of vocal expressions.</w:t>
          </w:r>
          <w:bookmarkEnd w:id="39"/>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36</w:t>
          </w:r>
          <w:r w:rsidRPr="00B81AC4">
            <w:rPr>
              <w:rFonts w:ascii="Times New Roman" w:hAnsi="Times New Roman" w:cs="Times New Roman"/>
              <w:lang w:val="en-US"/>
            </w:rPr>
            <w:t>(1). https://doi.org/10.1093/cercor/bhaf343</w:t>
          </w:r>
        </w:p>
        <w:p w14:paraId="51F0CB76" w14:textId="77777777" w:rsidR="000B61A7" w:rsidRPr="00B81AC4" w:rsidRDefault="000B61A7" w:rsidP="000B61A7">
          <w:pPr>
            <w:pStyle w:val="CitaviBibliographyEntry"/>
            <w:rPr>
              <w:rFonts w:ascii="Times New Roman" w:hAnsi="Times New Roman" w:cs="Times New Roman"/>
              <w:lang w:val="en-US"/>
            </w:rPr>
          </w:pPr>
          <w:bookmarkStart w:id="40" w:name="_CTVL001b1a46e28dfd045ab8d67e13e3e9d6c0f"/>
          <w:r w:rsidRPr="00B81AC4">
            <w:rPr>
              <w:rFonts w:ascii="Times New Roman" w:hAnsi="Times New Roman" w:cs="Times New Roman"/>
              <w:lang w:val="en-US"/>
            </w:rPr>
            <w:t>Bestelmeyer, P. E. G., Jones, B. C., DeBruine, L. M., Little, A. C., &amp; Welling, L. L. M. (2010). Face aftereffects suggest interdependent processing of expression and sex and of expression and race.</w:t>
          </w:r>
          <w:bookmarkEnd w:id="40"/>
          <w:r w:rsidRPr="00B81AC4">
            <w:rPr>
              <w:rFonts w:ascii="Times New Roman" w:hAnsi="Times New Roman" w:cs="Times New Roman"/>
              <w:lang w:val="en-US"/>
            </w:rPr>
            <w:t xml:space="preserve"> </w:t>
          </w:r>
          <w:r w:rsidRPr="00B81AC4">
            <w:rPr>
              <w:rFonts w:ascii="Times New Roman" w:hAnsi="Times New Roman" w:cs="Times New Roman"/>
              <w:i/>
              <w:lang w:val="en-US"/>
            </w:rPr>
            <w:t>Visual Cognition</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(2), 255–274. https://doi.org/10.1080/13506280802708024</w:t>
          </w:r>
        </w:p>
        <w:p w14:paraId="03C47848" w14:textId="77777777" w:rsidR="000B61A7" w:rsidRPr="00B81AC4" w:rsidRDefault="000B61A7" w:rsidP="000B61A7">
          <w:pPr>
            <w:pStyle w:val="CitaviBibliographyEntry"/>
            <w:rPr>
              <w:rFonts w:ascii="Times New Roman" w:hAnsi="Times New Roman" w:cs="Times New Roman"/>
              <w:lang w:val="en-US"/>
            </w:rPr>
          </w:pPr>
          <w:bookmarkStart w:id="41" w:name="_CTVL0016e1cee6977b546eeb374a4f5b3211ee5"/>
          <w:r w:rsidRPr="00B81AC4">
            <w:rPr>
              <w:rFonts w:ascii="Times New Roman" w:hAnsi="Times New Roman" w:cs="Times New Roman"/>
              <w:lang w:val="en-US"/>
            </w:rPr>
            <w:t>Bestelmeyer, P. E. G., Maurage, P., Rouger, J., Latinus, M., &amp; Belin, P. (2014). Adaptation to vocal expressions reveals multistep perception of auditory emotion.</w:t>
          </w:r>
          <w:bookmarkEnd w:id="41"/>
          <w:r w:rsidRPr="00B81AC4">
            <w:rPr>
              <w:rFonts w:ascii="Times New Roman" w:hAnsi="Times New Roman" w:cs="Times New Roman"/>
              <w:lang w:val="en-US"/>
            </w:rPr>
            <w:t xml:space="preserve"> </w:t>
          </w:r>
          <w:r w:rsidRPr="00B81AC4">
            <w:rPr>
              <w:rFonts w:ascii="Times New Roman" w:hAnsi="Times New Roman" w:cs="Times New Roman"/>
              <w:i/>
              <w:lang w:val="en-US"/>
            </w:rPr>
            <w:t>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34</w:t>
          </w:r>
          <w:r w:rsidRPr="00B81AC4">
            <w:rPr>
              <w:rFonts w:ascii="Times New Roman" w:hAnsi="Times New Roman" w:cs="Times New Roman"/>
              <w:lang w:val="en-US"/>
            </w:rPr>
            <w:t>(24), 8098–8105. https://doi.org/10.1523/JNEUROSCI.4820-13.2014</w:t>
          </w:r>
        </w:p>
        <w:p w14:paraId="4AD5FC8E" w14:textId="77777777" w:rsidR="000B61A7" w:rsidRPr="00B81AC4" w:rsidRDefault="000B61A7" w:rsidP="000B61A7">
          <w:pPr>
            <w:pStyle w:val="CitaviBibliographyEntry"/>
            <w:rPr>
              <w:rFonts w:ascii="Times New Roman" w:hAnsi="Times New Roman" w:cs="Times New Roman"/>
              <w:lang w:val="en-US"/>
            </w:rPr>
          </w:pPr>
          <w:bookmarkStart w:id="42" w:name="_CTVL001859d2930f6b949e58ebbd8b14672aec2"/>
          <w:r w:rsidRPr="00B81AC4">
            <w:rPr>
              <w:rFonts w:ascii="Times New Roman" w:hAnsi="Times New Roman" w:cs="Times New Roman"/>
              <w:lang w:val="en-US"/>
            </w:rPr>
            <w:t>Bestelmeyer, P. E. G., Rouger, J., DeBruine, L. M., &amp; Belin, P. (2010). Auditory adaptation in vocal affect perception.</w:t>
          </w:r>
          <w:bookmarkEnd w:id="42"/>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117</w:t>
          </w:r>
          <w:r w:rsidRPr="00B81AC4">
            <w:rPr>
              <w:rFonts w:ascii="Times New Roman" w:hAnsi="Times New Roman" w:cs="Times New Roman"/>
              <w:lang w:val="en-US"/>
            </w:rPr>
            <w:t>(2), 217–223. https://doi.org/10.1016/j.cognition.2010.08.008</w:t>
          </w:r>
        </w:p>
        <w:p w14:paraId="69DB1843" w14:textId="77777777" w:rsidR="000B61A7" w:rsidRPr="00B81AC4" w:rsidRDefault="000B61A7" w:rsidP="000B61A7">
          <w:pPr>
            <w:pStyle w:val="CitaviBibliographyEntry"/>
            <w:rPr>
              <w:rFonts w:ascii="Times New Roman" w:hAnsi="Times New Roman" w:cs="Times New Roman"/>
              <w:lang w:val="en-US"/>
            </w:rPr>
          </w:pPr>
          <w:bookmarkStart w:id="43" w:name="_CTVL0015460d1def4a64de8a9df362ffffe40af"/>
          <w:r w:rsidRPr="00B81AC4">
            <w:rPr>
              <w:rFonts w:ascii="Times New Roman" w:hAnsi="Times New Roman" w:cs="Times New Roman"/>
              <w:lang w:val="en-US"/>
            </w:rPr>
            <w:t>Bestelmeyer, P. E. G., Williams, B., Lawton, J. J., Stefanou, M. E., Koldewyn, K., Klein, C., &amp; Biscaldi, M. (2018). Adaptation to Vocal Expressions and Phonemes Is Intact in Autism Spectrum Disorder.</w:t>
          </w:r>
          <w:bookmarkEnd w:id="43"/>
          <w:r w:rsidRPr="00B81AC4">
            <w:rPr>
              <w:rFonts w:ascii="Times New Roman" w:hAnsi="Times New Roman" w:cs="Times New Roman"/>
              <w:lang w:val="en-US"/>
            </w:rPr>
            <w:t xml:space="preserve"> </w:t>
          </w:r>
          <w:r w:rsidRPr="00B81AC4">
            <w:rPr>
              <w:rFonts w:ascii="Times New Roman" w:hAnsi="Times New Roman" w:cs="Times New Roman"/>
              <w:i/>
              <w:lang w:val="en-US"/>
            </w:rPr>
            <w:t>Clinical Psychological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372–381. https://doi.org/10.1177/2167702617748401</w:t>
          </w:r>
        </w:p>
        <w:p w14:paraId="5B4256BC" w14:textId="77777777" w:rsidR="000B61A7" w:rsidRPr="00B81AC4" w:rsidRDefault="000B61A7" w:rsidP="000B61A7">
          <w:pPr>
            <w:pStyle w:val="CitaviBibliographyEntry"/>
            <w:rPr>
              <w:rFonts w:ascii="Times New Roman" w:hAnsi="Times New Roman" w:cs="Times New Roman"/>
              <w:lang w:val="en-US"/>
            </w:rPr>
          </w:pPr>
          <w:bookmarkStart w:id="44" w:name="_CTVL0018bcf5d59f8824881bbcb07603366cee6"/>
          <w:r w:rsidRPr="00B81AC4">
            <w:rPr>
              <w:rFonts w:ascii="Times New Roman" w:hAnsi="Times New Roman" w:cs="Times New Roman"/>
              <w:lang w:val="en-US"/>
            </w:rPr>
            <w:t>Boersma, P. (2018). Praat: Doing phonetics by computer [Computer program]: Version 6.0.46, retrieved January 2020 from http://www.praat.org/.</w:t>
          </w:r>
          <w:bookmarkEnd w:id="44"/>
          <w:r w:rsidRPr="00B81AC4">
            <w:rPr>
              <w:rFonts w:ascii="Times New Roman" w:hAnsi="Times New Roman" w:cs="Times New Roman"/>
              <w:lang w:val="en-US"/>
            </w:rPr>
            <w:t xml:space="preserve"> </w:t>
          </w:r>
          <w:r w:rsidRPr="00B81AC4">
            <w:rPr>
              <w:rFonts w:ascii="Times New Roman" w:hAnsi="Times New Roman" w:cs="Times New Roman"/>
              <w:i/>
              <w:lang w:val="en-US"/>
            </w:rPr>
            <w:t>Http://www. Praat. Org</w:t>
          </w:r>
          <w:r w:rsidRPr="00B81AC4">
            <w:rPr>
              <w:rFonts w:ascii="Times New Roman" w:hAnsi="Times New Roman" w:cs="Times New Roman"/>
              <w:lang w:val="en-US"/>
            </w:rPr>
            <w:t>.</w:t>
          </w:r>
        </w:p>
        <w:p w14:paraId="5B060CBE" w14:textId="77777777" w:rsidR="000B61A7" w:rsidRPr="00B81AC4" w:rsidRDefault="000B61A7" w:rsidP="000B61A7">
          <w:pPr>
            <w:pStyle w:val="CitaviBibliographyEntry"/>
            <w:rPr>
              <w:rFonts w:ascii="Times New Roman" w:hAnsi="Times New Roman" w:cs="Times New Roman"/>
              <w:lang w:val="en-US"/>
            </w:rPr>
          </w:pPr>
          <w:bookmarkStart w:id="45" w:name="_CTVL001eb09ee3c605a473c978600e7ec4632f8"/>
          <w:r w:rsidRPr="00B81AC4">
            <w:rPr>
              <w:rFonts w:ascii="Times New Roman" w:hAnsi="Times New Roman" w:cs="Times New Roman"/>
              <w:lang w:val="en-US"/>
            </w:rPr>
            <w:t>Brody, L. R. (2010). The socialization of gender differences in emotional expression: Display rules, infant temperament, and differentiation. In A. H. Fischer (Ed.),</w:t>
          </w:r>
          <w:bookmarkEnd w:id="45"/>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Gender and Emotion </w:t>
          </w:r>
          <w:r w:rsidRPr="00B81AC4">
            <w:rPr>
              <w:rFonts w:ascii="Times New Roman" w:hAnsi="Times New Roman" w:cs="Times New Roman"/>
              <w:lang w:val="en-US"/>
            </w:rPr>
            <w:t>(pp. 24–47). Cambridge University Press. https://doi.org/10.1017/CBO9780511628191.003</w:t>
          </w:r>
        </w:p>
        <w:p w14:paraId="5BC4DE3A" w14:textId="77777777" w:rsidR="000B61A7" w:rsidRPr="00B81AC4" w:rsidRDefault="000B61A7" w:rsidP="000B61A7">
          <w:pPr>
            <w:pStyle w:val="CitaviBibliographyEntry"/>
            <w:rPr>
              <w:rFonts w:ascii="Times New Roman" w:hAnsi="Times New Roman" w:cs="Times New Roman"/>
              <w:lang w:val="en-US"/>
            </w:rPr>
          </w:pPr>
          <w:bookmarkStart w:id="46" w:name="_CTVL001ae102e7c466046fea9f3a637706eec28"/>
          <w:r w:rsidRPr="00B81AC4">
            <w:rPr>
              <w:rFonts w:ascii="Times New Roman" w:hAnsi="Times New Roman" w:cs="Times New Roman"/>
              <w:lang w:val="en-US"/>
            </w:rPr>
            <w:t>Bürkner, P.‑C. (2017). brms : An R Package for Bayesian Multilevel Models Using Stan.</w:t>
          </w:r>
          <w:bookmarkEnd w:id="46"/>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80</w:t>
          </w:r>
          <w:r w:rsidRPr="00B81AC4">
            <w:rPr>
              <w:rFonts w:ascii="Times New Roman" w:hAnsi="Times New Roman" w:cs="Times New Roman"/>
              <w:lang w:val="en-US"/>
            </w:rPr>
            <w:t>(1). https://doi.org/10.18637/jss.v080.i01</w:t>
          </w:r>
        </w:p>
        <w:p w14:paraId="15194F3A" w14:textId="77777777" w:rsidR="000B61A7" w:rsidRPr="00B81AC4" w:rsidRDefault="000B61A7" w:rsidP="000B61A7">
          <w:pPr>
            <w:pStyle w:val="CitaviBibliographyEntry"/>
            <w:rPr>
              <w:rFonts w:ascii="Times New Roman" w:hAnsi="Times New Roman" w:cs="Times New Roman"/>
              <w:lang w:val="en-US"/>
            </w:rPr>
          </w:pPr>
          <w:bookmarkStart w:id="47" w:name="_CTVL0017d743ce7d2534436ab2aaa85a1ed90df"/>
          <w:r w:rsidRPr="00B81AC4">
            <w:rPr>
              <w:rFonts w:ascii="Times New Roman" w:hAnsi="Times New Roman" w:cs="Times New Roman"/>
              <w:lang w:val="en-US"/>
            </w:rPr>
            <w:t>Carpenter, B., Gelman, A., Hoffman, M. D., Lee, D., Goodrich, B., Betancourt, M., Brubaker, M. A., Guo, J., Li, P., &amp; Riddell, A. (2017). Stan: A Probabilistic Programming Language.</w:t>
          </w:r>
          <w:bookmarkEnd w:id="47"/>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76. </w:t>
          </w:r>
          <w:r w:rsidRPr="00B81AC4">
            <w:rPr>
              <w:rFonts w:ascii="Times New Roman" w:hAnsi="Times New Roman" w:cs="Times New Roman"/>
              <w:lang w:val="en-US"/>
            </w:rPr>
            <w:t>https://doi.org/10.18637/jss.v076.i01</w:t>
          </w:r>
        </w:p>
        <w:p w14:paraId="04FC5917" w14:textId="77777777" w:rsidR="000B61A7" w:rsidRPr="00B81AC4" w:rsidRDefault="000B61A7" w:rsidP="000B61A7">
          <w:pPr>
            <w:pStyle w:val="CitaviBibliographyEntry"/>
            <w:rPr>
              <w:rFonts w:ascii="Times New Roman" w:hAnsi="Times New Roman" w:cs="Times New Roman"/>
              <w:lang w:val="en-US"/>
            </w:rPr>
          </w:pPr>
          <w:bookmarkStart w:id="48" w:name="_CTVL00133df06f8dd5a4a7c9b52bbdcff0b06b1"/>
          <w:r w:rsidRPr="00B81AC4">
            <w:rPr>
              <w:rFonts w:ascii="Times New Roman" w:hAnsi="Times New Roman" w:cs="Times New Roman"/>
              <w:lang w:val="en-US"/>
            </w:rPr>
            <w:t>Fox, C. J., &amp; Barton, J. J. S. (2007). What is adapted in face adaptation? The neural representations of expression in the human visual system.</w:t>
          </w:r>
          <w:bookmarkEnd w:id="48"/>
          <w:r w:rsidRPr="00B81AC4">
            <w:rPr>
              <w:rFonts w:ascii="Times New Roman" w:hAnsi="Times New Roman" w:cs="Times New Roman"/>
              <w:lang w:val="en-US"/>
            </w:rPr>
            <w:t xml:space="preserve"> </w:t>
          </w:r>
          <w:r w:rsidRPr="00B81AC4">
            <w:rPr>
              <w:rFonts w:ascii="Times New Roman" w:hAnsi="Times New Roman" w:cs="Times New Roman"/>
              <w:i/>
              <w:lang w:val="en-US"/>
            </w:rPr>
            <w:t>Brain Research</w:t>
          </w:r>
          <w:r w:rsidRPr="00B81AC4">
            <w:rPr>
              <w:rFonts w:ascii="Times New Roman" w:hAnsi="Times New Roman" w:cs="Times New Roman"/>
              <w:lang w:val="en-US"/>
            </w:rPr>
            <w:t xml:space="preserve">, </w:t>
          </w:r>
          <w:r w:rsidRPr="00B81AC4">
            <w:rPr>
              <w:rFonts w:ascii="Times New Roman" w:hAnsi="Times New Roman" w:cs="Times New Roman"/>
              <w:i/>
              <w:lang w:val="en-US"/>
            </w:rPr>
            <w:t>1127</w:t>
          </w:r>
          <w:r w:rsidRPr="00B81AC4">
            <w:rPr>
              <w:rFonts w:ascii="Times New Roman" w:hAnsi="Times New Roman" w:cs="Times New Roman"/>
              <w:lang w:val="en-US"/>
            </w:rPr>
            <w:t>(1), 80–89. https://doi.org/10.1016/j.brainres.2006.09.104</w:t>
          </w:r>
        </w:p>
        <w:p w14:paraId="01B78C66" w14:textId="77777777" w:rsidR="000B61A7" w:rsidRPr="00B81AC4" w:rsidRDefault="000B61A7" w:rsidP="000B61A7">
          <w:pPr>
            <w:pStyle w:val="CitaviBibliographyEntry"/>
            <w:rPr>
              <w:rFonts w:ascii="Times New Roman" w:hAnsi="Times New Roman" w:cs="Times New Roman"/>
              <w:lang w:val="en-US"/>
            </w:rPr>
          </w:pPr>
          <w:bookmarkStart w:id="49" w:name="_CTVL001eee85413c5754136bf7e15100c3cae72"/>
          <w:r w:rsidRPr="00B81AC4">
            <w:rPr>
              <w:rFonts w:ascii="Times New Roman" w:hAnsi="Times New Roman" w:cs="Times New Roman"/>
              <w:lang w:val="en-US"/>
            </w:rPr>
            <w:t>Frühholz, S., Klaas, H. S., Patel, S., &amp; Grandjean, D. (2015). Talking in Fury: The Cortico-Subcortical Network Underlying Angry Vocalizations.</w:t>
          </w:r>
          <w:bookmarkEnd w:id="49"/>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25</w:t>
          </w:r>
          <w:r w:rsidRPr="00B81AC4">
            <w:rPr>
              <w:rFonts w:ascii="Times New Roman" w:hAnsi="Times New Roman" w:cs="Times New Roman"/>
              <w:lang w:val="en-US"/>
            </w:rPr>
            <w:t>(9), 2752–2762. https://doi.org/10.1093/cercor/bhu074</w:t>
          </w:r>
        </w:p>
        <w:p w14:paraId="3D93F75F" w14:textId="77777777" w:rsidR="000B61A7" w:rsidRPr="00B81AC4" w:rsidRDefault="000B61A7" w:rsidP="000B61A7">
          <w:pPr>
            <w:pStyle w:val="CitaviBibliographyEntry"/>
            <w:rPr>
              <w:rFonts w:ascii="Times New Roman" w:hAnsi="Times New Roman" w:cs="Times New Roman"/>
              <w:lang w:val="en-US"/>
            </w:rPr>
          </w:pPr>
          <w:bookmarkStart w:id="50" w:name="_CTVL0014f32746851ec4f59b6685dbab1df15a2"/>
          <w:r w:rsidRPr="00B81AC4">
            <w:rPr>
              <w:rFonts w:ascii="Times New Roman" w:hAnsi="Times New Roman" w:cs="Times New Roman"/>
              <w:lang w:val="en-US"/>
            </w:rPr>
            <w:t>Grill-Spector, K., Henson, R., &amp; Martin, A. (2006). Repetition and the brain: neural models of stimulus-specific effects.</w:t>
          </w:r>
          <w:bookmarkEnd w:id="50"/>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14–23. https://doi.org/10.1016/j.tics.2005.11.006</w:t>
          </w:r>
        </w:p>
        <w:p w14:paraId="6CEAFC55" w14:textId="77777777" w:rsidR="000B61A7" w:rsidRPr="00B81AC4" w:rsidRDefault="000B61A7" w:rsidP="000B61A7">
          <w:pPr>
            <w:pStyle w:val="CitaviBibliographyEntry"/>
            <w:rPr>
              <w:rFonts w:ascii="Times New Roman" w:hAnsi="Times New Roman" w:cs="Times New Roman"/>
              <w:lang w:val="en-US"/>
            </w:rPr>
          </w:pPr>
          <w:bookmarkStart w:id="51" w:name="_CTVL001b07fe7bcb0d3485ab45a3f2e80bae7db"/>
          <w:r w:rsidRPr="00B81AC4">
            <w:rPr>
              <w:rFonts w:ascii="Times New Roman" w:hAnsi="Times New Roman" w:cs="Times New Roman"/>
              <w:lang w:val="en-US"/>
            </w:rPr>
            <w:t>Hubbard, D. J., &amp; Assmann, P. F. (2013). Perceptual adaptation to gender and expressive properties in speech: the role of fundamental frequency.</w:t>
          </w:r>
          <w:bookmarkEnd w:id="51"/>
          <w:r w:rsidRPr="00B81AC4">
            <w:rPr>
              <w:rFonts w:ascii="Times New Roman" w:hAnsi="Times New Roman" w:cs="Times New Roman"/>
              <w:lang w:val="en-US"/>
            </w:rPr>
            <w:t xml:space="preserve"> </w:t>
          </w:r>
          <w:r w:rsidRPr="00B81AC4">
            <w:rPr>
              <w:rFonts w:ascii="Times New Roman" w:hAnsi="Times New Roman" w:cs="Times New Roman"/>
              <w:i/>
              <w:lang w:val="en-US"/>
            </w:rPr>
            <w:t>J Acoust Soc Am</w:t>
          </w:r>
          <w:r w:rsidRPr="00B81AC4">
            <w:rPr>
              <w:rFonts w:ascii="Times New Roman" w:hAnsi="Times New Roman" w:cs="Times New Roman"/>
              <w:lang w:val="en-US"/>
            </w:rPr>
            <w:t xml:space="preserve">, </w:t>
          </w:r>
          <w:r w:rsidRPr="00B81AC4">
            <w:rPr>
              <w:rFonts w:ascii="Times New Roman" w:hAnsi="Times New Roman" w:cs="Times New Roman"/>
              <w:i/>
              <w:lang w:val="en-US"/>
            </w:rPr>
            <w:t>133</w:t>
          </w:r>
          <w:r w:rsidRPr="00B81AC4">
            <w:rPr>
              <w:rFonts w:ascii="Times New Roman" w:hAnsi="Times New Roman" w:cs="Times New Roman"/>
              <w:lang w:val="en-US"/>
            </w:rPr>
            <w:t>(4), 2367–2376. https://doi.org/10.1121/1.4792145</w:t>
          </w:r>
        </w:p>
        <w:p w14:paraId="3DF9E685" w14:textId="77777777" w:rsidR="000B61A7" w:rsidRPr="00B81AC4" w:rsidRDefault="000B61A7" w:rsidP="000B61A7">
          <w:pPr>
            <w:pStyle w:val="CitaviBibliographyEntry"/>
            <w:rPr>
              <w:rFonts w:ascii="Times New Roman" w:hAnsi="Times New Roman" w:cs="Times New Roman"/>
              <w:lang w:val="en-US"/>
            </w:rPr>
          </w:pPr>
          <w:bookmarkStart w:id="52" w:name="_CTVL001e72611fe855d477290537ff424c1b2ed"/>
          <w:r w:rsidRPr="00B81AC4">
            <w:rPr>
              <w:rFonts w:ascii="Times New Roman" w:hAnsi="Times New Roman" w:cs="Times New Roman"/>
              <w:lang w:val="en-US"/>
            </w:rPr>
            <w:t>Jarosz, A. F., &amp; Wiley, J. (2014). What Are the Odds? A Practical Guide to Computing and Reporting Bayes Factors.</w:t>
          </w:r>
          <w:bookmarkEnd w:id="52"/>
          <w:r w:rsidRPr="00B81AC4">
            <w:rPr>
              <w:rFonts w:ascii="Times New Roman" w:hAnsi="Times New Roman" w:cs="Times New Roman"/>
              <w:lang w:val="en-US"/>
            </w:rPr>
            <w:t xml:space="preserve"> </w:t>
          </w:r>
          <w:r w:rsidRPr="00B81AC4">
            <w:rPr>
              <w:rFonts w:ascii="Times New Roman" w:hAnsi="Times New Roman" w:cs="Times New Roman"/>
              <w:i/>
              <w:lang w:val="en-US"/>
            </w:rPr>
            <w:t>The Journal of Problem Solving</w:t>
          </w:r>
          <w:r w:rsidRPr="00B81AC4">
            <w:rPr>
              <w:rFonts w:ascii="Times New Roman" w:hAnsi="Times New Roman" w:cs="Times New Roman"/>
              <w:lang w:val="en-US"/>
            </w:rPr>
            <w:t xml:space="preserve">, </w:t>
          </w:r>
          <w:r w:rsidRPr="00B81AC4">
            <w:rPr>
              <w:rFonts w:ascii="Times New Roman" w:hAnsi="Times New Roman" w:cs="Times New Roman"/>
              <w:i/>
              <w:lang w:val="en-US"/>
            </w:rPr>
            <w:t>7</w:t>
          </w:r>
          <w:r w:rsidRPr="00B81AC4">
            <w:rPr>
              <w:rFonts w:ascii="Times New Roman" w:hAnsi="Times New Roman" w:cs="Times New Roman"/>
              <w:lang w:val="en-US"/>
            </w:rPr>
            <w:t>(1). https://doi.org/10.7771/1932-6246.1167</w:t>
          </w:r>
        </w:p>
        <w:p w14:paraId="48C97C8C" w14:textId="77777777" w:rsidR="000B61A7" w:rsidRPr="00B81AC4" w:rsidRDefault="000B61A7" w:rsidP="000B61A7">
          <w:pPr>
            <w:pStyle w:val="CitaviBibliographyEntry"/>
            <w:rPr>
              <w:rFonts w:ascii="Times New Roman" w:hAnsi="Times New Roman" w:cs="Times New Roman"/>
            </w:rPr>
          </w:pPr>
          <w:bookmarkStart w:id="53" w:name="_CTVL0016edf227118fa43d2bfa5a9ebfc8669c5"/>
          <w:r w:rsidRPr="00B81AC4">
            <w:rPr>
              <w:rFonts w:ascii="Times New Roman" w:hAnsi="Times New Roman" w:cs="Times New Roman"/>
              <w:lang w:val="en-US"/>
            </w:rPr>
            <w:lastRenderedPageBreak/>
            <w:t>Jenkins, R., Beaver, J. D., &amp; Calder, A. J. (2006). I thought you were looking at me: Direction-specific aftereffects in gaze perception.</w:t>
          </w:r>
          <w:bookmarkEnd w:id="53"/>
          <w:r w:rsidRPr="00B81AC4">
            <w:rPr>
              <w:rFonts w:ascii="Times New Roman" w:hAnsi="Times New Roman" w:cs="Times New Roman"/>
              <w:lang w:val="en-US"/>
            </w:rPr>
            <w:t xml:space="preserve"> </w:t>
          </w:r>
          <w:r w:rsidRPr="00B81AC4">
            <w:rPr>
              <w:rFonts w:ascii="Times New Roman" w:hAnsi="Times New Roman" w:cs="Times New Roman"/>
              <w:i/>
            </w:rPr>
            <w:t>Psychological Science</w:t>
          </w:r>
          <w:r w:rsidRPr="00B81AC4">
            <w:rPr>
              <w:rFonts w:ascii="Times New Roman" w:hAnsi="Times New Roman" w:cs="Times New Roman"/>
            </w:rPr>
            <w:t xml:space="preserve">, </w:t>
          </w:r>
          <w:r w:rsidRPr="00B81AC4">
            <w:rPr>
              <w:rFonts w:ascii="Times New Roman" w:hAnsi="Times New Roman" w:cs="Times New Roman"/>
              <w:i/>
            </w:rPr>
            <w:t>17</w:t>
          </w:r>
          <w:r w:rsidRPr="00B81AC4">
            <w:rPr>
              <w:rFonts w:ascii="Times New Roman" w:hAnsi="Times New Roman" w:cs="Times New Roman"/>
            </w:rPr>
            <w:t>(6), 506–513. https://doi.org/10.1111/j.1467-9280.2006.01736.x</w:t>
          </w:r>
        </w:p>
        <w:p w14:paraId="6C9C3269" w14:textId="77777777" w:rsidR="000B61A7" w:rsidRPr="00B81AC4" w:rsidRDefault="000B61A7" w:rsidP="000B61A7">
          <w:pPr>
            <w:pStyle w:val="CitaviBibliographyEntry"/>
            <w:rPr>
              <w:rFonts w:ascii="Times New Roman" w:hAnsi="Times New Roman" w:cs="Times New Roman"/>
            </w:rPr>
          </w:pPr>
          <w:bookmarkStart w:id="54" w:name="_CTVL0010bab4a3919c942499823a1f55c596dac"/>
          <w:r w:rsidRPr="00B81AC4">
            <w:rPr>
              <w:rFonts w:ascii="Times New Roman" w:hAnsi="Times New Roman" w:cs="Times New Roman"/>
            </w:rPr>
            <w:t xml:space="preserve">Jiang, N., Li, H., Chen, C., Fu, R., Zhang, Y., &amp; Mei, L. (2022). </w:t>
          </w:r>
          <w:r w:rsidRPr="00B81AC4">
            <w:rPr>
              <w:rFonts w:ascii="Times New Roman" w:hAnsi="Times New Roman" w:cs="Times New Roman"/>
              <w:lang w:val="en-US"/>
            </w:rPr>
            <w:t>The emotional adaptation aftereffect discriminates between individuals with high and low levels of depressive symptoms.</w:t>
          </w:r>
          <w:bookmarkEnd w:id="54"/>
          <w:r w:rsidRPr="00B81AC4">
            <w:rPr>
              <w:rFonts w:ascii="Times New Roman" w:hAnsi="Times New Roman" w:cs="Times New Roman"/>
              <w:lang w:val="en-US"/>
            </w:rPr>
            <w:t xml:space="preserve"> </w:t>
          </w:r>
          <w:r w:rsidRPr="00B81AC4">
            <w:rPr>
              <w:rFonts w:ascii="Times New Roman" w:hAnsi="Times New Roman" w:cs="Times New Roman"/>
              <w:i/>
            </w:rPr>
            <w:t>Cognition &amp; Emotion</w:t>
          </w:r>
          <w:r w:rsidRPr="00B81AC4">
            <w:rPr>
              <w:rFonts w:ascii="Times New Roman" w:hAnsi="Times New Roman" w:cs="Times New Roman"/>
            </w:rPr>
            <w:t xml:space="preserve">, </w:t>
          </w:r>
          <w:r w:rsidRPr="00B81AC4">
            <w:rPr>
              <w:rFonts w:ascii="Times New Roman" w:hAnsi="Times New Roman" w:cs="Times New Roman"/>
              <w:i/>
            </w:rPr>
            <w:t>36</w:t>
          </w:r>
          <w:r w:rsidRPr="00B81AC4">
            <w:rPr>
              <w:rFonts w:ascii="Times New Roman" w:hAnsi="Times New Roman" w:cs="Times New Roman"/>
            </w:rPr>
            <w:t>(2), 240–253. https://doi.org/10.1080/02699931.2021.2002822</w:t>
          </w:r>
        </w:p>
        <w:p w14:paraId="49918344" w14:textId="77777777" w:rsidR="000B61A7" w:rsidRPr="00B81AC4" w:rsidRDefault="000B61A7" w:rsidP="000B61A7">
          <w:pPr>
            <w:pStyle w:val="CitaviBibliographyEntry"/>
            <w:rPr>
              <w:rFonts w:ascii="Times New Roman" w:hAnsi="Times New Roman" w:cs="Times New Roman"/>
              <w:lang w:val="en-US"/>
            </w:rPr>
          </w:pPr>
          <w:bookmarkStart w:id="55" w:name="_CTVL0017c5d6a7198744f21ae64880817316aed"/>
          <w:r w:rsidRPr="00B81AC4">
            <w:rPr>
              <w:rFonts w:ascii="Times New Roman" w:hAnsi="Times New Roman" w:cs="Times New Roman"/>
            </w:rPr>
            <w:t xml:space="preserve">Junger, J., Pauly, K., Bröhr, S., Birkholz, P., Neuschaefer-Rube, C., Kohler, C., Schneider, F., Derntl, B., &amp; Habel, U. (2013). </w:t>
          </w:r>
          <w:r w:rsidRPr="00B81AC4">
            <w:rPr>
              <w:rFonts w:ascii="Times New Roman" w:hAnsi="Times New Roman" w:cs="Times New Roman"/>
              <w:lang w:val="en-US"/>
            </w:rPr>
            <w:t>Sex matters: Neural correlates of voice gender perception.</w:t>
          </w:r>
          <w:bookmarkEnd w:id="55"/>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79</w:t>
          </w:r>
          <w:r w:rsidRPr="00B81AC4">
            <w:rPr>
              <w:rFonts w:ascii="Times New Roman" w:hAnsi="Times New Roman" w:cs="Times New Roman"/>
              <w:lang w:val="en-US"/>
            </w:rPr>
            <w:t>, 275–287. https://doi.org/10.1016/j.neuroimage.2013.04.105</w:t>
          </w:r>
        </w:p>
        <w:p w14:paraId="0CE731E1" w14:textId="77777777" w:rsidR="000B61A7" w:rsidRPr="00B81AC4" w:rsidRDefault="000B61A7" w:rsidP="000B61A7">
          <w:pPr>
            <w:pStyle w:val="CitaviBibliographyEntry"/>
            <w:rPr>
              <w:rFonts w:ascii="Times New Roman" w:hAnsi="Times New Roman" w:cs="Times New Roman"/>
              <w:lang w:val="en-US"/>
            </w:rPr>
          </w:pPr>
          <w:bookmarkStart w:id="56" w:name="_CTVL0018872f5e0a62c4a82936d89b5ef481744"/>
          <w:r w:rsidRPr="00B81AC4">
            <w:rPr>
              <w:rFonts w:ascii="Times New Roman" w:hAnsi="Times New Roman" w:cs="Times New Roman"/>
              <w:lang w:val="en-US"/>
            </w:rPr>
            <w:t>Kawahara, H., Morise, M., Takahashi, T., Nisimura, R., Irino, T., &amp; Banno, H. (2008). TANDEM-STRAIGHT: A temporally stable power spectral representation for periodic signals and applications to interference-free spectrum, F0, and aperiodicity estimation.</w:t>
          </w:r>
          <w:bookmarkEnd w:id="56"/>
          <w:r w:rsidRPr="00B81AC4">
            <w:rPr>
              <w:rFonts w:ascii="Times New Roman" w:hAnsi="Times New Roman" w:cs="Times New Roman"/>
              <w:lang w:val="en-US"/>
            </w:rPr>
            <w:t xml:space="preserve"> </w:t>
          </w:r>
          <w:r w:rsidRPr="00B81AC4">
            <w:rPr>
              <w:rFonts w:ascii="Times New Roman" w:hAnsi="Times New Roman" w:cs="Times New Roman"/>
              <w:i/>
              <w:lang w:val="en-US"/>
            </w:rPr>
            <w:t>IEEE International Conference on Acoustics, Speech and Signal Processing</w:t>
          </w:r>
          <w:r w:rsidRPr="00B81AC4">
            <w:rPr>
              <w:rFonts w:ascii="Times New Roman" w:hAnsi="Times New Roman" w:cs="Times New Roman"/>
              <w:lang w:val="en-US"/>
            </w:rPr>
            <w:t>.</w:t>
          </w:r>
        </w:p>
        <w:p w14:paraId="58398A81" w14:textId="77777777" w:rsidR="000B61A7" w:rsidRPr="00B81AC4" w:rsidRDefault="000B61A7" w:rsidP="000B61A7">
          <w:pPr>
            <w:pStyle w:val="CitaviBibliographyEntry"/>
            <w:rPr>
              <w:rFonts w:ascii="Times New Roman" w:hAnsi="Times New Roman" w:cs="Times New Roman"/>
              <w:lang w:val="en-US"/>
            </w:rPr>
          </w:pPr>
          <w:bookmarkStart w:id="57" w:name="_CTVL001c8761d98c9d949bc98ad5098b4b80803"/>
          <w:r w:rsidRPr="00B81AC4">
            <w:rPr>
              <w:rFonts w:ascii="Times New Roman" w:hAnsi="Times New Roman" w:cs="Times New Roman"/>
              <w:lang w:val="en-US"/>
            </w:rPr>
            <w:t>Kawahara, H., &amp; Skuk, V. G. (2018). Voice Morphing. In S. Frühholz, P. Belin, S. Frühholz, P. Belin, &amp; K. R. Scherer (Eds.),</w:t>
          </w:r>
          <w:bookmarkEnd w:id="57"/>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684–706). Oxford University Press. https://doi.org/10.1093/oxfordhb/9780198743187.013.31</w:t>
          </w:r>
        </w:p>
        <w:p w14:paraId="7BD5C82A" w14:textId="77777777" w:rsidR="000B61A7" w:rsidRPr="00B81AC4" w:rsidRDefault="000B61A7" w:rsidP="000B61A7">
          <w:pPr>
            <w:pStyle w:val="CitaviBibliographyEntry"/>
            <w:rPr>
              <w:rFonts w:ascii="Times New Roman" w:hAnsi="Times New Roman" w:cs="Times New Roman"/>
              <w:lang w:val="en-US"/>
            </w:rPr>
          </w:pPr>
          <w:bookmarkStart w:id="58" w:name="_CTVL001497318e94f484157b49df06ce21f9894"/>
          <w:r w:rsidRPr="00B81AC4">
            <w:rPr>
              <w:rFonts w:ascii="Times New Roman" w:hAnsi="Times New Roman" w:cs="Times New Roman"/>
              <w:lang w:val="en-US"/>
            </w:rPr>
            <w:t>Korb, S., Mikus, N., Massaccesi, C., Grey, J., Duggirala, S. X., Kotz, S. A., &amp; Mehu, M. (2023). Emosex: Emotion prevails over sex in implicit judgments of faces and voices.</w:t>
          </w:r>
          <w:bookmarkEnd w:id="58"/>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(2), 569–588. https://doi.org/10.1037/emo0001089</w:t>
          </w:r>
        </w:p>
        <w:p w14:paraId="56A65563" w14:textId="77777777" w:rsidR="000B61A7" w:rsidRPr="00B81AC4" w:rsidRDefault="000B61A7" w:rsidP="000B61A7">
          <w:pPr>
            <w:pStyle w:val="CitaviBibliographyEntry"/>
            <w:rPr>
              <w:rFonts w:ascii="Times New Roman" w:hAnsi="Times New Roman" w:cs="Times New Roman"/>
              <w:lang w:val="en-US"/>
            </w:rPr>
          </w:pPr>
          <w:bookmarkStart w:id="59" w:name="_CTVL00120eaf2bb9701417e9ccbaf25f2e939c3"/>
          <w:r w:rsidRPr="00B81AC4">
            <w:rPr>
              <w:rFonts w:ascii="Times New Roman" w:hAnsi="Times New Roman" w:cs="Times New Roman"/>
              <w:lang w:val="en-US"/>
            </w:rPr>
            <w:t>Lakens, D., &amp; Caldwell, A. R. (2019).</w:t>
          </w:r>
          <w:bookmarkEnd w:id="59"/>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Simulation-Based Power-Analysis for Factorial ANOVA Designs. </w:t>
          </w:r>
          <w:r w:rsidRPr="00B81AC4">
            <w:rPr>
              <w:rFonts w:ascii="Times New Roman" w:hAnsi="Times New Roman" w:cs="Times New Roman"/>
              <w:lang w:val="en-US"/>
            </w:rPr>
            <w:t>https://doi.org/10.31234/osf.io/baxsf</w:t>
          </w:r>
        </w:p>
        <w:p w14:paraId="2226C180" w14:textId="77777777" w:rsidR="000B61A7" w:rsidRPr="00B81AC4" w:rsidRDefault="000B61A7" w:rsidP="000B61A7">
          <w:pPr>
            <w:pStyle w:val="CitaviBibliographyEntry"/>
            <w:rPr>
              <w:rFonts w:ascii="Times New Roman" w:hAnsi="Times New Roman" w:cs="Times New Roman"/>
              <w:lang w:val="en-US"/>
            </w:rPr>
          </w:pPr>
          <w:bookmarkStart w:id="60" w:name="_CTVL0014c65c5ee4bfd4b47996eb1a4e84ce0f4"/>
          <w:r w:rsidRPr="00B81AC4">
            <w:rPr>
              <w:rFonts w:ascii="Times New Roman" w:hAnsi="Times New Roman" w:cs="Times New Roman"/>
              <w:lang w:val="en-US"/>
            </w:rPr>
            <w:t>Latinus, M., McAleer, P., Bestelmeyer, P. E. G., &amp; Belin, P. (2013). Norm-based coding of voice identity in human auditory cortex.</w:t>
          </w:r>
          <w:bookmarkEnd w:id="60"/>
          <w:r w:rsidRPr="00B81AC4">
            <w:rPr>
              <w:rFonts w:ascii="Times New Roman" w:hAnsi="Times New Roman" w:cs="Times New Roman"/>
              <w:lang w:val="en-US"/>
            </w:rPr>
            <w:t xml:space="preserve"> </w:t>
          </w:r>
          <w:r w:rsidRPr="00B81AC4">
            <w:rPr>
              <w:rFonts w:ascii="Times New Roman" w:hAnsi="Times New Roman" w:cs="Times New Roman"/>
              <w:i/>
              <w:lang w:val="en-US"/>
            </w:rPr>
            <w:t>Current Biology</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(12), 1075–1080. https://doi.org/10.1016/j.cub.2013.04.055</w:t>
          </w:r>
        </w:p>
        <w:p w14:paraId="64F2CC57" w14:textId="77777777" w:rsidR="000B61A7" w:rsidRPr="00B81AC4" w:rsidRDefault="000B61A7" w:rsidP="000B61A7">
          <w:pPr>
            <w:pStyle w:val="CitaviBibliographyEntry"/>
            <w:rPr>
              <w:rFonts w:ascii="Times New Roman" w:hAnsi="Times New Roman" w:cs="Times New Roman"/>
              <w:lang w:val="en-US"/>
            </w:rPr>
          </w:pPr>
          <w:bookmarkStart w:id="61" w:name="_CTVL001cae75f8fbc7f4fa6b4f65224d3353282"/>
          <w:r w:rsidRPr="00B81AC4">
            <w:rPr>
              <w:rFonts w:ascii="Times New Roman" w:hAnsi="Times New Roman" w:cs="Times New Roman"/>
              <w:lang w:val="en-US"/>
            </w:rPr>
            <w:t>Laukka, P., Elfenbein, H. A., Thingujam, N. S., Rockstuhl, T., Iraki, F. K., Chui, W., &amp; Althoff, J. (2016). The expression and recognition of emotions in the voice across five nations: A lens model analysis based on acoustic features.</w:t>
          </w:r>
          <w:bookmarkEnd w:id="61"/>
          <w:r w:rsidRPr="00B81AC4">
            <w:rPr>
              <w:rFonts w:ascii="Times New Roman" w:hAnsi="Times New Roman" w:cs="Times New Roman"/>
              <w:lang w:val="en-US"/>
            </w:rPr>
            <w:t xml:space="preserve"> </w:t>
          </w:r>
          <w:r w:rsidRPr="00B81AC4">
            <w:rPr>
              <w:rFonts w:ascii="Times New Roman" w:hAnsi="Times New Roman" w:cs="Times New Roman"/>
              <w:i/>
              <w:lang w:val="en-US"/>
            </w:rPr>
            <w:t>Journal of Personality and Social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111</w:t>
          </w:r>
          <w:r w:rsidRPr="00B81AC4">
            <w:rPr>
              <w:rFonts w:ascii="Times New Roman" w:hAnsi="Times New Roman" w:cs="Times New Roman"/>
              <w:lang w:val="en-US"/>
            </w:rPr>
            <w:t>(5), 686–705. https://doi.org/10.1037/pspi0000066</w:t>
          </w:r>
        </w:p>
        <w:p w14:paraId="16C60909" w14:textId="77777777" w:rsidR="000B61A7" w:rsidRPr="00B81AC4" w:rsidRDefault="000B61A7" w:rsidP="000B61A7">
          <w:pPr>
            <w:pStyle w:val="CitaviBibliographyEntry"/>
            <w:rPr>
              <w:rFonts w:ascii="Times New Roman" w:hAnsi="Times New Roman" w:cs="Times New Roman"/>
              <w:lang w:val="en-US"/>
            </w:rPr>
          </w:pPr>
          <w:bookmarkStart w:id="62" w:name="_CTVL001b0355f469dfa41a8adcd8553d9525d38"/>
          <w:r w:rsidRPr="00B81AC4">
            <w:rPr>
              <w:rFonts w:ascii="Times New Roman" w:hAnsi="Times New Roman" w:cs="Times New Roman"/>
              <w:lang w:val="en-US"/>
            </w:rPr>
            <w:t>Lavan, N., Burston, L. F. K., &amp; Garrido, L. (2019). How many voices did you hear? Natural variability disrupts identity perception from unfamiliar voices.</w:t>
          </w:r>
          <w:bookmarkEnd w:id="62"/>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 (London, England : 1953)</w:t>
          </w:r>
          <w:r w:rsidRPr="00B81AC4">
            <w:rPr>
              <w:rFonts w:ascii="Times New Roman" w:hAnsi="Times New Roman" w:cs="Times New Roman"/>
              <w:lang w:val="en-US"/>
            </w:rPr>
            <w:t xml:space="preserve">, </w:t>
          </w:r>
          <w:r w:rsidRPr="00B81AC4">
            <w:rPr>
              <w:rFonts w:ascii="Times New Roman" w:hAnsi="Times New Roman" w:cs="Times New Roman"/>
              <w:i/>
              <w:lang w:val="en-US"/>
            </w:rPr>
            <w:t>110</w:t>
          </w:r>
          <w:r w:rsidRPr="00B81AC4">
            <w:rPr>
              <w:rFonts w:ascii="Times New Roman" w:hAnsi="Times New Roman" w:cs="Times New Roman"/>
              <w:lang w:val="en-US"/>
            </w:rPr>
            <w:t>(3), 576–593. https://doi.org/10.1111/bjop.12348.</w:t>
          </w:r>
        </w:p>
        <w:p w14:paraId="311FD6CE" w14:textId="77777777" w:rsidR="000B61A7" w:rsidRPr="00B81AC4" w:rsidRDefault="000B61A7" w:rsidP="000B61A7">
          <w:pPr>
            <w:pStyle w:val="CitaviBibliographyEntry"/>
            <w:rPr>
              <w:rFonts w:ascii="Times New Roman" w:hAnsi="Times New Roman" w:cs="Times New Roman"/>
              <w:lang w:val="en-US"/>
            </w:rPr>
          </w:pPr>
          <w:bookmarkStart w:id="63" w:name="_CTVL001d27a6aeb7f8048faa7d9a544bbc8cc57"/>
          <w:r w:rsidRPr="00B81AC4">
            <w:rPr>
              <w:rFonts w:ascii="Times New Roman" w:hAnsi="Times New Roman" w:cs="Times New Roman"/>
              <w:lang w:val="en-US"/>
            </w:rPr>
            <w:t>Lavan, N., Knight, S., &amp; McGettigan, C. (2019). Listeners form average-based representations of individual voice identities.</w:t>
          </w:r>
          <w:bookmarkEnd w:id="63"/>
          <w:r w:rsidRPr="00B81AC4">
            <w:rPr>
              <w:rFonts w:ascii="Times New Roman" w:hAnsi="Times New Roman" w:cs="Times New Roman"/>
              <w:lang w:val="en-US"/>
            </w:rPr>
            <w:t xml:space="preserve"> </w:t>
          </w:r>
          <w:r w:rsidRPr="00B81AC4">
            <w:rPr>
              <w:rFonts w:ascii="Times New Roman" w:hAnsi="Times New Roman" w:cs="Times New Roman"/>
              <w:i/>
              <w:lang w:val="en-US"/>
            </w:rPr>
            <w:t>Nature Communications</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2404. https://doi.org/10.1038/s41467-019-10295-w</w:t>
          </w:r>
        </w:p>
        <w:p w14:paraId="381A797D" w14:textId="77777777" w:rsidR="000B61A7" w:rsidRPr="00B81AC4" w:rsidRDefault="000B61A7" w:rsidP="000B61A7">
          <w:pPr>
            <w:pStyle w:val="CitaviBibliographyEntry"/>
            <w:rPr>
              <w:rFonts w:ascii="Times New Roman" w:hAnsi="Times New Roman" w:cs="Times New Roman"/>
              <w:lang w:val="en-US"/>
            </w:rPr>
          </w:pPr>
          <w:bookmarkStart w:id="64" w:name="_CTVL00131a6c35984344b52a0d8347d4d006714"/>
          <w:r w:rsidRPr="00B81AC4">
            <w:rPr>
              <w:rFonts w:ascii="Times New Roman" w:hAnsi="Times New Roman" w:cs="Times New Roman"/>
              <w:lang w:val="en-US"/>
            </w:rPr>
            <w:t>Lavan, N., &amp; McGettigan, C. (2023). A model for person perception from familiar and unfamiliar voices.</w:t>
          </w:r>
          <w:bookmarkEnd w:id="64"/>
          <w:r w:rsidRPr="00B81AC4">
            <w:rPr>
              <w:rFonts w:ascii="Times New Roman" w:hAnsi="Times New Roman" w:cs="Times New Roman"/>
              <w:lang w:val="en-US"/>
            </w:rPr>
            <w:t xml:space="preserve"> </w:t>
          </w:r>
          <w:r w:rsidRPr="00B81AC4">
            <w:rPr>
              <w:rFonts w:ascii="Times New Roman" w:hAnsi="Times New Roman" w:cs="Times New Roman"/>
              <w:i/>
              <w:lang w:val="en-US"/>
            </w:rPr>
            <w:t>Communications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w:t>
          </w:r>
          <w:r w:rsidRPr="00B81AC4">
            <w:rPr>
              <w:rFonts w:ascii="Times New Roman" w:hAnsi="Times New Roman" w:cs="Times New Roman"/>
              <w:lang w:val="en-US"/>
            </w:rPr>
            <w:t>(1), 1–11. https://doi.org/10.1038/s44271-023-00001-4</w:t>
          </w:r>
        </w:p>
        <w:p w14:paraId="37799125" w14:textId="77777777" w:rsidR="000B61A7" w:rsidRPr="00B81AC4" w:rsidRDefault="000B61A7" w:rsidP="000B61A7">
          <w:pPr>
            <w:pStyle w:val="CitaviBibliographyEntry"/>
            <w:rPr>
              <w:rFonts w:ascii="Times New Roman" w:hAnsi="Times New Roman" w:cs="Times New Roman"/>
              <w:lang w:val="en-US"/>
            </w:rPr>
          </w:pPr>
          <w:bookmarkStart w:id="65" w:name="_CTVL0011022ca244f34487485af84b100d85b22"/>
          <w:r w:rsidRPr="00B81AC4">
            <w:rPr>
              <w:rFonts w:ascii="Times New Roman" w:hAnsi="Times New Roman" w:cs="Times New Roman"/>
              <w:lang w:val="en-US"/>
            </w:rPr>
            <w:t>Lavan, N., Rinke, P., &amp; Scharinger, M. (2024). The time course of person perception from voices in the brain.</w:t>
          </w:r>
          <w:bookmarkEnd w:id="65"/>
          <w:r w:rsidRPr="00B81AC4">
            <w:rPr>
              <w:rFonts w:ascii="Times New Roman" w:hAnsi="Times New Roman" w:cs="Times New Roman"/>
              <w:lang w:val="en-US"/>
            </w:rPr>
            <w:t xml:space="preserve"> </w:t>
          </w:r>
          <w:r w:rsidRPr="00B81AC4">
            <w:rPr>
              <w:rFonts w:ascii="Times New Roman" w:hAnsi="Times New Roman" w:cs="Times New Roman"/>
              <w:i/>
              <w:lang w:val="en-US"/>
            </w:rPr>
            <w:t>Proceedings of the National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121</w:t>
          </w:r>
          <w:r w:rsidRPr="00B81AC4">
            <w:rPr>
              <w:rFonts w:ascii="Times New Roman" w:hAnsi="Times New Roman" w:cs="Times New Roman"/>
              <w:lang w:val="en-US"/>
            </w:rPr>
            <w:t>(26), e2318361121. https://doi.org/10.1073/pnas.2318361121</w:t>
          </w:r>
        </w:p>
        <w:p w14:paraId="439A1DDD" w14:textId="77777777" w:rsidR="000B61A7" w:rsidRPr="00B81AC4" w:rsidRDefault="000B61A7" w:rsidP="000B61A7">
          <w:pPr>
            <w:pStyle w:val="CitaviBibliographyEntry"/>
            <w:rPr>
              <w:rFonts w:ascii="Times New Roman" w:hAnsi="Times New Roman" w:cs="Times New Roman"/>
              <w:lang w:val="en-US"/>
            </w:rPr>
          </w:pPr>
          <w:bookmarkStart w:id="66" w:name="_CTVL0011c6587a305ce4a17ad50d4fcd6413953"/>
          <w:r w:rsidRPr="00B81AC4">
            <w:rPr>
              <w:rFonts w:ascii="Times New Roman" w:hAnsi="Times New Roman" w:cs="Times New Roman"/>
              <w:lang w:val="en-US"/>
            </w:rPr>
            <w:t>Leopold, D. A., O'Toole, A. J., Vetter, T., &amp; Blanz, V. (2001). Prototype-referenced shape encoding revealed by high-level aftereffects.</w:t>
          </w:r>
          <w:bookmarkEnd w:id="66"/>
          <w:r w:rsidRPr="00B81AC4">
            <w:rPr>
              <w:rFonts w:ascii="Times New Roman" w:hAnsi="Times New Roman" w:cs="Times New Roman"/>
              <w:lang w:val="en-US"/>
            </w:rPr>
            <w:t xml:space="preserve"> </w:t>
          </w:r>
          <w:r w:rsidRPr="00B81AC4">
            <w:rPr>
              <w:rFonts w:ascii="Times New Roman" w:hAnsi="Times New Roman" w:cs="Times New Roman"/>
              <w:i/>
              <w:lang w:val="en-US"/>
            </w:rPr>
            <w:t>Nature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4</w:t>
          </w:r>
          <w:r w:rsidRPr="00B81AC4">
            <w:rPr>
              <w:rFonts w:ascii="Times New Roman" w:hAnsi="Times New Roman" w:cs="Times New Roman"/>
              <w:lang w:val="en-US"/>
            </w:rPr>
            <w:t>(1), 89–94. https://doi.org/10.1038/82947</w:t>
          </w:r>
        </w:p>
        <w:p w14:paraId="7E9E99DD" w14:textId="77777777" w:rsidR="000B61A7" w:rsidRPr="00B81AC4" w:rsidRDefault="000B61A7" w:rsidP="000B61A7">
          <w:pPr>
            <w:pStyle w:val="CitaviBibliographyEntry"/>
            <w:rPr>
              <w:rFonts w:ascii="Times New Roman" w:hAnsi="Times New Roman" w:cs="Times New Roman"/>
              <w:lang w:val="en-US"/>
            </w:rPr>
          </w:pPr>
          <w:bookmarkStart w:id="67" w:name="_CTVL001208b61dfec5742b0b7e06031f8746f52"/>
          <w:r w:rsidRPr="00B81AC4">
            <w:rPr>
              <w:rFonts w:ascii="Times New Roman" w:hAnsi="Times New Roman" w:cs="Times New Roman"/>
              <w:lang w:val="en-US"/>
            </w:rPr>
            <w:t>Lev-Ari, S., &amp; McKay, R. (2023). The sound of swearing: Are there universal patterns in profanity?</w:t>
          </w:r>
          <w:bookmarkEnd w:id="67"/>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1103–1114. https://doi.org/10.3758/s13423-022-02202-0</w:t>
          </w:r>
        </w:p>
        <w:p w14:paraId="63DC8592" w14:textId="77777777" w:rsidR="000B61A7" w:rsidRPr="00B81AC4" w:rsidRDefault="000B61A7" w:rsidP="000B61A7">
          <w:pPr>
            <w:pStyle w:val="CitaviBibliographyEntry"/>
            <w:rPr>
              <w:rFonts w:ascii="Times New Roman" w:hAnsi="Times New Roman" w:cs="Times New Roman"/>
              <w:lang w:val="en-US"/>
            </w:rPr>
          </w:pPr>
          <w:bookmarkStart w:id="68" w:name="_CTVL001eac121e37aa041178b792e98b5f01625"/>
          <w:r w:rsidRPr="00B81AC4">
            <w:rPr>
              <w:rFonts w:ascii="Times New Roman" w:hAnsi="Times New Roman" w:cs="Times New Roman"/>
              <w:lang w:val="en-US"/>
            </w:rPr>
            <w:t>Liebenthal, E., Silbersweig, D. A., &amp; Stern, E. (2016). The Language, Tone and Prosody of Emotions: Neural Substrates and Dynamics of Spoken-Word Emotion Perception.</w:t>
          </w:r>
          <w:bookmarkEnd w:id="68"/>
          <w:r w:rsidRPr="00B81AC4">
            <w:rPr>
              <w:rFonts w:ascii="Times New Roman" w:hAnsi="Times New Roman" w:cs="Times New Roman"/>
              <w:lang w:val="en-US"/>
            </w:rPr>
            <w:t xml:space="preserve"> </w:t>
          </w:r>
          <w:r w:rsidRPr="00B81AC4">
            <w:rPr>
              <w:rFonts w:ascii="Times New Roman" w:hAnsi="Times New Roman" w:cs="Times New Roman"/>
              <w:i/>
              <w:lang w:val="en-US"/>
            </w:rPr>
            <w:t>Frontiers in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 506. https://doi.org/10.3389/fnins.2016.00506</w:t>
          </w:r>
        </w:p>
        <w:p w14:paraId="53F03834" w14:textId="77777777" w:rsidR="000B61A7" w:rsidRPr="00B81AC4" w:rsidRDefault="000B61A7" w:rsidP="000B61A7">
          <w:pPr>
            <w:pStyle w:val="CitaviBibliographyEntry"/>
            <w:rPr>
              <w:rFonts w:ascii="Times New Roman" w:hAnsi="Times New Roman" w:cs="Times New Roman"/>
              <w:lang w:val="en-US"/>
            </w:rPr>
          </w:pPr>
          <w:bookmarkStart w:id="69" w:name="_CTVL001d7efb21fef7442aeb52d3999e0c69e9c"/>
          <w:r w:rsidRPr="00B81AC4">
            <w:rPr>
              <w:rFonts w:ascii="Times New Roman" w:hAnsi="Times New Roman" w:cs="Times New Roman"/>
              <w:lang w:val="en-US"/>
            </w:rPr>
            <w:t>Lima, C. F., Anikin, A., Monteiro, A. C., Scott, S. K., &amp; Castro, S. L. (2019). Automaticity in the recognition of nonverbal emotional vocalizations.</w:t>
          </w:r>
          <w:bookmarkEnd w:id="69"/>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19</w:t>
          </w:r>
          <w:r w:rsidRPr="00B81AC4">
            <w:rPr>
              <w:rFonts w:ascii="Times New Roman" w:hAnsi="Times New Roman" w:cs="Times New Roman"/>
              <w:lang w:val="en-US"/>
            </w:rPr>
            <w:t>(2), 219–233. https://doi.org/10.1037/emo0000429</w:t>
          </w:r>
        </w:p>
        <w:p w14:paraId="144EF502" w14:textId="77777777" w:rsidR="000B61A7" w:rsidRPr="00B81AC4" w:rsidRDefault="000B61A7" w:rsidP="000B61A7">
          <w:pPr>
            <w:pStyle w:val="CitaviBibliographyEntry"/>
            <w:rPr>
              <w:rFonts w:ascii="Times New Roman" w:hAnsi="Times New Roman" w:cs="Times New Roman"/>
            </w:rPr>
          </w:pPr>
          <w:bookmarkStart w:id="70" w:name="_CTVL001d19b44ad83cc4c679d2aaec810ce8ce7"/>
          <w:r w:rsidRPr="00B81AC4">
            <w:rPr>
              <w:rFonts w:ascii="Times New Roman" w:hAnsi="Times New Roman" w:cs="Times New Roman"/>
            </w:rPr>
            <w:lastRenderedPageBreak/>
            <w:t xml:space="preserve">Maguinness, C., Roswandowitz, C., &amp; Kriegstein, K. von (2018). </w:t>
          </w:r>
          <w:r w:rsidRPr="00B81AC4">
            <w:rPr>
              <w:rFonts w:ascii="Times New Roman" w:hAnsi="Times New Roman" w:cs="Times New Roman"/>
              <w:lang w:val="en-US"/>
            </w:rPr>
            <w:t>Understanding the mechanisms of familiar voice-identity recognition in the human brain.</w:t>
          </w:r>
          <w:bookmarkEnd w:id="70"/>
          <w:r w:rsidRPr="00B81AC4">
            <w:rPr>
              <w:rFonts w:ascii="Times New Roman" w:hAnsi="Times New Roman" w:cs="Times New Roman"/>
              <w:lang w:val="en-US"/>
            </w:rPr>
            <w:t xml:space="preserve"> </w:t>
          </w:r>
          <w:r w:rsidRPr="00B81AC4">
            <w:rPr>
              <w:rFonts w:ascii="Times New Roman" w:hAnsi="Times New Roman" w:cs="Times New Roman"/>
              <w:i/>
            </w:rPr>
            <w:t>Neuropsychologia</w:t>
          </w:r>
          <w:r w:rsidRPr="00B81AC4">
            <w:rPr>
              <w:rFonts w:ascii="Times New Roman" w:hAnsi="Times New Roman" w:cs="Times New Roman"/>
            </w:rPr>
            <w:t xml:space="preserve">, </w:t>
          </w:r>
          <w:r w:rsidRPr="00B81AC4">
            <w:rPr>
              <w:rFonts w:ascii="Times New Roman" w:hAnsi="Times New Roman" w:cs="Times New Roman"/>
              <w:i/>
            </w:rPr>
            <w:t>116</w:t>
          </w:r>
          <w:r w:rsidRPr="00B81AC4">
            <w:rPr>
              <w:rFonts w:ascii="Times New Roman" w:hAnsi="Times New Roman" w:cs="Times New Roman"/>
            </w:rPr>
            <w:t>(Pt B), 179–193. https://doi.org/10.1016/j.neuropsychologia.2018.03.039</w:t>
          </w:r>
        </w:p>
        <w:p w14:paraId="5C54F1EE" w14:textId="77777777" w:rsidR="000B61A7" w:rsidRPr="00B81AC4" w:rsidRDefault="000B61A7" w:rsidP="000B61A7">
          <w:pPr>
            <w:pStyle w:val="CitaviBibliographyEntry"/>
            <w:rPr>
              <w:rFonts w:ascii="Times New Roman" w:hAnsi="Times New Roman" w:cs="Times New Roman"/>
              <w:lang w:val="en-US"/>
            </w:rPr>
          </w:pPr>
          <w:bookmarkStart w:id="71" w:name="_CTVL0015b55bc5fa0ce4538b860332aab23c84e"/>
          <w:r w:rsidRPr="00B81AC4">
            <w:rPr>
              <w:rFonts w:ascii="Times New Roman" w:hAnsi="Times New Roman" w:cs="Times New Roman"/>
            </w:rPr>
            <w:t xml:space="preserve">Menezes, D. P., Lira, Z. S. de, Araújo, A. N. B. de, Almeida, A. A. F. de, Gomes, A. d. O. C., Moraes, B. T., &amp; Lucena, J. A. (2024). </w:t>
          </w:r>
          <w:r w:rsidRPr="00B81AC4">
            <w:rPr>
              <w:rFonts w:ascii="Times New Roman" w:hAnsi="Times New Roman" w:cs="Times New Roman"/>
              <w:lang w:val="en-US"/>
            </w:rPr>
            <w:t>Prosodic Differences in the Voices of Transgender and Cisgender Women: Self-Perception of Voice - An Auditory and Acoustic Analysis.</w:t>
          </w:r>
          <w:bookmarkEnd w:id="71"/>
          <w:r w:rsidRPr="00B81AC4">
            <w:rPr>
              <w:rFonts w:ascii="Times New Roman" w:hAnsi="Times New Roman" w:cs="Times New Roman"/>
              <w:lang w:val="en-US"/>
            </w:rPr>
            <w:t xml:space="preserve"> </w:t>
          </w:r>
          <w:r w:rsidRPr="00B81AC4">
            <w:rPr>
              <w:rFonts w:ascii="Times New Roman" w:hAnsi="Times New Roman" w:cs="Times New Roman"/>
              <w:i/>
              <w:lang w:val="en-US"/>
            </w:rPr>
            <w:t>Journal of Voice</w:t>
          </w:r>
          <w:r w:rsidRPr="00B81AC4">
            <w:rPr>
              <w:rFonts w:ascii="Times New Roman" w:hAnsi="Times New Roman" w:cs="Times New Roman"/>
              <w:lang w:val="en-US"/>
            </w:rPr>
            <w:t xml:space="preserve">, </w:t>
          </w:r>
          <w:r w:rsidRPr="00B81AC4">
            <w:rPr>
              <w:rFonts w:ascii="Times New Roman" w:hAnsi="Times New Roman" w:cs="Times New Roman"/>
              <w:i/>
              <w:lang w:val="en-US"/>
            </w:rPr>
            <w:t>38</w:t>
          </w:r>
          <w:r w:rsidRPr="00B81AC4">
            <w:rPr>
              <w:rFonts w:ascii="Times New Roman" w:hAnsi="Times New Roman" w:cs="Times New Roman"/>
              <w:lang w:val="en-US"/>
            </w:rPr>
            <w:t>(4), 844–857. https://doi.org/10.1016/j.jvoice.2021.12.020</w:t>
          </w:r>
        </w:p>
        <w:p w14:paraId="3D97A47A" w14:textId="77777777" w:rsidR="000B61A7" w:rsidRPr="00B81AC4" w:rsidRDefault="000B61A7" w:rsidP="000B61A7">
          <w:pPr>
            <w:pStyle w:val="CitaviBibliographyEntry"/>
            <w:rPr>
              <w:rFonts w:ascii="Times New Roman" w:hAnsi="Times New Roman" w:cs="Times New Roman"/>
              <w:lang w:val="en-US"/>
            </w:rPr>
          </w:pPr>
          <w:bookmarkStart w:id="72" w:name="_CTVL0019b2a9899904a4719bf8ba767e57fac3e"/>
          <w:r w:rsidRPr="00B81AC4">
            <w:rPr>
              <w:rFonts w:ascii="Times New Roman" w:hAnsi="Times New Roman" w:cs="Times New Roman"/>
              <w:lang w:val="en-US"/>
            </w:rPr>
            <w:t>Nussbaum, C., Schirmer, A., &amp; Schweinberger, S. R. (2022). Contributions of fundamental frequency and timbre to vocal emotion perception and their electrophysiological correlates.</w:t>
          </w:r>
          <w:bookmarkEnd w:id="72"/>
          <w:r w:rsidRPr="00B81AC4">
            <w:rPr>
              <w:rFonts w:ascii="Times New Roman" w:hAnsi="Times New Roman" w:cs="Times New Roman"/>
              <w:lang w:val="en-US"/>
            </w:rPr>
            <w:t xml:space="preserve"> </w:t>
          </w:r>
          <w:r w:rsidRPr="00B81AC4">
            <w:rPr>
              <w:rFonts w:ascii="Times New Roman" w:hAnsi="Times New Roman" w:cs="Times New Roman"/>
              <w:i/>
              <w:lang w:val="en-US"/>
            </w:rPr>
            <w:t>Social Cognitive and Affective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17</w:t>
          </w:r>
          <w:r w:rsidRPr="00B81AC4">
            <w:rPr>
              <w:rFonts w:ascii="Times New Roman" w:hAnsi="Times New Roman" w:cs="Times New Roman"/>
              <w:lang w:val="en-US"/>
            </w:rPr>
            <w:t>(12), 1145–1154. https://doi.org/10.1093/scan/nsac033</w:t>
          </w:r>
        </w:p>
        <w:p w14:paraId="5B1EC18A" w14:textId="77777777" w:rsidR="000B61A7" w:rsidRPr="00B81AC4" w:rsidRDefault="000B61A7" w:rsidP="000B61A7">
          <w:pPr>
            <w:pStyle w:val="CitaviBibliographyEntry"/>
            <w:rPr>
              <w:rFonts w:ascii="Times New Roman" w:hAnsi="Times New Roman" w:cs="Times New Roman"/>
            </w:rPr>
          </w:pPr>
          <w:bookmarkStart w:id="73" w:name="_CTVL0013c5820e227e9455798dbb955a2f6e5d4"/>
          <w:r w:rsidRPr="00B81AC4">
            <w:rPr>
              <w:rFonts w:ascii="Times New Roman" w:hAnsi="Times New Roman" w:cs="Times New Roman"/>
              <w:lang w:val="en-US"/>
            </w:rPr>
            <w:t>Nussbaum, C., Schirmer, A., &amp; Schweinberger, S. R. (2024). Musicality - Tuned to the melody of vocal emotions.</w:t>
          </w:r>
          <w:bookmarkEnd w:id="73"/>
          <w:r w:rsidRPr="00B81AC4">
            <w:rPr>
              <w:rFonts w:ascii="Times New Roman" w:hAnsi="Times New Roman" w:cs="Times New Roman"/>
              <w:lang w:val="en-US"/>
            </w:rPr>
            <w:t xml:space="preserve"> </w:t>
          </w:r>
          <w:r w:rsidRPr="00B81AC4">
            <w:rPr>
              <w:rFonts w:ascii="Times New Roman" w:hAnsi="Times New Roman" w:cs="Times New Roman"/>
              <w:i/>
            </w:rPr>
            <w:t>British Journal of Psychology</w:t>
          </w:r>
          <w:r w:rsidRPr="00B81AC4">
            <w:rPr>
              <w:rFonts w:ascii="Times New Roman" w:hAnsi="Times New Roman" w:cs="Times New Roman"/>
            </w:rPr>
            <w:t xml:space="preserve">, </w:t>
          </w:r>
          <w:r w:rsidRPr="00B81AC4">
            <w:rPr>
              <w:rFonts w:ascii="Times New Roman" w:hAnsi="Times New Roman" w:cs="Times New Roman"/>
              <w:i/>
            </w:rPr>
            <w:t>115</w:t>
          </w:r>
          <w:r w:rsidRPr="00B81AC4">
            <w:rPr>
              <w:rFonts w:ascii="Times New Roman" w:hAnsi="Times New Roman" w:cs="Times New Roman"/>
            </w:rPr>
            <w:t>(2), 206–225. https://doi.org/10.1111/bjop.12684</w:t>
          </w:r>
        </w:p>
        <w:p w14:paraId="5978EAC6" w14:textId="77777777" w:rsidR="000B61A7" w:rsidRPr="00B81AC4" w:rsidRDefault="000B61A7" w:rsidP="000B61A7">
          <w:pPr>
            <w:pStyle w:val="CitaviBibliographyEntry"/>
            <w:rPr>
              <w:rFonts w:ascii="Times New Roman" w:hAnsi="Times New Roman" w:cs="Times New Roman"/>
              <w:lang w:val="en-US"/>
            </w:rPr>
          </w:pPr>
          <w:bookmarkStart w:id="74" w:name="_CTVL00161942de227f44c9ca313fb634e4c018f"/>
          <w:r w:rsidRPr="00B81AC4">
            <w:rPr>
              <w:rFonts w:ascii="Times New Roman" w:hAnsi="Times New Roman" w:cs="Times New Roman"/>
            </w:rPr>
            <w:t xml:space="preserve">Nussbaum, C., von Eiff, C. I., Skuk, V. G., &amp; Schweinberger, S. R. (2022). </w:t>
          </w:r>
          <w:r w:rsidRPr="00B81AC4">
            <w:rPr>
              <w:rFonts w:ascii="Times New Roman" w:hAnsi="Times New Roman" w:cs="Times New Roman"/>
              <w:lang w:val="en-US"/>
            </w:rPr>
            <w:t>Vocal emotion adaptation aftereffects within and across speaker genders: Roles of timbre and fundamental frequency.</w:t>
          </w:r>
          <w:bookmarkEnd w:id="74"/>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104967. https://doi.org/10.1016/j.cognition.2021.104967</w:t>
          </w:r>
        </w:p>
        <w:p w14:paraId="0D97966B" w14:textId="77777777" w:rsidR="000B61A7" w:rsidRPr="00B81AC4" w:rsidRDefault="000B61A7" w:rsidP="000B61A7">
          <w:pPr>
            <w:pStyle w:val="CitaviBibliographyEntry"/>
            <w:rPr>
              <w:rFonts w:ascii="Times New Roman" w:hAnsi="Times New Roman" w:cs="Times New Roman"/>
              <w:lang w:val="en-US"/>
            </w:rPr>
          </w:pPr>
          <w:bookmarkStart w:id="75" w:name="_CTVL001974954e741154b6d93963b1661737297"/>
          <w:r w:rsidRPr="00B81AC4">
            <w:rPr>
              <w:rFonts w:ascii="Times New Roman" w:hAnsi="Times New Roman" w:cs="Times New Roman"/>
              <w:lang w:val="en-US"/>
            </w:rPr>
            <w:t>Park, E., Kasuya, M., &amp; Homae, F. (2025). Neural responses to male and female voices: An event-related potential study on listener and speaker differences.</w:t>
          </w:r>
          <w:bookmarkEnd w:id="75"/>
          <w:r w:rsidRPr="00B81AC4">
            <w:rPr>
              <w:rFonts w:ascii="Times New Roman" w:hAnsi="Times New Roman" w:cs="Times New Roman"/>
              <w:lang w:val="en-US"/>
            </w:rPr>
            <w:t xml:space="preserve"> </w:t>
          </w:r>
          <w:r w:rsidRPr="00B81AC4">
            <w:rPr>
              <w:rFonts w:ascii="Times New Roman" w:hAnsi="Times New Roman" w:cs="Times New Roman"/>
              <w:i/>
              <w:lang w:val="en-US"/>
            </w:rPr>
            <w:t>Neuroscience Research</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104942. https://doi.org/10.1016/j.neures.2025.104942</w:t>
          </w:r>
        </w:p>
        <w:p w14:paraId="4A0FD84B" w14:textId="77777777" w:rsidR="000B61A7" w:rsidRPr="00B81AC4" w:rsidRDefault="000B61A7" w:rsidP="000B61A7">
          <w:pPr>
            <w:pStyle w:val="CitaviBibliographyEntry"/>
            <w:rPr>
              <w:rFonts w:ascii="Times New Roman" w:hAnsi="Times New Roman" w:cs="Times New Roman"/>
              <w:lang w:val="en-US"/>
            </w:rPr>
          </w:pPr>
          <w:bookmarkStart w:id="76" w:name="_CTVL001f5301fbc15b246e2a941dbe3bfc09e02"/>
          <w:r w:rsidRPr="00B81AC4">
            <w:rPr>
              <w:rFonts w:ascii="Times New Roman" w:hAnsi="Times New Roman" w:cs="Times New Roman"/>
              <w:lang w:val="en-US"/>
            </w:rPr>
            <w:t>Paulmann, S., &amp; Kotz, S. A. (2018). The Electrophysiology and Time Course of Processing Vocal Emotion Expressions. In S. Frühholz, P. Belin, S. Frühholz, P. Belin, &amp; K. R. Scherer (Eds.),</w:t>
          </w:r>
          <w:bookmarkEnd w:id="76"/>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458–472). Oxford University Press. https://doi.org/10.1093/oxfordhb/9780198743187.013.20</w:t>
          </w:r>
        </w:p>
        <w:p w14:paraId="2AE3970C" w14:textId="77777777" w:rsidR="000B61A7" w:rsidRPr="00B81AC4" w:rsidRDefault="000B61A7" w:rsidP="000B61A7">
          <w:pPr>
            <w:pStyle w:val="CitaviBibliographyEntry"/>
            <w:rPr>
              <w:rFonts w:ascii="Times New Roman" w:hAnsi="Times New Roman" w:cs="Times New Roman"/>
              <w:lang w:val="en-US"/>
            </w:rPr>
          </w:pPr>
          <w:bookmarkStart w:id="77" w:name="_CTVL00190f3501477f342958fd747f9f00f6156"/>
          <w:r w:rsidRPr="00B81AC4">
            <w:rPr>
              <w:rFonts w:ascii="Times New Roman" w:hAnsi="Times New Roman" w:cs="Times New Roman"/>
              <w:lang w:val="en-US"/>
            </w:rPr>
            <w:t>Pérez-González, D., &amp; Malmierca, M. S. (2014). Adaptation in the auditory system: An overview.</w:t>
          </w:r>
          <w:bookmarkEnd w:id="77"/>
          <w:r w:rsidRPr="00B81AC4">
            <w:rPr>
              <w:rFonts w:ascii="Times New Roman" w:hAnsi="Times New Roman" w:cs="Times New Roman"/>
              <w:lang w:val="en-US"/>
            </w:rPr>
            <w:t xml:space="preserve"> </w:t>
          </w:r>
          <w:r w:rsidRPr="00B81AC4">
            <w:rPr>
              <w:rFonts w:ascii="Times New Roman" w:hAnsi="Times New Roman" w:cs="Times New Roman"/>
              <w:i/>
              <w:lang w:val="en-US"/>
            </w:rPr>
            <w:t>Frontiers in Integrative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 19. https://doi.org/10.3389/fnint.2014.00019</w:t>
          </w:r>
        </w:p>
        <w:p w14:paraId="454DC7D9" w14:textId="77777777" w:rsidR="000B61A7" w:rsidRPr="00B81AC4" w:rsidRDefault="000B61A7" w:rsidP="000B61A7">
          <w:pPr>
            <w:pStyle w:val="CitaviBibliographyEntry"/>
            <w:rPr>
              <w:rFonts w:ascii="Times New Roman" w:hAnsi="Times New Roman" w:cs="Times New Roman"/>
              <w:lang w:val="en-US"/>
            </w:rPr>
          </w:pPr>
          <w:bookmarkStart w:id="78" w:name="_CTVL001b8e575af15d644e7b482cfef73dca979"/>
          <w:r w:rsidRPr="00B81AC4">
            <w:rPr>
              <w:rFonts w:ascii="Times New Roman" w:hAnsi="Times New Roman" w:cs="Times New Roman"/>
              <w:lang w:val="en-US"/>
            </w:rPr>
            <w:t>Pinheiro, A. P. (2025). Behind a Voice There is a Speaker: Why Vocal Emotion Research Needs to Become 'Personal'.</w:t>
          </w:r>
          <w:bookmarkEnd w:id="78"/>
          <w:r w:rsidRPr="00B81AC4">
            <w:rPr>
              <w:rFonts w:ascii="Times New Roman" w:hAnsi="Times New Roman" w:cs="Times New Roman"/>
              <w:lang w:val="en-US"/>
            </w:rPr>
            <w:t xml:space="preserve"> </w:t>
          </w:r>
          <w:r w:rsidRPr="00B81AC4">
            <w:rPr>
              <w:rFonts w:ascii="Times New Roman" w:hAnsi="Times New Roman" w:cs="Times New Roman"/>
              <w:i/>
              <w:lang w:val="en-US"/>
            </w:rPr>
            <w:t>Affective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562–574. https://doi.org/10.1007/s42761-025-00317-w</w:t>
          </w:r>
        </w:p>
        <w:p w14:paraId="3D0399B3" w14:textId="77777777" w:rsidR="000B61A7" w:rsidRPr="00B81AC4" w:rsidRDefault="000B61A7" w:rsidP="000B61A7">
          <w:pPr>
            <w:pStyle w:val="CitaviBibliographyEntry"/>
            <w:rPr>
              <w:rFonts w:ascii="Times New Roman" w:hAnsi="Times New Roman" w:cs="Times New Roman"/>
              <w:lang w:val="en-US"/>
            </w:rPr>
          </w:pPr>
          <w:bookmarkStart w:id="79" w:name="_CTVL0017b7db9ae2c1b4780aade763825e648b1"/>
          <w:r w:rsidRPr="00B81AC4">
            <w:rPr>
              <w:rFonts w:ascii="Times New Roman" w:hAnsi="Times New Roman" w:cs="Times New Roman"/>
              <w:lang w:val="en-US"/>
            </w:rPr>
            <w:t>R Core Team. (2025).</w:t>
          </w:r>
          <w:bookmarkEnd w:id="79"/>
          <w:r w:rsidRPr="00B81AC4">
            <w:rPr>
              <w:rFonts w:ascii="Times New Roman" w:hAnsi="Times New Roman" w:cs="Times New Roman"/>
              <w:lang w:val="en-US"/>
            </w:rPr>
            <w:t xml:space="preserve"> </w:t>
          </w:r>
          <w:r w:rsidRPr="00B81AC4">
            <w:rPr>
              <w:rFonts w:ascii="Times New Roman" w:hAnsi="Times New Roman" w:cs="Times New Roman"/>
              <w:i/>
              <w:lang w:val="en-US"/>
            </w:rPr>
            <w:t>R: A Language and Environment for Statistical Computing</w:t>
          </w:r>
          <w:r w:rsidRPr="00B81AC4">
            <w:rPr>
              <w:rFonts w:ascii="Times New Roman" w:hAnsi="Times New Roman" w:cs="Times New Roman"/>
              <w:lang w:val="en-US"/>
            </w:rPr>
            <w:t>. https://www.R-project.org/</w:t>
          </w:r>
        </w:p>
        <w:p w14:paraId="4236302D" w14:textId="77777777" w:rsidR="000B61A7" w:rsidRPr="00B81AC4" w:rsidRDefault="000B61A7" w:rsidP="000B61A7">
          <w:pPr>
            <w:pStyle w:val="CitaviBibliographyEntry"/>
            <w:rPr>
              <w:rFonts w:ascii="Times New Roman" w:hAnsi="Times New Roman" w:cs="Times New Roman"/>
              <w:lang w:val="en-US"/>
            </w:rPr>
          </w:pPr>
          <w:bookmarkStart w:id="80" w:name="_CTVL0019b0f17b04a004a05b31ec12775b60ea2"/>
          <w:r w:rsidRPr="00B81AC4">
            <w:rPr>
              <w:rFonts w:ascii="Times New Roman" w:hAnsi="Times New Roman" w:cs="Times New Roman"/>
              <w:lang w:val="en-US"/>
            </w:rPr>
            <w:t>Rosenfeld, J. P., &amp; Olson, J. M. (2021). Bayesian Data Analysis: A Fresh Approach to Power Issues and Null Hypothesis Interpretation.</w:t>
          </w:r>
          <w:bookmarkEnd w:id="80"/>
          <w:r w:rsidRPr="00B81AC4">
            <w:rPr>
              <w:rFonts w:ascii="Times New Roman" w:hAnsi="Times New Roman" w:cs="Times New Roman"/>
              <w:lang w:val="en-US"/>
            </w:rPr>
            <w:t xml:space="preserve"> </w:t>
          </w:r>
          <w:r w:rsidRPr="00B81AC4">
            <w:rPr>
              <w:rFonts w:ascii="Times New Roman" w:hAnsi="Times New Roman" w:cs="Times New Roman"/>
              <w:i/>
              <w:lang w:val="en-US"/>
            </w:rPr>
            <w:t>Applied Psychophysiology and Biofeedback</w:t>
          </w:r>
          <w:r w:rsidRPr="00B81AC4">
            <w:rPr>
              <w:rFonts w:ascii="Times New Roman" w:hAnsi="Times New Roman" w:cs="Times New Roman"/>
              <w:lang w:val="en-US"/>
            </w:rPr>
            <w:t xml:space="preserve">, </w:t>
          </w:r>
          <w:r w:rsidRPr="00B81AC4">
            <w:rPr>
              <w:rFonts w:ascii="Times New Roman" w:hAnsi="Times New Roman" w:cs="Times New Roman"/>
              <w:i/>
              <w:lang w:val="en-US"/>
            </w:rPr>
            <w:t>46</w:t>
          </w:r>
          <w:r w:rsidRPr="00B81AC4">
            <w:rPr>
              <w:rFonts w:ascii="Times New Roman" w:hAnsi="Times New Roman" w:cs="Times New Roman"/>
              <w:lang w:val="en-US"/>
            </w:rPr>
            <w:t>(2), 135–140. https://doi.org/10.1007/s10484-020-09502-y</w:t>
          </w:r>
        </w:p>
        <w:p w14:paraId="70266728" w14:textId="77777777" w:rsidR="000B61A7" w:rsidRPr="00B81AC4" w:rsidRDefault="000B61A7" w:rsidP="000B61A7">
          <w:pPr>
            <w:pStyle w:val="CitaviBibliographyEntry"/>
            <w:rPr>
              <w:rFonts w:ascii="Times New Roman" w:hAnsi="Times New Roman" w:cs="Times New Roman"/>
              <w:lang w:val="en-US"/>
            </w:rPr>
          </w:pPr>
          <w:bookmarkStart w:id="81" w:name="_CTVL001eb791f0a0bb24040acecc3022b4208b5"/>
          <w:r w:rsidRPr="00B81AC4">
            <w:rPr>
              <w:rFonts w:ascii="Times New Roman" w:hAnsi="Times New Roman" w:cs="Times New Roman"/>
              <w:lang w:val="en-US"/>
            </w:rPr>
            <w:t>Rosi, V., &amp; McGettigan, C. (2025). Voice gender diversity: Expression, perception and acoustics.</w:t>
          </w:r>
          <w:bookmarkEnd w:id="81"/>
          <w:r w:rsidRPr="00B81AC4">
            <w:rPr>
              <w:rFonts w:ascii="Times New Roman" w:hAnsi="Times New Roman" w:cs="Times New Roman"/>
              <w:lang w:val="en-US"/>
            </w:rPr>
            <w:t xml:space="preserve"> </w:t>
          </w:r>
          <w:r w:rsidRPr="00B81AC4">
            <w:rPr>
              <w:rFonts w:ascii="Times New Roman" w:hAnsi="Times New Roman" w:cs="Times New Roman"/>
              <w:i/>
              <w:lang w:val="en-US"/>
            </w:rPr>
            <w:t>Royal Society Open Science</w:t>
          </w:r>
          <w:r w:rsidRPr="00B81AC4">
            <w:rPr>
              <w:rFonts w:ascii="Times New Roman" w:hAnsi="Times New Roman" w:cs="Times New Roman"/>
              <w:lang w:val="en-US"/>
            </w:rPr>
            <w:t xml:space="preserve">, </w:t>
          </w:r>
          <w:r w:rsidRPr="00B81AC4">
            <w:rPr>
              <w:rFonts w:ascii="Times New Roman" w:hAnsi="Times New Roman" w:cs="Times New Roman"/>
              <w:i/>
              <w:lang w:val="en-US"/>
            </w:rPr>
            <w:t>12</w:t>
          </w:r>
          <w:r w:rsidRPr="00B81AC4">
            <w:rPr>
              <w:rFonts w:ascii="Times New Roman" w:hAnsi="Times New Roman" w:cs="Times New Roman"/>
              <w:lang w:val="en-US"/>
            </w:rPr>
            <w:t>(10), 251193. https://doi.org/10.1098/rsos.251193</w:t>
          </w:r>
        </w:p>
        <w:p w14:paraId="2AEEC867" w14:textId="77777777" w:rsidR="000B61A7" w:rsidRPr="00B81AC4" w:rsidRDefault="000B61A7" w:rsidP="000B61A7">
          <w:pPr>
            <w:pStyle w:val="CitaviBibliographyEntry"/>
            <w:rPr>
              <w:rFonts w:ascii="Times New Roman" w:hAnsi="Times New Roman" w:cs="Times New Roman"/>
              <w:lang w:val="en-US"/>
            </w:rPr>
          </w:pPr>
          <w:bookmarkStart w:id="82" w:name="_CTVL001336c413341e241ce939e393a9db129c3"/>
          <w:r w:rsidRPr="00B81AC4">
            <w:rPr>
              <w:rFonts w:ascii="Times New Roman" w:hAnsi="Times New Roman" w:cs="Times New Roman"/>
              <w:lang w:val="en-US"/>
            </w:rPr>
            <w:t>Scherer, K. R. (1986). Vocal affect expression: a review and a model for future research.</w:t>
          </w:r>
          <w:bookmarkEnd w:id="82"/>
          <w:r w:rsidRPr="00B81AC4">
            <w:rPr>
              <w:rFonts w:ascii="Times New Roman" w:hAnsi="Times New Roman" w:cs="Times New Roman"/>
              <w:lang w:val="en-US"/>
            </w:rPr>
            <w:t xml:space="preserve"> </w:t>
          </w:r>
          <w:r w:rsidRPr="00B81AC4">
            <w:rPr>
              <w:rFonts w:ascii="Times New Roman" w:hAnsi="Times New Roman" w:cs="Times New Roman"/>
              <w:i/>
              <w:lang w:val="en-US"/>
            </w:rPr>
            <w:t>Psychological Bulletin</w:t>
          </w:r>
          <w:r w:rsidRPr="00B81AC4">
            <w:rPr>
              <w:rFonts w:ascii="Times New Roman" w:hAnsi="Times New Roman" w:cs="Times New Roman"/>
              <w:lang w:val="en-US"/>
            </w:rPr>
            <w:t xml:space="preserve">, </w:t>
          </w:r>
          <w:r w:rsidRPr="00B81AC4">
            <w:rPr>
              <w:rFonts w:ascii="Times New Roman" w:hAnsi="Times New Roman" w:cs="Times New Roman"/>
              <w:i/>
              <w:lang w:val="en-US"/>
            </w:rPr>
            <w:t>99</w:t>
          </w:r>
          <w:r w:rsidRPr="00B81AC4">
            <w:rPr>
              <w:rFonts w:ascii="Times New Roman" w:hAnsi="Times New Roman" w:cs="Times New Roman"/>
              <w:lang w:val="en-US"/>
            </w:rPr>
            <w:t>(2), 143–165. https://doi.org/10.1037/0033-2909.99.2.143</w:t>
          </w:r>
        </w:p>
        <w:p w14:paraId="1DF32CD3" w14:textId="77777777" w:rsidR="000B61A7" w:rsidRPr="00B81AC4" w:rsidRDefault="000B61A7" w:rsidP="000B61A7">
          <w:pPr>
            <w:pStyle w:val="CitaviBibliographyEntry"/>
            <w:rPr>
              <w:rFonts w:ascii="Times New Roman" w:hAnsi="Times New Roman" w:cs="Times New Roman"/>
              <w:lang w:val="en-US"/>
            </w:rPr>
          </w:pPr>
          <w:bookmarkStart w:id="83" w:name="_CTVL001ce109e2d81ca4b84b8e0e97cfa162bf0"/>
          <w:r w:rsidRPr="00B81AC4">
            <w:rPr>
              <w:rFonts w:ascii="Times New Roman" w:hAnsi="Times New Roman" w:cs="Times New Roman"/>
              <w:lang w:val="en-US"/>
            </w:rPr>
            <w:t>Scherer, K. R. (2018). Acoustic Patterning of Emotion Vocalizations. In S. Frühholz, P. Belin, S. Frühholz, P. Belin, &amp; K. R. Scherer (Eds.),</w:t>
          </w:r>
          <w:bookmarkEnd w:id="83"/>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60–92). Oxford University Press. https://doi.org/10.1093/oxfordhb/9780198743187.013.4</w:t>
          </w:r>
        </w:p>
        <w:p w14:paraId="16A8C334" w14:textId="77777777" w:rsidR="000B61A7" w:rsidRPr="00B81AC4" w:rsidRDefault="000B61A7" w:rsidP="000B61A7">
          <w:pPr>
            <w:pStyle w:val="CitaviBibliographyEntry"/>
            <w:rPr>
              <w:rFonts w:ascii="Times New Roman" w:hAnsi="Times New Roman" w:cs="Times New Roman"/>
              <w:lang w:val="en-US"/>
            </w:rPr>
          </w:pPr>
          <w:bookmarkStart w:id="84" w:name="_CTVL00137c0554f9cad452582364db53b10f37b"/>
          <w:r w:rsidRPr="00B81AC4">
            <w:rPr>
              <w:rFonts w:ascii="Times New Roman" w:hAnsi="Times New Roman" w:cs="Times New Roman"/>
              <w:lang w:val="en-US"/>
            </w:rPr>
            <w:t>Scherer, K. R., Banse, R., &amp; Wallbott, H. G. (2016). Emotion Inferences from Vocal Expression Correlate Across Languages and Cultures.</w:t>
          </w:r>
          <w:bookmarkEnd w:id="84"/>
          <w:r w:rsidRPr="00B81AC4">
            <w:rPr>
              <w:rFonts w:ascii="Times New Roman" w:hAnsi="Times New Roman" w:cs="Times New Roman"/>
              <w:lang w:val="en-US"/>
            </w:rPr>
            <w:t xml:space="preserve"> </w:t>
          </w:r>
          <w:r w:rsidRPr="00B81AC4">
            <w:rPr>
              <w:rFonts w:ascii="Times New Roman" w:hAnsi="Times New Roman" w:cs="Times New Roman"/>
              <w:i/>
              <w:lang w:val="en-US"/>
            </w:rPr>
            <w:t>Journal of Cross-Cultural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32</w:t>
          </w:r>
          <w:r w:rsidRPr="00B81AC4">
            <w:rPr>
              <w:rFonts w:ascii="Times New Roman" w:hAnsi="Times New Roman" w:cs="Times New Roman"/>
              <w:lang w:val="en-US"/>
            </w:rPr>
            <w:t>(1), 76–92. https://doi.org/10.1177/0022022101032001009</w:t>
          </w:r>
        </w:p>
        <w:p w14:paraId="0015BA41" w14:textId="77777777" w:rsidR="000B61A7" w:rsidRPr="00B81AC4" w:rsidRDefault="000B61A7" w:rsidP="000B61A7">
          <w:pPr>
            <w:pStyle w:val="CitaviBibliographyEntry"/>
            <w:rPr>
              <w:rFonts w:ascii="Times New Roman" w:hAnsi="Times New Roman" w:cs="Times New Roman"/>
              <w:lang w:val="en-US"/>
            </w:rPr>
          </w:pPr>
          <w:bookmarkStart w:id="85" w:name="_CTVL0015f660001c08f4f138e3e65733edf1a4d"/>
          <w:r w:rsidRPr="00B81AC4">
            <w:rPr>
              <w:rFonts w:ascii="Times New Roman" w:hAnsi="Times New Roman" w:cs="Times New Roman"/>
              <w:lang w:val="en-US"/>
            </w:rPr>
            <w:t>Schirmer, A., Croy, I., Liebal, K., &amp; Schweinberger, S. R. (2025). Non-verbal effecting - Animal research sheds light on human emotion communication.</w:t>
          </w:r>
          <w:bookmarkEnd w:id="85"/>
          <w:r w:rsidRPr="00B81AC4">
            <w:rPr>
              <w:rFonts w:ascii="Times New Roman" w:hAnsi="Times New Roman" w:cs="Times New Roman"/>
              <w:lang w:val="en-US"/>
            </w:rPr>
            <w:t xml:space="preserve"> </w:t>
          </w:r>
          <w:r w:rsidRPr="00B81AC4">
            <w:rPr>
              <w:rFonts w:ascii="Times New Roman" w:hAnsi="Times New Roman" w:cs="Times New Roman"/>
              <w:i/>
              <w:lang w:val="en-US"/>
            </w:rPr>
            <w:t>Biological Reviews of the Cambridge Philosophical Society</w:t>
          </w:r>
          <w:r w:rsidRPr="00B81AC4">
            <w:rPr>
              <w:rFonts w:ascii="Times New Roman" w:hAnsi="Times New Roman" w:cs="Times New Roman"/>
              <w:lang w:val="en-US"/>
            </w:rPr>
            <w:t xml:space="preserve">, </w:t>
          </w:r>
          <w:r w:rsidRPr="00B81AC4">
            <w:rPr>
              <w:rFonts w:ascii="Times New Roman" w:hAnsi="Times New Roman" w:cs="Times New Roman"/>
              <w:i/>
              <w:lang w:val="en-US"/>
            </w:rPr>
            <w:t>100</w:t>
          </w:r>
          <w:r w:rsidRPr="00B81AC4">
            <w:rPr>
              <w:rFonts w:ascii="Times New Roman" w:hAnsi="Times New Roman" w:cs="Times New Roman"/>
              <w:lang w:val="en-US"/>
            </w:rPr>
            <w:t>(1), 245–257. https://doi.org/10.1111/brv.13140</w:t>
          </w:r>
        </w:p>
        <w:p w14:paraId="4D11A133" w14:textId="77777777" w:rsidR="000B61A7" w:rsidRPr="00B81AC4" w:rsidRDefault="000B61A7" w:rsidP="000B61A7">
          <w:pPr>
            <w:pStyle w:val="CitaviBibliographyEntry"/>
            <w:rPr>
              <w:rFonts w:ascii="Times New Roman" w:hAnsi="Times New Roman" w:cs="Times New Roman"/>
              <w:lang w:val="en-US"/>
            </w:rPr>
          </w:pPr>
          <w:bookmarkStart w:id="86" w:name="_CTVL0012ff60494bd4144c7960f0275a607a8ce"/>
          <w:r w:rsidRPr="00B81AC4">
            <w:rPr>
              <w:rFonts w:ascii="Times New Roman" w:hAnsi="Times New Roman" w:cs="Times New Roman"/>
            </w:rPr>
            <w:t xml:space="preserve">Schirmer, A., &amp; Kotz, S. A. (2006). </w:t>
          </w:r>
          <w:r w:rsidRPr="00B81AC4">
            <w:rPr>
              <w:rFonts w:ascii="Times New Roman" w:hAnsi="Times New Roman" w:cs="Times New Roman"/>
              <w:lang w:val="en-US"/>
            </w:rPr>
            <w:t>Beyond the right hemisphere: brain mechanisms mediating vocal emotional processing.</w:t>
          </w:r>
          <w:bookmarkEnd w:id="86"/>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24–30. https://doi.org/10.1016/j.tics.2005.11.009</w:t>
          </w:r>
        </w:p>
        <w:p w14:paraId="44703090" w14:textId="77777777" w:rsidR="000B61A7" w:rsidRPr="00B81AC4" w:rsidRDefault="000B61A7" w:rsidP="000B61A7">
          <w:pPr>
            <w:pStyle w:val="CitaviBibliographyEntry"/>
            <w:rPr>
              <w:rFonts w:ascii="Times New Roman" w:hAnsi="Times New Roman" w:cs="Times New Roman"/>
            </w:rPr>
          </w:pPr>
          <w:bookmarkStart w:id="87" w:name="_CTVL001c71f84bb2e74449e9ccef7399b3309ee"/>
          <w:r w:rsidRPr="00B81AC4">
            <w:rPr>
              <w:rFonts w:ascii="Times New Roman" w:hAnsi="Times New Roman" w:cs="Times New Roman"/>
              <w:lang w:val="en-US"/>
            </w:rPr>
            <w:lastRenderedPageBreak/>
            <w:t>Schweinberger, S. R., Burton, A. M., &amp; Kelly, S. W. (1999). Asymmetric dependencies in perceiving identity and emotion: Experiments with morphed faces.</w:t>
          </w:r>
          <w:bookmarkEnd w:id="87"/>
          <w:r w:rsidRPr="00B81AC4">
            <w:rPr>
              <w:rFonts w:ascii="Times New Roman" w:hAnsi="Times New Roman" w:cs="Times New Roman"/>
              <w:lang w:val="en-US"/>
            </w:rPr>
            <w:t xml:space="preserve"> </w:t>
          </w:r>
          <w:r w:rsidRPr="00B81AC4">
            <w:rPr>
              <w:rFonts w:ascii="Times New Roman" w:hAnsi="Times New Roman" w:cs="Times New Roman"/>
              <w:i/>
            </w:rPr>
            <w:t>Perception &amp; Psychophysics</w:t>
          </w:r>
          <w:r w:rsidRPr="00B81AC4">
            <w:rPr>
              <w:rFonts w:ascii="Times New Roman" w:hAnsi="Times New Roman" w:cs="Times New Roman"/>
            </w:rPr>
            <w:t xml:space="preserve">, </w:t>
          </w:r>
          <w:r w:rsidRPr="00B81AC4">
            <w:rPr>
              <w:rFonts w:ascii="Times New Roman" w:hAnsi="Times New Roman" w:cs="Times New Roman"/>
              <w:i/>
            </w:rPr>
            <w:t>61</w:t>
          </w:r>
          <w:r w:rsidRPr="00B81AC4">
            <w:rPr>
              <w:rFonts w:ascii="Times New Roman" w:hAnsi="Times New Roman" w:cs="Times New Roman"/>
            </w:rPr>
            <w:t>(6), 1102–1115. https://doi.org/10.3758/BF03207617</w:t>
          </w:r>
        </w:p>
        <w:p w14:paraId="0B33D4E7" w14:textId="77777777" w:rsidR="000B61A7" w:rsidRPr="00B81AC4" w:rsidRDefault="000B61A7" w:rsidP="000B61A7">
          <w:pPr>
            <w:pStyle w:val="CitaviBibliographyEntry"/>
            <w:rPr>
              <w:rFonts w:ascii="Times New Roman" w:hAnsi="Times New Roman" w:cs="Times New Roman"/>
              <w:lang w:val="en-US"/>
            </w:rPr>
          </w:pPr>
          <w:bookmarkStart w:id="88" w:name="_CTVL00148ec38ce4ecf4a778a0de86a90f22d5a"/>
          <w:r w:rsidRPr="00B81AC4">
            <w:rPr>
              <w:rFonts w:ascii="Times New Roman" w:hAnsi="Times New Roman" w:cs="Times New Roman"/>
            </w:rPr>
            <w:t xml:space="preserve">Schweinberger, S. R., Casper, C., Hauthal, N., Kaufmann, J. M., Kawahara, H., Kloth, N., Robertson, D. M., Simpson, A. P., &amp; Zäske, R. (2008). </w:t>
          </w:r>
          <w:r w:rsidRPr="00B81AC4">
            <w:rPr>
              <w:rFonts w:ascii="Times New Roman" w:hAnsi="Times New Roman" w:cs="Times New Roman"/>
              <w:lang w:val="en-US"/>
            </w:rPr>
            <w:t>Auditory adaptation in voice perception.</w:t>
          </w:r>
          <w:bookmarkEnd w:id="88"/>
          <w:r w:rsidRPr="00B81AC4">
            <w:rPr>
              <w:rFonts w:ascii="Times New Roman" w:hAnsi="Times New Roman" w:cs="Times New Roman"/>
              <w:lang w:val="en-US"/>
            </w:rPr>
            <w:t xml:space="preserve"> </w:t>
          </w:r>
          <w:r w:rsidRPr="00B81AC4">
            <w:rPr>
              <w:rFonts w:ascii="Times New Roman" w:hAnsi="Times New Roman" w:cs="Times New Roman"/>
              <w:i/>
              <w:lang w:val="en-US"/>
            </w:rPr>
            <w:t>Curr Biol</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(9), 684–688. https://doi.org/10.1016/j.cub.2008.04.015</w:t>
          </w:r>
        </w:p>
        <w:p w14:paraId="65F7AF92" w14:textId="77777777" w:rsidR="000B61A7" w:rsidRPr="00B81AC4" w:rsidRDefault="000B61A7" w:rsidP="000B61A7">
          <w:pPr>
            <w:pStyle w:val="CitaviBibliographyEntry"/>
            <w:rPr>
              <w:rFonts w:ascii="Times New Roman" w:hAnsi="Times New Roman" w:cs="Times New Roman"/>
              <w:lang w:val="en-US"/>
            </w:rPr>
          </w:pPr>
          <w:bookmarkStart w:id="89" w:name="_CTVL0018cb7e35bf0ac4e3ab91e3dbc3aa6e5f1"/>
          <w:r w:rsidRPr="00B81AC4">
            <w:rPr>
              <w:rFonts w:ascii="Times New Roman" w:hAnsi="Times New Roman" w:cs="Times New Roman"/>
            </w:rPr>
            <w:t xml:space="preserve">Schweinberger, S. R., Kawahara, H., Simpson, A. P., Skuk, V. G., &amp; Zäske, R. (2014). </w:t>
          </w:r>
          <w:r w:rsidRPr="00B81AC4">
            <w:rPr>
              <w:rFonts w:ascii="Times New Roman" w:hAnsi="Times New Roman" w:cs="Times New Roman"/>
              <w:lang w:val="en-US"/>
            </w:rPr>
            <w:t>Speaker perception.</w:t>
          </w:r>
          <w:bookmarkEnd w:id="89"/>
          <w:r w:rsidRPr="00B81AC4">
            <w:rPr>
              <w:rFonts w:ascii="Times New Roman" w:hAnsi="Times New Roman" w:cs="Times New Roman"/>
              <w:lang w:val="en-US"/>
            </w:rPr>
            <w:t xml:space="preserve"> </w:t>
          </w:r>
          <w:r w:rsidRPr="00B81AC4">
            <w:rPr>
              <w:rFonts w:ascii="Times New Roman" w:hAnsi="Times New Roman" w:cs="Times New Roman"/>
              <w:i/>
              <w:lang w:val="en-US"/>
            </w:rPr>
            <w:t>Wiley Interdiscip Rev Cogn Sci</w:t>
          </w:r>
          <w:r w:rsidRPr="00B81AC4">
            <w:rPr>
              <w:rFonts w:ascii="Times New Roman" w:hAnsi="Times New Roman" w:cs="Times New Roman"/>
              <w:lang w:val="en-US"/>
            </w:rPr>
            <w:t xml:space="preserve">, </w:t>
          </w:r>
          <w:r w:rsidRPr="00B81AC4">
            <w:rPr>
              <w:rFonts w:ascii="Times New Roman" w:hAnsi="Times New Roman" w:cs="Times New Roman"/>
              <w:i/>
              <w:lang w:val="en-US"/>
            </w:rPr>
            <w:t>5</w:t>
          </w:r>
          <w:r w:rsidRPr="00B81AC4">
            <w:rPr>
              <w:rFonts w:ascii="Times New Roman" w:hAnsi="Times New Roman" w:cs="Times New Roman"/>
              <w:lang w:val="en-US"/>
            </w:rPr>
            <w:t>(1), 15–25. https://doi.org/10.1002/wcs.1261</w:t>
          </w:r>
        </w:p>
        <w:p w14:paraId="6F9184CA" w14:textId="77777777" w:rsidR="000B61A7" w:rsidRPr="00B81AC4" w:rsidRDefault="000B61A7" w:rsidP="000B61A7">
          <w:pPr>
            <w:pStyle w:val="CitaviBibliographyEntry"/>
            <w:rPr>
              <w:rFonts w:ascii="Times New Roman" w:hAnsi="Times New Roman" w:cs="Times New Roman"/>
              <w:lang w:val="en-US"/>
            </w:rPr>
          </w:pPr>
          <w:bookmarkStart w:id="90" w:name="_CTVL001280354fba7864b6d8d5cf014cb23d33e"/>
          <w:r w:rsidRPr="00B81AC4">
            <w:rPr>
              <w:rFonts w:ascii="Times New Roman" w:hAnsi="Times New Roman" w:cs="Times New Roman"/>
            </w:rPr>
            <w:t xml:space="preserve">Schweinberger, S. R., Zäske, R., Walther, C., Golle, J., Kovács, G., &amp; Wiese, H. (2010). </w:t>
          </w:r>
          <w:r w:rsidRPr="00B81AC4">
            <w:rPr>
              <w:rFonts w:ascii="Times New Roman" w:hAnsi="Times New Roman" w:cs="Times New Roman"/>
              <w:lang w:val="en-US"/>
            </w:rPr>
            <w:t>Young without plastic surgery: Perceptual adaptation to the age of female and male faces // Young without plastic surgery: Perceptual adaptation to the age of female and male faces.</w:t>
          </w:r>
          <w:bookmarkEnd w:id="90"/>
          <w:r w:rsidRPr="00B81AC4">
            <w:rPr>
              <w:rFonts w:ascii="Times New Roman" w:hAnsi="Times New Roman" w:cs="Times New Roman"/>
              <w:lang w:val="en-US"/>
            </w:rPr>
            <w:t xml:space="preserve"> </w:t>
          </w:r>
          <w:r w:rsidRPr="00B81AC4">
            <w:rPr>
              <w:rFonts w:ascii="Times New Roman" w:hAnsi="Times New Roman" w:cs="Times New Roman"/>
              <w:i/>
              <w:lang w:val="en-US"/>
            </w:rPr>
            <w:t>Vision Research</w:t>
          </w:r>
          <w:r w:rsidRPr="00B81AC4">
            <w:rPr>
              <w:rFonts w:ascii="Times New Roman" w:hAnsi="Times New Roman" w:cs="Times New Roman"/>
              <w:lang w:val="en-US"/>
            </w:rPr>
            <w:t xml:space="preserve">, </w:t>
          </w:r>
          <w:r w:rsidRPr="00B81AC4">
            <w:rPr>
              <w:rFonts w:ascii="Times New Roman" w:hAnsi="Times New Roman" w:cs="Times New Roman"/>
              <w:i/>
              <w:lang w:val="en-US"/>
            </w:rPr>
            <w:t>50</w:t>
          </w:r>
          <w:r w:rsidRPr="00B81AC4">
            <w:rPr>
              <w:rFonts w:ascii="Times New Roman" w:hAnsi="Times New Roman" w:cs="Times New Roman"/>
              <w:lang w:val="en-US"/>
            </w:rPr>
            <w:t>(23), 2570–2576. https://doi.org/10.1016/j.visres.2010.08.017</w:t>
          </w:r>
        </w:p>
        <w:p w14:paraId="7F2524BE" w14:textId="77777777" w:rsidR="000B61A7" w:rsidRPr="00B81AC4" w:rsidRDefault="000B61A7" w:rsidP="000B61A7">
          <w:pPr>
            <w:pStyle w:val="CitaviBibliographyEntry"/>
            <w:rPr>
              <w:rFonts w:ascii="Times New Roman" w:hAnsi="Times New Roman" w:cs="Times New Roman"/>
              <w:lang w:val="en-US"/>
            </w:rPr>
          </w:pPr>
          <w:bookmarkStart w:id="91" w:name="_CTVL001c6a0a1631d1843b394d8f9c66201a48f"/>
          <w:r w:rsidRPr="00B81AC4">
            <w:rPr>
              <w:rFonts w:ascii="Times New Roman" w:hAnsi="Times New Roman" w:cs="Times New Roman"/>
              <w:lang w:val="en-US"/>
            </w:rPr>
            <w:t>Singmann, H., Bolker, B., Westfall, J., Aust, F., Ben-Shachar, M. S., Højsgaard, S., &amp; others (2015). Package ‘afex’.</w:t>
          </w:r>
          <w:bookmarkEnd w:id="91"/>
          <w:r w:rsidRPr="00B81AC4">
            <w:rPr>
              <w:rFonts w:ascii="Times New Roman" w:hAnsi="Times New Roman" w:cs="Times New Roman"/>
              <w:lang w:val="en-US"/>
            </w:rPr>
            <w:t xml:space="preserve"> </w:t>
          </w:r>
          <w:r w:rsidRPr="00B81AC4">
            <w:rPr>
              <w:rFonts w:ascii="Times New Roman" w:hAnsi="Times New Roman" w:cs="Times New Roman"/>
              <w:i/>
              <w:lang w:val="en-US"/>
            </w:rPr>
            <w:t>URL Http://afex. Singmann. Science/, Https://github. Com/singmann/afex</w:t>
          </w:r>
          <w:r w:rsidRPr="00B81AC4">
            <w:rPr>
              <w:rFonts w:ascii="Times New Roman" w:hAnsi="Times New Roman" w:cs="Times New Roman"/>
              <w:lang w:val="en-US"/>
            </w:rPr>
            <w:t>.</w:t>
          </w:r>
        </w:p>
        <w:p w14:paraId="29D12FA4" w14:textId="77777777" w:rsidR="000B61A7" w:rsidRPr="00B81AC4" w:rsidRDefault="000B61A7" w:rsidP="000B61A7">
          <w:pPr>
            <w:pStyle w:val="CitaviBibliographyEntry"/>
            <w:rPr>
              <w:rFonts w:ascii="Times New Roman" w:hAnsi="Times New Roman" w:cs="Times New Roman"/>
            </w:rPr>
          </w:pPr>
          <w:bookmarkStart w:id="92" w:name="_CTVL001711c57f7425a4c1280d5b1681728d5d3"/>
          <w:r w:rsidRPr="00B81AC4">
            <w:rPr>
              <w:rFonts w:ascii="Times New Roman" w:hAnsi="Times New Roman" w:cs="Times New Roman"/>
            </w:rPr>
            <w:t xml:space="preserve">Skuk, V. G., Dammann, L. M., &amp; Schweinberger, S. R. (2015). </w:t>
          </w:r>
          <w:r w:rsidRPr="00B81AC4">
            <w:rPr>
              <w:rFonts w:ascii="Times New Roman" w:hAnsi="Times New Roman" w:cs="Times New Roman"/>
              <w:lang w:val="en-US"/>
            </w:rPr>
            <w:t>Role of timbre and fundamental frequency in voice gender adaptation.</w:t>
          </w:r>
          <w:bookmarkEnd w:id="92"/>
          <w:r w:rsidRPr="00B81AC4">
            <w:rPr>
              <w:rFonts w:ascii="Times New Roman" w:hAnsi="Times New Roman" w:cs="Times New Roman"/>
              <w:lang w:val="en-US"/>
            </w:rPr>
            <w:t xml:space="preserve"> </w:t>
          </w:r>
          <w:r w:rsidRPr="00B81AC4">
            <w:rPr>
              <w:rFonts w:ascii="Times New Roman" w:hAnsi="Times New Roman" w:cs="Times New Roman"/>
              <w:i/>
            </w:rPr>
            <w:t>J Acoust Soc Am</w:t>
          </w:r>
          <w:r w:rsidRPr="00B81AC4">
            <w:rPr>
              <w:rFonts w:ascii="Times New Roman" w:hAnsi="Times New Roman" w:cs="Times New Roman"/>
            </w:rPr>
            <w:t xml:space="preserve">, </w:t>
          </w:r>
          <w:r w:rsidRPr="00B81AC4">
            <w:rPr>
              <w:rFonts w:ascii="Times New Roman" w:hAnsi="Times New Roman" w:cs="Times New Roman"/>
              <w:i/>
            </w:rPr>
            <w:t>138</w:t>
          </w:r>
          <w:r w:rsidRPr="00B81AC4">
            <w:rPr>
              <w:rFonts w:ascii="Times New Roman" w:hAnsi="Times New Roman" w:cs="Times New Roman"/>
            </w:rPr>
            <w:t>(2), 1180–1193. https://doi.org/10.1121/1.4927696</w:t>
          </w:r>
        </w:p>
        <w:p w14:paraId="0351C8EF" w14:textId="77777777" w:rsidR="000B61A7" w:rsidRPr="00B81AC4" w:rsidRDefault="000B61A7" w:rsidP="000B61A7">
          <w:pPr>
            <w:pStyle w:val="CitaviBibliographyEntry"/>
            <w:rPr>
              <w:rFonts w:ascii="Times New Roman" w:hAnsi="Times New Roman" w:cs="Times New Roman"/>
              <w:lang w:val="en-US"/>
            </w:rPr>
          </w:pPr>
          <w:bookmarkStart w:id="93" w:name="_CTVL001b1820d04c1884467b142f5c5edb6332f"/>
          <w:r w:rsidRPr="00B81AC4">
            <w:rPr>
              <w:rFonts w:ascii="Times New Roman" w:hAnsi="Times New Roman" w:cs="Times New Roman"/>
            </w:rPr>
            <w:t xml:space="preserve">Skuk, V. G., &amp; Schweinberger, S. R. (2013). </w:t>
          </w:r>
          <w:r w:rsidRPr="00B81AC4">
            <w:rPr>
              <w:rFonts w:ascii="Times New Roman" w:hAnsi="Times New Roman" w:cs="Times New Roman"/>
              <w:lang w:val="en-US"/>
            </w:rPr>
            <w:t>Adaptation aftereffects in vocal emotion perception elicited by expressive faces and voices.</w:t>
          </w:r>
          <w:bookmarkEnd w:id="93"/>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(11), e81691. https://doi.org/10.1371/journal.pone.0081691</w:t>
          </w:r>
        </w:p>
        <w:p w14:paraId="5E101FFC" w14:textId="77777777" w:rsidR="000B61A7" w:rsidRPr="00B81AC4" w:rsidRDefault="000B61A7" w:rsidP="000B61A7">
          <w:pPr>
            <w:pStyle w:val="CitaviBibliographyEntry"/>
            <w:rPr>
              <w:rFonts w:ascii="Times New Roman" w:hAnsi="Times New Roman" w:cs="Times New Roman"/>
              <w:lang w:val="en-US"/>
            </w:rPr>
          </w:pPr>
          <w:bookmarkStart w:id="94" w:name="_CTVL001dc5f57cc3151489abc609b38f5749476"/>
          <w:r w:rsidRPr="00B81AC4">
            <w:rPr>
              <w:rFonts w:ascii="Times New Roman" w:hAnsi="Times New Roman" w:cs="Times New Roman"/>
              <w:lang w:val="en-US"/>
            </w:rPr>
            <w:t>Spackman, M. P., Brown, B. L., &amp; Otto, S. (2009). Do emotions have distinct vocal profiles? A study of idiographic patterns of expression.</w:t>
          </w:r>
          <w:bookmarkEnd w:id="94"/>
          <w:r w:rsidRPr="00B81AC4">
            <w:rPr>
              <w:rFonts w:ascii="Times New Roman" w:hAnsi="Times New Roman" w:cs="Times New Roman"/>
              <w:lang w:val="en-US"/>
            </w:rPr>
            <w:t xml:space="preserve"> </w:t>
          </w:r>
          <w:r w:rsidRPr="00B81AC4">
            <w:rPr>
              <w:rFonts w:ascii="Times New Roman" w:hAnsi="Times New Roman" w:cs="Times New Roman"/>
              <w:i/>
              <w:lang w:val="en-US"/>
            </w:rPr>
            <w:t>Cognition and 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(8), 1565–1588. https://doi.org/10.1080/02699930802536268</w:t>
          </w:r>
        </w:p>
        <w:p w14:paraId="754904D1" w14:textId="77777777" w:rsidR="000B61A7" w:rsidRPr="00B81AC4" w:rsidRDefault="000B61A7" w:rsidP="000B61A7">
          <w:pPr>
            <w:pStyle w:val="CitaviBibliographyEntry"/>
            <w:rPr>
              <w:rFonts w:ascii="Times New Roman" w:hAnsi="Times New Roman" w:cs="Times New Roman"/>
              <w:lang w:val="en-US"/>
            </w:rPr>
          </w:pPr>
          <w:bookmarkStart w:id="95" w:name="_CTVL0015cf3784bb9f743708bbc9ef8c7b1b4d5"/>
          <w:r w:rsidRPr="00B81AC4">
            <w:rPr>
              <w:rFonts w:ascii="Times New Roman" w:hAnsi="Times New Roman" w:cs="Times New Roman"/>
              <w:lang w:val="en-US"/>
            </w:rPr>
            <w:t>Stoet, G. (2010). PsyToolkit: A software package for programming psychological experiments using Linux.</w:t>
          </w:r>
          <w:bookmarkEnd w:id="95"/>
          <w:r w:rsidRPr="00B81AC4">
            <w:rPr>
              <w:rFonts w:ascii="Times New Roman" w:hAnsi="Times New Roman" w:cs="Times New Roman"/>
              <w:lang w:val="en-US"/>
            </w:rPr>
            <w:t xml:space="preserve"> </w:t>
          </w:r>
          <w:r w:rsidRPr="00B81AC4">
            <w:rPr>
              <w:rFonts w:ascii="Times New Roman" w:hAnsi="Times New Roman" w:cs="Times New Roman"/>
              <w:i/>
              <w:lang w:val="en-US"/>
            </w:rPr>
            <w:t>Behavior Research Methods</w:t>
          </w:r>
          <w:r w:rsidRPr="00B81AC4">
            <w:rPr>
              <w:rFonts w:ascii="Times New Roman" w:hAnsi="Times New Roman" w:cs="Times New Roman"/>
              <w:lang w:val="en-US"/>
            </w:rPr>
            <w:t xml:space="preserve">, </w:t>
          </w:r>
          <w:r w:rsidRPr="00B81AC4">
            <w:rPr>
              <w:rFonts w:ascii="Times New Roman" w:hAnsi="Times New Roman" w:cs="Times New Roman"/>
              <w:i/>
              <w:lang w:val="en-US"/>
            </w:rPr>
            <w:t>42</w:t>
          </w:r>
          <w:r w:rsidRPr="00B81AC4">
            <w:rPr>
              <w:rFonts w:ascii="Times New Roman" w:hAnsi="Times New Roman" w:cs="Times New Roman"/>
              <w:lang w:val="en-US"/>
            </w:rPr>
            <w:t>(4), 1096–1104. https://doi.org/10.3758/BRM.42.4.1096</w:t>
          </w:r>
        </w:p>
        <w:p w14:paraId="3B7B01A1" w14:textId="77777777" w:rsidR="000B61A7" w:rsidRPr="00B81AC4" w:rsidRDefault="000B61A7" w:rsidP="000B61A7">
          <w:pPr>
            <w:pStyle w:val="CitaviBibliographyEntry"/>
            <w:rPr>
              <w:rFonts w:ascii="Times New Roman" w:hAnsi="Times New Roman" w:cs="Times New Roman"/>
              <w:lang w:val="en-US"/>
            </w:rPr>
          </w:pPr>
          <w:bookmarkStart w:id="96" w:name="_CTVL001c609e6176adb456eb3e94b3e8f80b6a7"/>
          <w:r w:rsidRPr="00B81AC4">
            <w:rPr>
              <w:rFonts w:ascii="Times New Roman" w:hAnsi="Times New Roman" w:cs="Times New Roman"/>
              <w:lang w:val="en-US"/>
            </w:rPr>
            <w:t>Stoet, G. (2017). PsyToolkit: A novel web-based method for running online questionnaires and reaction-time experiments.</w:t>
          </w:r>
          <w:bookmarkEnd w:id="96"/>
          <w:r w:rsidRPr="00B81AC4">
            <w:rPr>
              <w:rFonts w:ascii="Times New Roman" w:hAnsi="Times New Roman" w:cs="Times New Roman"/>
              <w:lang w:val="en-US"/>
            </w:rPr>
            <w:t xml:space="preserve"> </w:t>
          </w:r>
          <w:r w:rsidRPr="00B81AC4">
            <w:rPr>
              <w:rFonts w:ascii="Times New Roman" w:hAnsi="Times New Roman" w:cs="Times New Roman"/>
              <w:i/>
              <w:lang w:val="en-US"/>
            </w:rPr>
            <w:t>Teaching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44</w:t>
          </w:r>
          <w:r w:rsidRPr="00B81AC4">
            <w:rPr>
              <w:rFonts w:ascii="Times New Roman" w:hAnsi="Times New Roman" w:cs="Times New Roman"/>
              <w:lang w:val="en-US"/>
            </w:rPr>
            <w:t>(1), 24–31. https://doi.org/10.1177/0098628316677643</w:t>
          </w:r>
        </w:p>
        <w:p w14:paraId="28755FD3" w14:textId="77777777" w:rsidR="000B61A7" w:rsidRPr="00B81AC4" w:rsidRDefault="000B61A7" w:rsidP="000B61A7">
          <w:pPr>
            <w:pStyle w:val="CitaviBibliographyEntry"/>
            <w:rPr>
              <w:rFonts w:ascii="Times New Roman" w:hAnsi="Times New Roman" w:cs="Times New Roman"/>
            </w:rPr>
          </w:pPr>
          <w:bookmarkStart w:id="97" w:name="_CTVL001a52e8376a16c4eb1a65c61110220ae8f"/>
          <w:r w:rsidRPr="00B81AC4">
            <w:rPr>
              <w:rFonts w:ascii="Times New Roman" w:hAnsi="Times New Roman" w:cs="Times New Roman"/>
              <w:lang w:val="en-US"/>
            </w:rPr>
            <w:t>Thompson, W. F., &amp; Balkwill, L.‑L. (2006). Decoding speech prosody in five languages.</w:t>
          </w:r>
          <w:bookmarkEnd w:id="97"/>
          <w:r w:rsidRPr="00B81AC4">
            <w:rPr>
              <w:rFonts w:ascii="Times New Roman" w:hAnsi="Times New Roman" w:cs="Times New Roman"/>
              <w:lang w:val="en-US"/>
            </w:rPr>
            <w:t xml:space="preserve"> </w:t>
          </w:r>
          <w:r w:rsidRPr="00B81AC4">
            <w:rPr>
              <w:rFonts w:ascii="Times New Roman" w:hAnsi="Times New Roman" w:cs="Times New Roman"/>
              <w:i/>
            </w:rPr>
            <w:t>Semiotica</w:t>
          </w:r>
          <w:r w:rsidRPr="00B81AC4">
            <w:rPr>
              <w:rFonts w:ascii="Times New Roman" w:hAnsi="Times New Roman" w:cs="Times New Roman"/>
            </w:rPr>
            <w:t xml:space="preserve">, </w:t>
          </w:r>
          <w:r w:rsidRPr="00B81AC4">
            <w:rPr>
              <w:rFonts w:ascii="Times New Roman" w:hAnsi="Times New Roman" w:cs="Times New Roman"/>
              <w:i/>
            </w:rPr>
            <w:t>2006</w:t>
          </w:r>
          <w:r w:rsidRPr="00B81AC4">
            <w:rPr>
              <w:rFonts w:ascii="Times New Roman" w:hAnsi="Times New Roman" w:cs="Times New Roman"/>
            </w:rPr>
            <w:t>(158). https://doi.org/10.1515/SEM.2006.017</w:t>
          </w:r>
        </w:p>
        <w:p w14:paraId="48A4F8FF" w14:textId="77777777" w:rsidR="000B61A7" w:rsidRPr="00B81AC4" w:rsidRDefault="000B61A7" w:rsidP="000B61A7">
          <w:pPr>
            <w:pStyle w:val="CitaviBibliographyEntry"/>
            <w:rPr>
              <w:rFonts w:ascii="Times New Roman" w:hAnsi="Times New Roman" w:cs="Times New Roman"/>
              <w:lang w:val="en-US"/>
            </w:rPr>
          </w:pPr>
          <w:bookmarkStart w:id="98" w:name="_CTVL001ed383d6c78e645628cc5ad54f21c1175"/>
          <w:r w:rsidRPr="00B81AC4">
            <w:rPr>
              <w:rFonts w:ascii="Times New Roman" w:hAnsi="Times New Roman" w:cs="Times New Roman"/>
            </w:rPr>
            <w:t xml:space="preserve">Webster, M. A., Kaping, D., Mizokami, Y., &amp; Duhamel, P. (2004). </w:t>
          </w:r>
          <w:r w:rsidRPr="00B81AC4">
            <w:rPr>
              <w:rFonts w:ascii="Times New Roman" w:hAnsi="Times New Roman" w:cs="Times New Roman"/>
              <w:lang w:val="en-US"/>
            </w:rPr>
            <w:t>Adaptation to natural facial categories.</w:t>
          </w:r>
          <w:bookmarkEnd w:id="98"/>
          <w:r w:rsidRPr="00B81AC4">
            <w:rPr>
              <w:rFonts w:ascii="Times New Roman" w:hAnsi="Times New Roman" w:cs="Times New Roman"/>
              <w:lang w:val="en-US"/>
            </w:rPr>
            <w:t xml:space="preserve"> </w:t>
          </w:r>
          <w:r w:rsidRPr="00B81AC4">
            <w:rPr>
              <w:rFonts w:ascii="Times New Roman" w:hAnsi="Times New Roman" w:cs="Times New Roman"/>
              <w:i/>
              <w:lang w:val="en-US"/>
            </w:rPr>
            <w:t>Nature</w:t>
          </w:r>
          <w:r w:rsidRPr="00B81AC4">
            <w:rPr>
              <w:rFonts w:ascii="Times New Roman" w:hAnsi="Times New Roman" w:cs="Times New Roman"/>
              <w:lang w:val="en-US"/>
            </w:rPr>
            <w:t xml:space="preserve">, </w:t>
          </w:r>
          <w:r w:rsidRPr="00B81AC4">
            <w:rPr>
              <w:rFonts w:ascii="Times New Roman" w:hAnsi="Times New Roman" w:cs="Times New Roman"/>
              <w:i/>
              <w:lang w:val="en-US"/>
            </w:rPr>
            <w:t>428</w:t>
          </w:r>
          <w:r w:rsidRPr="00B81AC4">
            <w:rPr>
              <w:rFonts w:ascii="Times New Roman" w:hAnsi="Times New Roman" w:cs="Times New Roman"/>
              <w:lang w:val="en-US"/>
            </w:rPr>
            <w:t>(6982), 557.</w:t>
          </w:r>
        </w:p>
        <w:p w14:paraId="7CD30754" w14:textId="77777777" w:rsidR="000B61A7" w:rsidRPr="00B81AC4" w:rsidRDefault="000B61A7" w:rsidP="000B61A7">
          <w:pPr>
            <w:pStyle w:val="CitaviBibliographyEntry"/>
            <w:rPr>
              <w:rFonts w:ascii="Times New Roman" w:hAnsi="Times New Roman" w:cs="Times New Roman"/>
              <w:lang w:val="en-US"/>
            </w:rPr>
          </w:pPr>
          <w:bookmarkStart w:id="99" w:name="_CTVL0011b1e4cbbe30b48b8bbf29a2128172559"/>
          <w:r w:rsidRPr="00B81AC4">
            <w:rPr>
              <w:rFonts w:ascii="Times New Roman" w:hAnsi="Times New Roman" w:cs="Times New Roman"/>
              <w:lang w:val="en-US"/>
            </w:rPr>
            <w:t>Webster, M. A., &amp; MacLeod, D. I. A. (2011). Visual adaptation and face perception.</w:t>
          </w:r>
          <w:bookmarkEnd w:id="99"/>
          <w:r w:rsidRPr="00B81AC4">
            <w:rPr>
              <w:rFonts w:ascii="Times New Roman" w:hAnsi="Times New Roman" w:cs="Times New Roman"/>
              <w:lang w:val="en-US"/>
            </w:rPr>
            <w:t xml:space="preserve"> </w:t>
          </w:r>
          <w:r w:rsidRPr="00B81AC4">
            <w:rPr>
              <w:rFonts w:ascii="Times New Roman" w:hAnsi="Times New Roman" w:cs="Times New Roman"/>
              <w:i/>
              <w:lang w:val="en-US"/>
            </w:rPr>
            <w:t>Philosophical Transactions of the Royal Society of London. Series B, Biological Sciences</w:t>
          </w:r>
          <w:r w:rsidRPr="00B81AC4">
            <w:rPr>
              <w:rFonts w:ascii="Times New Roman" w:hAnsi="Times New Roman" w:cs="Times New Roman"/>
              <w:lang w:val="en-US"/>
            </w:rPr>
            <w:t xml:space="preserve">, </w:t>
          </w:r>
          <w:r w:rsidRPr="00B81AC4">
            <w:rPr>
              <w:rFonts w:ascii="Times New Roman" w:hAnsi="Times New Roman" w:cs="Times New Roman"/>
              <w:i/>
              <w:lang w:val="en-US"/>
            </w:rPr>
            <w:t>366</w:t>
          </w:r>
          <w:r w:rsidRPr="00B81AC4">
            <w:rPr>
              <w:rFonts w:ascii="Times New Roman" w:hAnsi="Times New Roman" w:cs="Times New Roman"/>
              <w:lang w:val="en-US"/>
            </w:rPr>
            <w:t>(1571), 1702–1725. https://doi.org/10.1098/rstb.2010.0360</w:t>
          </w:r>
        </w:p>
        <w:p w14:paraId="2339EA55" w14:textId="77777777" w:rsidR="000B61A7" w:rsidRPr="00B81AC4" w:rsidRDefault="000B61A7" w:rsidP="000B61A7">
          <w:pPr>
            <w:pStyle w:val="CitaviBibliographyEntry"/>
            <w:rPr>
              <w:rFonts w:ascii="Times New Roman" w:hAnsi="Times New Roman" w:cs="Times New Roman"/>
              <w:lang w:val="en-US"/>
            </w:rPr>
          </w:pPr>
          <w:bookmarkStart w:id="100" w:name="_CTVL0017b15c1a6a7284c17bd081416b978885b"/>
          <w:r w:rsidRPr="00B81AC4">
            <w:rPr>
              <w:rFonts w:ascii="Times New Roman" w:hAnsi="Times New Roman" w:cs="Times New Roman"/>
            </w:rPr>
            <w:t xml:space="preserve">Webster, M. A., &amp; Maclin, O. H. (1999). </w:t>
          </w:r>
          <w:r w:rsidRPr="00B81AC4">
            <w:rPr>
              <w:rFonts w:ascii="Times New Roman" w:hAnsi="Times New Roman" w:cs="Times New Roman"/>
              <w:lang w:val="en-US"/>
            </w:rPr>
            <w:t>Figural aftereffects in the perception of faces.</w:t>
          </w:r>
          <w:bookmarkEnd w:id="100"/>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(4), 647–653.</w:t>
          </w:r>
        </w:p>
        <w:p w14:paraId="3C88AAA5" w14:textId="77777777" w:rsidR="000B61A7" w:rsidRPr="00B81AC4" w:rsidRDefault="000B61A7" w:rsidP="000B61A7">
          <w:pPr>
            <w:pStyle w:val="CitaviBibliographyEntry"/>
            <w:rPr>
              <w:rFonts w:ascii="Times New Roman" w:hAnsi="Times New Roman" w:cs="Times New Roman"/>
              <w:lang w:val="en-US"/>
            </w:rPr>
          </w:pPr>
          <w:bookmarkStart w:id="101" w:name="_CTVL001533817353911403d95f3917ca23d512b"/>
          <w:r w:rsidRPr="00B81AC4">
            <w:rPr>
              <w:rFonts w:ascii="Times New Roman" w:hAnsi="Times New Roman" w:cs="Times New Roman"/>
              <w:lang w:val="en-US"/>
            </w:rPr>
            <w:t>Webster, M. A., Werner, J. S., &amp; Field, D. J. (2005). Adaptation and the phenomenology of perception.</w:t>
          </w:r>
          <w:bookmarkEnd w:id="101"/>
          <w:r w:rsidRPr="00B81AC4">
            <w:rPr>
              <w:rFonts w:ascii="Times New Roman" w:hAnsi="Times New Roman" w:cs="Times New Roman"/>
              <w:lang w:val="en-US"/>
            </w:rPr>
            <w:t xml:space="preserve"> </w:t>
          </w:r>
          <w:r w:rsidRPr="00B81AC4">
            <w:rPr>
              <w:rFonts w:ascii="Times New Roman" w:hAnsi="Times New Roman" w:cs="Times New Roman"/>
              <w:i/>
              <w:lang w:val="en-US"/>
            </w:rPr>
            <w:t>Fitting the Mind to the World: Adaptation and Aftereffects in High Level Vision</w:t>
          </w:r>
          <w:r w:rsidRPr="00B81AC4">
            <w:rPr>
              <w:rFonts w:ascii="Times New Roman" w:hAnsi="Times New Roman" w:cs="Times New Roman"/>
              <w:lang w:val="en-US"/>
            </w:rPr>
            <w:t>, 241–277.</w:t>
          </w:r>
        </w:p>
        <w:p w14:paraId="5AB712FF" w14:textId="77777777" w:rsidR="000B61A7" w:rsidRPr="00B81AC4" w:rsidRDefault="000B61A7" w:rsidP="000B61A7">
          <w:pPr>
            <w:pStyle w:val="CitaviBibliographyEntry"/>
            <w:rPr>
              <w:rFonts w:ascii="Times New Roman" w:hAnsi="Times New Roman" w:cs="Times New Roman"/>
              <w:lang w:val="en-US"/>
            </w:rPr>
          </w:pPr>
          <w:bookmarkStart w:id="102" w:name="_CTVL0014f131834b65248b1a5b3ecb22e76351a"/>
          <w:r w:rsidRPr="00B81AC4">
            <w:rPr>
              <w:rFonts w:ascii="Times New Roman" w:hAnsi="Times New Roman" w:cs="Times New Roman"/>
              <w:lang w:val="en-US"/>
            </w:rPr>
            <w:t>Weston, P. S. J., Hunter, M. D., Sokhi, D. S., Wilkinson, I. D., &amp; Woodruff, P. W. R. (2015). Discrimination of voice gender in the human auditory cortex.</w:t>
          </w:r>
          <w:bookmarkEnd w:id="102"/>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105</w:t>
          </w:r>
          <w:r w:rsidRPr="00B81AC4">
            <w:rPr>
              <w:rFonts w:ascii="Times New Roman" w:hAnsi="Times New Roman" w:cs="Times New Roman"/>
              <w:lang w:val="en-US"/>
            </w:rPr>
            <w:t>, 208–214. https://doi.org/10.1016/j.neuroimage.2014.10.056</w:t>
          </w:r>
        </w:p>
        <w:p w14:paraId="6F928785" w14:textId="77777777" w:rsidR="000B61A7" w:rsidRPr="00B81AC4" w:rsidRDefault="000B61A7" w:rsidP="000B61A7">
          <w:pPr>
            <w:pStyle w:val="CitaviBibliographyEntry"/>
            <w:rPr>
              <w:rFonts w:ascii="Times New Roman" w:hAnsi="Times New Roman" w:cs="Times New Roman"/>
              <w:lang w:val="en-US"/>
            </w:rPr>
          </w:pPr>
          <w:bookmarkStart w:id="103" w:name="_CTVL00122b7645d8e784fd4bba7b58668c975bd"/>
          <w:r w:rsidRPr="00B81AC4">
            <w:rPr>
              <w:rFonts w:ascii="Times New Roman" w:hAnsi="Times New Roman" w:cs="Times New Roman"/>
              <w:lang w:val="en-US"/>
            </w:rPr>
            <w:t>Wickham, H. (2006). An introduction to ggplot: An implementation of the grammar of graphics in R.</w:t>
          </w:r>
          <w:bookmarkEnd w:id="103"/>
          <w:r w:rsidRPr="00B81AC4">
            <w:rPr>
              <w:rFonts w:ascii="Times New Roman" w:hAnsi="Times New Roman" w:cs="Times New Roman"/>
              <w:lang w:val="en-US"/>
            </w:rPr>
            <w:t xml:space="preserve"> </w:t>
          </w:r>
          <w:r w:rsidRPr="00B81AC4">
            <w:rPr>
              <w:rFonts w:ascii="Times New Roman" w:hAnsi="Times New Roman" w:cs="Times New Roman"/>
              <w:i/>
              <w:lang w:val="en-US"/>
            </w:rPr>
            <w:t>Statistics</w:t>
          </w:r>
          <w:r w:rsidRPr="00B81AC4">
            <w:rPr>
              <w:rFonts w:ascii="Times New Roman" w:hAnsi="Times New Roman" w:cs="Times New Roman"/>
              <w:lang w:val="en-US"/>
            </w:rPr>
            <w:t>, 1–8.</w:t>
          </w:r>
        </w:p>
        <w:p w14:paraId="511120B5" w14:textId="77777777" w:rsidR="000B61A7" w:rsidRPr="00B81AC4" w:rsidRDefault="000B61A7" w:rsidP="000B61A7">
          <w:pPr>
            <w:pStyle w:val="CitaviBibliographyEntry"/>
            <w:rPr>
              <w:rFonts w:ascii="Times New Roman" w:hAnsi="Times New Roman" w:cs="Times New Roman"/>
              <w:lang w:val="en-US"/>
            </w:rPr>
          </w:pPr>
          <w:bookmarkStart w:id="104" w:name="_CTVL001f801a2bede8b46c18dc3f39377e632fc"/>
          <w:r w:rsidRPr="00B81AC4">
            <w:rPr>
              <w:rFonts w:ascii="Times New Roman" w:hAnsi="Times New Roman" w:cs="Times New Roman"/>
              <w:lang w:val="en-US"/>
            </w:rPr>
            <w:t>Willmore, B. D. B., &amp; King, A. J. (2023). Adaptation in auditory processing.</w:t>
          </w:r>
          <w:bookmarkEnd w:id="104"/>
          <w:r w:rsidRPr="00B81AC4">
            <w:rPr>
              <w:rFonts w:ascii="Times New Roman" w:hAnsi="Times New Roman" w:cs="Times New Roman"/>
              <w:lang w:val="en-US"/>
            </w:rPr>
            <w:t xml:space="preserve"> </w:t>
          </w:r>
          <w:r w:rsidRPr="00B81AC4">
            <w:rPr>
              <w:rFonts w:ascii="Times New Roman" w:hAnsi="Times New Roman" w:cs="Times New Roman"/>
              <w:i/>
              <w:lang w:val="en-US"/>
            </w:rPr>
            <w:t>Physiological Reviews</w:t>
          </w:r>
          <w:r w:rsidRPr="00B81AC4">
            <w:rPr>
              <w:rFonts w:ascii="Times New Roman" w:hAnsi="Times New Roman" w:cs="Times New Roman"/>
              <w:lang w:val="en-US"/>
            </w:rPr>
            <w:t xml:space="preserve">, </w:t>
          </w:r>
          <w:r w:rsidRPr="00B81AC4">
            <w:rPr>
              <w:rFonts w:ascii="Times New Roman" w:hAnsi="Times New Roman" w:cs="Times New Roman"/>
              <w:i/>
              <w:lang w:val="en-US"/>
            </w:rPr>
            <w:t>103</w:t>
          </w:r>
          <w:r w:rsidRPr="00B81AC4">
            <w:rPr>
              <w:rFonts w:ascii="Times New Roman" w:hAnsi="Times New Roman" w:cs="Times New Roman"/>
              <w:lang w:val="en-US"/>
            </w:rPr>
            <w:t>(2), 1025–1058. https://doi.org/10.1152/physrev.00011.2022</w:t>
          </w:r>
        </w:p>
        <w:p w14:paraId="130A17D9" w14:textId="77777777" w:rsidR="000B61A7" w:rsidRPr="00B81AC4" w:rsidRDefault="000B61A7" w:rsidP="000B61A7">
          <w:pPr>
            <w:pStyle w:val="CitaviBibliographyEntry"/>
            <w:rPr>
              <w:rFonts w:ascii="Times New Roman" w:hAnsi="Times New Roman" w:cs="Times New Roman"/>
              <w:lang w:val="en-US"/>
            </w:rPr>
          </w:pPr>
          <w:bookmarkStart w:id="105" w:name="_CTVL0012fb9f3a53dbc4138bee1ee9262af5b3d"/>
          <w:r w:rsidRPr="00B81AC4">
            <w:rPr>
              <w:rFonts w:ascii="Times New Roman" w:hAnsi="Times New Roman" w:cs="Times New Roman"/>
              <w:lang w:val="en-US"/>
            </w:rPr>
            <w:t>Xu, H., &amp; Armony, J. L. (2021). Influence of emotional prosody, content, and repetition on memory recognition of speaker identity.</w:t>
          </w:r>
          <w:bookmarkEnd w:id="105"/>
          <w:r w:rsidRPr="00B81AC4">
            <w:rPr>
              <w:rFonts w:ascii="Times New Roman" w:hAnsi="Times New Roman" w:cs="Times New Roman"/>
              <w:lang w:val="en-US"/>
            </w:rPr>
            <w:t xml:space="preserve"> </w:t>
          </w:r>
          <w:r w:rsidRPr="00B81AC4">
            <w:rPr>
              <w:rFonts w:ascii="Times New Roman" w:hAnsi="Times New Roman" w:cs="Times New Roman"/>
              <w:i/>
              <w:lang w:val="en-US"/>
            </w:rPr>
            <w:t>Q J Exp Psychol (Hove)</w:t>
          </w:r>
          <w:r w:rsidRPr="00B81AC4">
            <w:rPr>
              <w:rFonts w:ascii="Times New Roman" w:hAnsi="Times New Roman" w:cs="Times New Roman"/>
              <w:lang w:val="en-US"/>
            </w:rPr>
            <w:t xml:space="preserve">, </w:t>
          </w:r>
          <w:r w:rsidRPr="00B81AC4">
            <w:rPr>
              <w:rFonts w:ascii="Times New Roman" w:hAnsi="Times New Roman" w:cs="Times New Roman"/>
              <w:i/>
              <w:lang w:val="en-US"/>
            </w:rPr>
            <w:t>74</w:t>
          </w:r>
          <w:r w:rsidRPr="00B81AC4">
            <w:rPr>
              <w:rFonts w:ascii="Times New Roman" w:hAnsi="Times New Roman" w:cs="Times New Roman"/>
              <w:lang w:val="en-US"/>
            </w:rPr>
            <w:t>(7), 1185–1201. https://doi.org/10.1177/1747021821998557</w:t>
          </w:r>
        </w:p>
        <w:p w14:paraId="01D2DE84" w14:textId="77777777" w:rsidR="000B61A7" w:rsidRPr="00B81AC4" w:rsidRDefault="000B61A7" w:rsidP="000B61A7">
          <w:pPr>
            <w:pStyle w:val="CitaviBibliographyEntry"/>
            <w:rPr>
              <w:rFonts w:ascii="Times New Roman" w:hAnsi="Times New Roman" w:cs="Times New Roman"/>
            </w:rPr>
          </w:pPr>
          <w:bookmarkStart w:id="106" w:name="_CTVL001e178cbbc8f904e8eb78b3e67f94b6103"/>
          <w:r w:rsidRPr="00B81AC4">
            <w:rPr>
              <w:rFonts w:ascii="Times New Roman" w:hAnsi="Times New Roman" w:cs="Times New Roman"/>
              <w:lang w:val="en-US"/>
            </w:rPr>
            <w:lastRenderedPageBreak/>
            <w:t>Xu, H., &amp; Armony, J. L. (2024). Arousal level and exemplar variability of emotional face and voice encoding influence expression-independent identity recognition.</w:t>
          </w:r>
          <w:bookmarkEnd w:id="106"/>
          <w:r w:rsidRPr="00B81AC4">
            <w:rPr>
              <w:rFonts w:ascii="Times New Roman" w:hAnsi="Times New Roman" w:cs="Times New Roman"/>
              <w:lang w:val="en-US"/>
            </w:rPr>
            <w:t xml:space="preserve"> </w:t>
          </w:r>
          <w:r w:rsidRPr="00B81AC4">
            <w:rPr>
              <w:rFonts w:ascii="Times New Roman" w:hAnsi="Times New Roman" w:cs="Times New Roman"/>
              <w:i/>
            </w:rPr>
            <w:t>Motivation and Emotion</w:t>
          </w:r>
          <w:r w:rsidRPr="00B81AC4">
            <w:rPr>
              <w:rFonts w:ascii="Times New Roman" w:hAnsi="Times New Roman" w:cs="Times New Roman"/>
            </w:rPr>
            <w:t xml:space="preserve">, </w:t>
          </w:r>
          <w:r w:rsidRPr="00B81AC4">
            <w:rPr>
              <w:rFonts w:ascii="Times New Roman" w:hAnsi="Times New Roman" w:cs="Times New Roman"/>
              <w:i/>
            </w:rPr>
            <w:t>48</w:t>
          </w:r>
          <w:r w:rsidRPr="00B81AC4">
            <w:rPr>
              <w:rFonts w:ascii="Times New Roman" w:hAnsi="Times New Roman" w:cs="Times New Roman"/>
            </w:rPr>
            <w:t>(3), 464–483. https://doi.org/10.1007/s11031-024-10066-1</w:t>
          </w:r>
        </w:p>
        <w:p w14:paraId="0DD2E413" w14:textId="03F61581" w:rsidR="00057278" w:rsidRPr="00B81AC4" w:rsidRDefault="000B61A7" w:rsidP="000B61A7">
          <w:pPr>
            <w:pStyle w:val="CitaviBibliographyEntry"/>
            <w:rPr>
              <w:rFonts w:ascii="Times New Roman" w:hAnsi="Times New Roman" w:cs="Times New Roman"/>
              <w:lang w:val="en-US"/>
            </w:rPr>
          </w:pPr>
          <w:bookmarkStart w:id="107" w:name="_CTVL001e9db3cf3c5c4494695245b9ce28385b0"/>
          <w:r w:rsidRPr="00B81AC4">
            <w:rPr>
              <w:rFonts w:ascii="Times New Roman" w:hAnsi="Times New Roman" w:cs="Times New Roman"/>
            </w:rPr>
            <w:t xml:space="preserve">Zäske, R., Schweinberger, S. R., Kaufmann, J. M., &amp; Kawahara, H. (2009). </w:t>
          </w:r>
          <w:r w:rsidRPr="00B81AC4">
            <w:rPr>
              <w:rFonts w:ascii="Times New Roman" w:hAnsi="Times New Roman" w:cs="Times New Roman"/>
              <w:lang w:val="en-US"/>
            </w:rPr>
            <w:t>In the ear of the beholder: neural correlates of adaptation to voice gender.</w:t>
          </w:r>
          <w:bookmarkEnd w:id="107"/>
          <w:r w:rsidRPr="00B81AC4">
            <w:rPr>
              <w:rFonts w:ascii="Times New Roman" w:hAnsi="Times New Roman" w:cs="Times New Roman"/>
              <w:lang w:val="en-US"/>
            </w:rPr>
            <w:t xml:space="preserve"> </w:t>
          </w:r>
          <w:r w:rsidRPr="00B81AC4">
            <w:rPr>
              <w:rFonts w:ascii="Times New Roman" w:hAnsi="Times New Roman" w:cs="Times New Roman"/>
              <w:i/>
              <w:lang w:val="en-US"/>
            </w:rPr>
            <w:t>Eur 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527–534. https://doi.org/10.1111/j.1460-9568.2009.06839.x</w:t>
          </w:r>
          <w:r w:rsidR="00057278" w:rsidRPr="00B81AC4">
            <w:rPr>
              <w:rFonts w:ascii="Times New Roman" w:hAnsi="Times New Roman" w:cs="Times New Roman"/>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ine.nussbaum" w:date="2026-03-11T14:04:00Z" w:initials="c">
    <w:p w14:paraId="31922FBD" w14:textId="77777777" w:rsidR="003237C5" w:rsidRDefault="003237C5" w:rsidP="003237C5">
      <w:pPr>
        <w:pStyle w:val="Kommentartext"/>
      </w:pPr>
      <w:r>
        <w:rPr>
          <w:rStyle w:val="Kommentarzeichen"/>
        </w:rPr>
        <w:annotationRef/>
      </w:r>
      <w:r>
        <w:t xml:space="preserve">Alternativ sowas wie: </w:t>
      </w:r>
    </w:p>
    <w:p w14:paraId="503E2B6B" w14:textId="77777777" w:rsidR="003237C5" w:rsidRDefault="003237C5" w:rsidP="003237C5">
      <w:pPr>
        <w:pStyle w:val="Kommentartext"/>
      </w:pPr>
    </w:p>
    <w:p w14:paraId="7C1485D4" w14:textId="77777777" w:rsidR="003237C5" w:rsidRDefault="003237C5" w:rsidP="003237C5">
      <w:pPr>
        <w:pStyle w:val="Kommentartext"/>
      </w:pPr>
      <w:r>
        <w:t xml:space="preserve">„Is emotional processing fine-tuned to speaker gender, identity and utterance? - Evidence from simultaneous opposite adaptation” </w:t>
      </w:r>
    </w:p>
    <w:p w14:paraId="3A5F0DAD" w14:textId="77777777" w:rsidR="003237C5" w:rsidRDefault="003237C5" w:rsidP="003237C5">
      <w:pPr>
        <w:pStyle w:val="Kommentartext"/>
      </w:pPr>
    </w:p>
    <w:p w14:paraId="6B9C82D5" w14:textId="77777777" w:rsidR="003237C5" w:rsidRDefault="003237C5" w:rsidP="003237C5">
      <w:pPr>
        <w:pStyle w:val="Kommentartext"/>
      </w:pPr>
    </w:p>
    <w:p w14:paraId="46D8ADF0" w14:textId="77777777" w:rsidR="003237C5" w:rsidRDefault="003237C5" w:rsidP="003237C5">
      <w:pPr>
        <w:pStyle w:val="Kommentartext"/>
      </w:pPr>
      <w:r>
        <w:t>Dann erreicht man vllt eher auch Leser, die mit adaption nix anfangen können, sich aber für die interakion zwischen Emotionen und anderen speaker characteristics interessieren</w:t>
      </w:r>
    </w:p>
  </w:comment>
  <w:comment w:id="2" w:author="Manuel Pöhlmann" w:date="2026-03-11T19:00:00Z" w:initials="MP">
    <w:p w14:paraId="7CCD8BB2" w14:textId="77777777" w:rsidR="00DA69C1" w:rsidRDefault="00DA69C1" w:rsidP="00DA69C1">
      <w:pPr>
        <w:pStyle w:val="Kommentartext"/>
      </w:pPr>
      <w:r>
        <w:rPr>
          <w:rStyle w:val="Kommentarzeichen"/>
        </w:rPr>
        <w:annotationRef/>
      </w:r>
      <w:r>
        <w:t>Ich würde ganz klar für zweiteren Vorschlag plädieren - so wird eventuell gleich eine größere Leserschaft auf deinen Artikel aufmerksam!!</w:t>
      </w:r>
    </w:p>
  </w:comment>
  <w:comment w:id="9" w:author="Manuel Pöhlmann" w:date="2026-03-13T20:44:00Z" w:initials="MP">
    <w:p w14:paraId="21146A65" w14:textId="77777777" w:rsidR="008B0FCC" w:rsidRDefault="008B0FCC" w:rsidP="008B0FCC">
      <w:pPr>
        <w:pStyle w:val="Kommentartext"/>
      </w:pPr>
      <w:r>
        <w:rPr>
          <w:rStyle w:val="Kommentarzeichen"/>
        </w:rPr>
        <w:annotationRef/>
      </w:r>
      <w:r>
        <w:t xml:space="preserve">Wo kommt die Vermutung, dass speaker gender diesen Prozess fine-tuned, überhaupt her? Conjecture? Ich finde das prinzipiell logisch und interessant, aber ich glaube, du solltest hier wenigstens noch nen Halbsatz dazu schreiben, woher diese Vermutung des Finetunings herkommt. Vielleicht kannst du das verlinken mit dem oben genannten Gedanken, dass Stimmen eben holistisch verarbeitet werden. </w:t>
      </w:r>
    </w:p>
  </w:comment>
  <w:comment w:id="10" w:author="Manuel Pöhlmann" w:date="2026-03-13T21:00:00Z" w:initials="MP">
    <w:p w14:paraId="29C3CC57" w14:textId="77777777" w:rsidR="00BA095F" w:rsidRDefault="00BA095F" w:rsidP="00BA095F">
      <w:pPr>
        <w:pStyle w:val="Kommentartext"/>
      </w:pPr>
      <w:r>
        <w:rPr>
          <w:rStyle w:val="Kommentarzeichen"/>
        </w:rPr>
        <w:annotationRef/>
      </w:r>
      <w:r>
        <w:t>Da kann ich deiner Argumentation nicht ganz folgen: Nur weil es den Effekt zu Experiment 1 schon in der facial domain gibt, heißt das für mich nicht, dass du den nicht auch präregistrieren musst. Also… ich verstehe nicht, warum du nur Experiment 2 und 3 präregistriert hast.</w:t>
      </w:r>
    </w:p>
  </w:comment>
  <w:comment w:id="12" w:author="Manuel Pöhlmann" w:date="2026-03-13T21:05:00Z" w:initials="MP">
    <w:p w14:paraId="575952B5" w14:textId="77777777" w:rsidR="0079036C" w:rsidRDefault="0079036C" w:rsidP="0079036C">
      <w:pPr>
        <w:pStyle w:val="Kommentartext"/>
      </w:pPr>
      <w:r>
        <w:rPr>
          <w:rStyle w:val="Kommentarzeichen"/>
        </w:rPr>
        <w:annotationRef/>
      </w:r>
      <w:r>
        <w:t xml:space="preserve">Ich weiß nicht, inwiefern Journals das erlauben (und im Speziellen JEP:G nicht, das ist ja target, gell?), aber… meinst du, du könntest deine Hypothesen irgendwie… visualisieren? So in einer Art Flowchart, was du in dem jeweiligen Experiment so erwartest? Das könnte eventuell die Verständlichkeit erhöhen. Also nicht falsch verstehen - ich finde das bisher sehr gut und nachvollziehbar geschrieben, aber denk trotzdem mal darüber nach, ob du das vielleicht visualisieren kannst. </w:t>
      </w:r>
    </w:p>
  </w:comment>
  <w:comment w:id="18" w:author="Manuel Pöhlmann" w:date="2026-03-15T11:57:00Z" w:initials="MP">
    <w:p w14:paraId="5133DE82" w14:textId="77777777" w:rsidR="0029437F" w:rsidRDefault="0029437F" w:rsidP="0029437F">
      <w:pPr>
        <w:pStyle w:val="Kommentartext"/>
      </w:pPr>
      <w:r>
        <w:rPr>
          <w:rStyle w:val="Kommentarzeichen"/>
        </w:rPr>
        <w:annotationRef/>
      </w:r>
      <w:r>
        <w:t xml:space="preserve">Hier noch mal der Punkt mit der intuitiv verständlichen Benennung: Hier bräuchte ich die wirklich. Ich hab schon wieder vergessen, ob die weiblichen Stimmen in Bedinung 1 oder 2 angry waren. Und dann bin ich gezwungen, ständig hin- und herzuswitchen in deinem Text. Und besonders im Resultsteil brauche ich dann ewig, um in dem ganzen Zahlenwirrwarr wieder den Absatz zu finden, in dem ich hängen geblieben bin. Das ist nicht leserfreundlich und erschwert das Verständnis. </w:t>
      </w:r>
    </w:p>
  </w:comment>
  <w:comment w:id="22" w:author="Manuel Pöhlmann" w:date="2026-03-15T15:30:00Z" w:initials="MP">
    <w:p w14:paraId="1E1F97FD" w14:textId="77777777" w:rsidR="00A94E08" w:rsidRDefault="00A94E08" w:rsidP="00A94E08">
      <w:pPr>
        <w:pStyle w:val="Kommentartext"/>
      </w:pPr>
      <w:r>
        <w:rPr>
          <w:rStyle w:val="Kommentarzeichen"/>
        </w:rPr>
        <w:annotationRef/>
      </w:r>
      <w:r>
        <w:t>Das hier ist irgendwie in ner größeren Schrift als der Rest der Beschreibung. :D</w:t>
      </w:r>
    </w:p>
  </w:comment>
  <w:comment w:id="23" w:author="Manuel Pöhlmann" w:date="2026-03-15T15:34:00Z" w:initials="MP">
    <w:p w14:paraId="27CD5537" w14:textId="77777777" w:rsidR="00D605D2" w:rsidRDefault="00D605D2" w:rsidP="00D605D2">
      <w:pPr>
        <w:pStyle w:val="Kommentartext"/>
      </w:pPr>
      <w:r>
        <w:rPr>
          <w:rStyle w:val="Kommentarzeichen"/>
        </w:rPr>
        <w:annotationRef/>
      </w:r>
      <w:r>
        <w:t xml:space="preserve">Puh… Tinchen, die Farbkontraste sind extrem schwer zu erkennen. Und mein Laptop hat schon nen Display, der meines Wissens nach 100% sRGB-Farbraumabdeckung hat, also die Farben gut wiedergibt. An die Kontraste musste noch mal ran. Und ich weiß, dass das heutzutage nicht mehr so wichtig ist, weil kaum noch jemand seine Paper mehr ausdruckt. Aber es gibt ja schon noch Leute - und selbst wenn du das in Farbe ausdruckst: Da sieht keiner die Farbunterschiede. </w:t>
      </w:r>
    </w:p>
  </w:comment>
  <w:comment w:id="24" w:author="Manuel Pöhlmann" w:date="2026-03-15T15:36:00Z" w:initials="MP">
    <w:p w14:paraId="04F09703" w14:textId="77777777" w:rsidR="0063086B" w:rsidRDefault="0063086B" w:rsidP="0063086B">
      <w:pPr>
        <w:pStyle w:val="Kommentartext"/>
      </w:pPr>
      <w:r>
        <w:rPr>
          <w:rStyle w:val="Kommentarzeichen"/>
        </w:rPr>
        <w:annotationRef/>
      </w:r>
      <w:r>
        <w:t>I am repeating myself here, aber… benenne das um.</w:t>
      </w:r>
    </w:p>
  </w:comment>
  <w:comment w:id="29" w:author="Manuel Pöhlmann" w:date="2026-03-15T15:50:00Z" w:initials="MP">
    <w:p w14:paraId="15EDB92F" w14:textId="77777777" w:rsidR="00295591" w:rsidRDefault="00295591" w:rsidP="00295591">
      <w:pPr>
        <w:pStyle w:val="Kommentartext"/>
      </w:pPr>
      <w:r>
        <w:rPr>
          <w:rStyle w:val="Kommentarzeichen"/>
        </w:rPr>
        <w:annotationRef/>
      </w:r>
      <w:r>
        <w:t xml:space="preserve">In den unteren Grafik hast du keine Significance Bars eingebaut. Für Experiment 1 und 2 hast du das aber gemacht. Das würd ich vereinheitlichen. </w:t>
      </w:r>
    </w:p>
  </w:comment>
  <w:comment w:id="30" w:author="Manuel Pöhlmann" w:date="2026-03-16T11:07:00Z" w:initials="MP">
    <w:p w14:paraId="04E7089E" w14:textId="77777777" w:rsidR="00E5661F" w:rsidRDefault="00E5661F" w:rsidP="00E5661F">
      <w:pPr>
        <w:pStyle w:val="Kommentartext"/>
      </w:pPr>
      <w:r>
        <w:rPr>
          <w:rStyle w:val="Kommentarzeichen"/>
        </w:rPr>
        <w:annotationRef/>
      </w:r>
      <w:r>
        <w:t xml:space="preserve">Find ich ne komische Vokabel in dem Kontext. Was genau willst du denn zum Ausdruck bringen? </w:t>
      </w:r>
    </w:p>
  </w:comment>
  <w:comment w:id="31" w:author="Manuel Pöhlmann" w:date="2026-03-16T11:32:00Z" w:initials="MP">
    <w:p w14:paraId="7B9D7E63" w14:textId="77777777" w:rsidR="002C0995" w:rsidRDefault="002C0995" w:rsidP="002C0995">
      <w:pPr>
        <w:pStyle w:val="Kommentartext"/>
      </w:pPr>
      <w:r>
        <w:rPr>
          <w:rStyle w:val="Kommentarzeichen"/>
        </w:rPr>
        <w:annotationRef/>
      </w:r>
      <w:r>
        <w:t xml:space="preserve">Meinst du: „Im Moment wissen wir darüber nicht viel“ oder „das Zusammenspiel von Emotionswahrnehmung und Expression IM MOMENT“? Aus der Satzkonstruktion wird das nicht klar. </w:t>
      </w:r>
    </w:p>
  </w:comment>
  <w:comment w:id="32" w:author="Manuel Pöhlmann" w:date="2026-03-15T15:51:00Z" w:initials="MP">
    <w:p w14:paraId="4757D73E" w14:textId="77777777" w:rsidR="00324077" w:rsidRDefault="00324077" w:rsidP="00324077">
      <w:pPr>
        <w:pStyle w:val="Kommentartext"/>
      </w:pPr>
      <w:r>
        <w:rPr>
          <w:rStyle w:val="Kommentarzeichen"/>
        </w:rPr>
        <w:annotationRef/>
      </w:r>
      <w:r>
        <w:t>Haha.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8ADF0" w15:done="0"/>
  <w15:commentEx w15:paraId="7CCD8BB2" w15:paraIdParent="46D8ADF0" w15:done="0"/>
  <w15:commentEx w15:paraId="21146A65" w15:done="0"/>
  <w15:commentEx w15:paraId="29C3CC57" w15:done="0"/>
  <w15:commentEx w15:paraId="575952B5" w15:done="0"/>
  <w15:commentEx w15:paraId="5133DE82" w15:done="0"/>
  <w15:commentEx w15:paraId="1E1F97FD" w15:done="0"/>
  <w15:commentEx w15:paraId="27CD5537" w15:done="0"/>
  <w15:commentEx w15:paraId="04F09703" w15:done="0"/>
  <w15:commentEx w15:paraId="15EDB92F" w15:done="0"/>
  <w15:commentEx w15:paraId="04E7089E" w15:done="0"/>
  <w15:commentEx w15:paraId="7B9D7E63" w15:done="0"/>
  <w15:commentEx w15:paraId="4757D7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09B5E" w16cex:dateUtc="2026-03-11T13:04:00Z"/>
  <w16cex:commentExtensible w16cex:durableId="024AFED1" w16cex:dateUtc="2026-03-11T18:00:00Z"/>
  <w16cex:commentExtensible w16cex:durableId="7C9001D7" w16cex:dateUtc="2026-03-13T19:44:00Z"/>
  <w16cex:commentExtensible w16cex:durableId="1C3B1D71" w16cex:dateUtc="2026-03-13T20:00:00Z"/>
  <w16cex:commentExtensible w16cex:durableId="15DF07B7" w16cex:dateUtc="2026-03-13T20:05:00Z"/>
  <w16cex:commentExtensible w16cex:durableId="6A4BA77D" w16cex:dateUtc="2026-03-15T10:57:00Z"/>
  <w16cex:commentExtensible w16cex:durableId="3411C638" w16cex:dateUtc="2026-03-15T14:30:00Z"/>
  <w16cex:commentExtensible w16cex:durableId="1EEF523B" w16cex:dateUtc="2026-03-15T14:34:00Z"/>
  <w16cex:commentExtensible w16cex:durableId="26BEA75C" w16cex:dateUtc="2026-03-15T14:36:00Z"/>
  <w16cex:commentExtensible w16cex:durableId="4F57998D" w16cex:dateUtc="2026-03-15T14:50:00Z"/>
  <w16cex:commentExtensible w16cex:durableId="4074D5C3" w16cex:dateUtc="2026-03-16T10:07:00Z"/>
  <w16cex:commentExtensible w16cex:durableId="04BC40C8" w16cex:dateUtc="2026-03-16T10:32:00Z"/>
  <w16cex:commentExtensible w16cex:durableId="6A87E874" w16cex:dateUtc="2026-03-15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8ADF0" w16cid:durableId="63409B5E"/>
  <w16cid:commentId w16cid:paraId="7CCD8BB2" w16cid:durableId="024AFED1"/>
  <w16cid:commentId w16cid:paraId="21146A65" w16cid:durableId="7C9001D7"/>
  <w16cid:commentId w16cid:paraId="29C3CC57" w16cid:durableId="1C3B1D71"/>
  <w16cid:commentId w16cid:paraId="575952B5" w16cid:durableId="15DF07B7"/>
  <w16cid:commentId w16cid:paraId="5133DE82" w16cid:durableId="6A4BA77D"/>
  <w16cid:commentId w16cid:paraId="1E1F97FD" w16cid:durableId="3411C638"/>
  <w16cid:commentId w16cid:paraId="27CD5537" w16cid:durableId="1EEF523B"/>
  <w16cid:commentId w16cid:paraId="04F09703" w16cid:durableId="26BEA75C"/>
  <w16cid:commentId w16cid:paraId="15EDB92F" w16cid:durableId="4F57998D"/>
  <w16cid:commentId w16cid:paraId="04E7089E" w16cid:durableId="4074D5C3"/>
  <w16cid:commentId w16cid:paraId="7B9D7E63" w16cid:durableId="04BC40C8"/>
  <w16cid:commentId w16cid:paraId="4757D73E" w16cid:durableId="6A87E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55948" w14:textId="77777777" w:rsidR="00D223E7" w:rsidRDefault="00D223E7" w:rsidP="005419E7">
      <w:pPr>
        <w:spacing w:after="0" w:line="240" w:lineRule="auto"/>
      </w:pPr>
      <w:r>
        <w:separator/>
      </w:r>
    </w:p>
  </w:endnote>
  <w:endnote w:type="continuationSeparator" w:id="0">
    <w:p w14:paraId="06D50BAD" w14:textId="77777777" w:rsidR="00D223E7" w:rsidRDefault="00D223E7"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0166" w14:textId="77777777" w:rsidR="00D223E7" w:rsidRDefault="00D223E7" w:rsidP="005419E7">
      <w:pPr>
        <w:spacing w:after="0" w:line="240" w:lineRule="auto"/>
      </w:pPr>
      <w:r>
        <w:separator/>
      </w:r>
    </w:p>
  </w:footnote>
  <w:footnote w:type="continuationSeparator" w:id="0">
    <w:p w14:paraId="03FD0ABA" w14:textId="77777777" w:rsidR="00D223E7" w:rsidRDefault="00D223E7"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Manuel Pöhlmann">
    <w15:presenceInfo w15:providerId="AD" w15:userId="S::manuel.poehlmann@uni-jena.de::18849478-183c-4144-8667-ca5f32540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7767"/>
    <w:rsid w:val="000214B4"/>
    <w:rsid w:val="0002571F"/>
    <w:rsid w:val="00026AF9"/>
    <w:rsid w:val="00032C14"/>
    <w:rsid w:val="00034375"/>
    <w:rsid w:val="00037892"/>
    <w:rsid w:val="000500A3"/>
    <w:rsid w:val="00057278"/>
    <w:rsid w:val="00071573"/>
    <w:rsid w:val="00074A8E"/>
    <w:rsid w:val="000762E3"/>
    <w:rsid w:val="00082E32"/>
    <w:rsid w:val="00090952"/>
    <w:rsid w:val="00097513"/>
    <w:rsid w:val="000A74B5"/>
    <w:rsid w:val="000A7FC9"/>
    <w:rsid w:val="000B09E6"/>
    <w:rsid w:val="000B0DD5"/>
    <w:rsid w:val="000B4D61"/>
    <w:rsid w:val="000B61A7"/>
    <w:rsid w:val="000C0EAC"/>
    <w:rsid w:val="000C0EC4"/>
    <w:rsid w:val="000C219D"/>
    <w:rsid w:val="000C3BF9"/>
    <w:rsid w:val="000C50A9"/>
    <w:rsid w:val="000D4915"/>
    <w:rsid w:val="000E4337"/>
    <w:rsid w:val="000E7B31"/>
    <w:rsid w:val="000F0B6C"/>
    <w:rsid w:val="000F19C6"/>
    <w:rsid w:val="000F35F2"/>
    <w:rsid w:val="00104FF2"/>
    <w:rsid w:val="00112BAD"/>
    <w:rsid w:val="00133F67"/>
    <w:rsid w:val="00136424"/>
    <w:rsid w:val="001524CD"/>
    <w:rsid w:val="00155080"/>
    <w:rsid w:val="00155407"/>
    <w:rsid w:val="00161692"/>
    <w:rsid w:val="001654E7"/>
    <w:rsid w:val="001739B0"/>
    <w:rsid w:val="00186320"/>
    <w:rsid w:val="0019400C"/>
    <w:rsid w:val="00196866"/>
    <w:rsid w:val="00197392"/>
    <w:rsid w:val="001A1C8A"/>
    <w:rsid w:val="001A213C"/>
    <w:rsid w:val="001A5747"/>
    <w:rsid w:val="001B44E5"/>
    <w:rsid w:val="001C1280"/>
    <w:rsid w:val="001D4DE3"/>
    <w:rsid w:val="001E058C"/>
    <w:rsid w:val="001E5A04"/>
    <w:rsid w:val="001F14D0"/>
    <w:rsid w:val="00205FB2"/>
    <w:rsid w:val="00212F14"/>
    <w:rsid w:val="00215F43"/>
    <w:rsid w:val="002205E7"/>
    <w:rsid w:val="00225916"/>
    <w:rsid w:val="002340DE"/>
    <w:rsid w:val="002562C7"/>
    <w:rsid w:val="00267754"/>
    <w:rsid w:val="00272F24"/>
    <w:rsid w:val="002736DC"/>
    <w:rsid w:val="00275FE6"/>
    <w:rsid w:val="00277300"/>
    <w:rsid w:val="00282068"/>
    <w:rsid w:val="002824CA"/>
    <w:rsid w:val="00282B17"/>
    <w:rsid w:val="00287C83"/>
    <w:rsid w:val="0029437F"/>
    <w:rsid w:val="00295591"/>
    <w:rsid w:val="00297BDE"/>
    <w:rsid w:val="002A40B0"/>
    <w:rsid w:val="002A6B12"/>
    <w:rsid w:val="002B0B34"/>
    <w:rsid w:val="002C0995"/>
    <w:rsid w:val="002C22D9"/>
    <w:rsid w:val="002C646B"/>
    <w:rsid w:val="002C7644"/>
    <w:rsid w:val="002E4008"/>
    <w:rsid w:val="002F2F36"/>
    <w:rsid w:val="002F3098"/>
    <w:rsid w:val="002F5326"/>
    <w:rsid w:val="003034D4"/>
    <w:rsid w:val="00303999"/>
    <w:rsid w:val="00307846"/>
    <w:rsid w:val="0031284A"/>
    <w:rsid w:val="00315DB7"/>
    <w:rsid w:val="0031710F"/>
    <w:rsid w:val="00323570"/>
    <w:rsid w:val="003237C5"/>
    <w:rsid w:val="0032383F"/>
    <w:rsid w:val="00324077"/>
    <w:rsid w:val="00326D69"/>
    <w:rsid w:val="00330F93"/>
    <w:rsid w:val="00351778"/>
    <w:rsid w:val="00351DCB"/>
    <w:rsid w:val="00352898"/>
    <w:rsid w:val="00353DEE"/>
    <w:rsid w:val="0036038C"/>
    <w:rsid w:val="00360740"/>
    <w:rsid w:val="00370DD3"/>
    <w:rsid w:val="0037330D"/>
    <w:rsid w:val="00374FF6"/>
    <w:rsid w:val="00376A2B"/>
    <w:rsid w:val="00381C6B"/>
    <w:rsid w:val="00384D57"/>
    <w:rsid w:val="00386A04"/>
    <w:rsid w:val="00392452"/>
    <w:rsid w:val="003A304D"/>
    <w:rsid w:val="003A3932"/>
    <w:rsid w:val="003A7D60"/>
    <w:rsid w:val="003B09F2"/>
    <w:rsid w:val="003B2699"/>
    <w:rsid w:val="003C0C0F"/>
    <w:rsid w:val="003C5966"/>
    <w:rsid w:val="003D0F9C"/>
    <w:rsid w:val="003E2CDB"/>
    <w:rsid w:val="003F165E"/>
    <w:rsid w:val="003F2913"/>
    <w:rsid w:val="003F6C9D"/>
    <w:rsid w:val="00402ED9"/>
    <w:rsid w:val="00415DE1"/>
    <w:rsid w:val="00421543"/>
    <w:rsid w:val="004243FE"/>
    <w:rsid w:val="004257B0"/>
    <w:rsid w:val="00432CA2"/>
    <w:rsid w:val="004440AF"/>
    <w:rsid w:val="00454B45"/>
    <w:rsid w:val="00467D4A"/>
    <w:rsid w:val="00474FAD"/>
    <w:rsid w:val="00477C16"/>
    <w:rsid w:val="00480DD7"/>
    <w:rsid w:val="00482B35"/>
    <w:rsid w:val="004865EF"/>
    <w:rsid w:val="00486EA9"/>
    <w:rsid w:val="00492C78"/>
    <w:rsid w:val="004956A9"/>
    <w:rsid w:val="004A0D87"/>
    <w:rsid w:val="004A1046"/>
    <w:rsid w:val="004A5F10"/>
    <w:rsid w:val="004A6CE0"/>
    <w:rsid w:val="004B0B8C"/>
    <w:rsid w:val="004B4926"/>
    <w:rsid w:val="004B7476"/>
    <w:rsid w:val="004C0577"/>
    <w:rsid w:val="004C1F20"/>
    <w:rsid w:val="004C2214"/>
    <w:rsid w:val="004D076D"/>
    <w:rsid w:val="004F0841"/>
    <w:rsid w:val="0050387C"/>
    <w:rsid w:val="00507C12"/>
    <w:rsid w:val="00523B4D"/>
    <w:rsid w:val="00532FEA"/>
    <w:rsid w:val="00536502"/>
    <w:rsid w:val="0053704E"/>
    <w:rsid w:val="0054191D"/>
    <w:rsid w:val="005419E7"/>
    <w:rsid w:val="005611DA"/>
    <w:rsid w:val="005648B6"/>
    <w:rsid w:val="005652C4"/>
    <w:rsid w:val="00573E67"/>
    <w:rsid w:val="00575F47"/>
    <w:rsid w:val="00577B22"/>
    <w:rsid w:val="005836C2"/>
    <w:rsid w:val="005927DD"/>
    <w:rsid w:val="005943F2"/>
    <w:rsid w:val="005A1257"/>
    <w:rsid w:val="005A36CD"/>
    <w:rsid w:val="005A72D9"/>
    <w:rsid w:val="005A77C1"/>
    <w:rsid w:val="005C43ED"/>
    <w:rsid w:val="005C450A"/>
    <w:rsid w:val="005C4C1D"/>
    <w:rsid w:val="005C759D"/>
    <w:rsid w:val="005D1B09"/>
    <w:rsid w:val="005D390F"/>
    <w:rsid w:val="005D42DF"/>
    <w:rsid w:val="005D4FC9"/>
    <w:rsid w:val="005E55FF"/>
    <w:rsid w:val="005E58CD"/>
    <w:rsid w:val="005F43F7"/>
    <w:rsid w:val="005F6632"/>
    <w:rsid w:val="00600E95"/>
    <w:rsid w:val="006013E9"/>
    <w:rsid w:val="0060583C"/>
    <w:rsid w:val="0061044F"/>
    <w:rsid w:val="00617D82"/>
    <w:rsid w:val="00625D22"/>
    <w:rsid w:val="0063086B"/>
    <w:rsid w:val="006313F3"/>
    <w:rsid w:val="00631EA4"/>
    <w:rsid w:val="00634EDF"/>
    <w:rsid w:val="00646B92"/>
    <w:rsid w:val="0065746D"/>
    <w:rsid w:val="00657E3E"/>
    <w:rsid w:val="006973DE"/>
    <w:rsid w:val="006B7788"/>
    <w:rsid w:val="006C58F1"/>
    <w:rsid w:val="006C7735"/>
    <w:rsid w:val="006D3BD4"/>
    <w:rsid w:val="006D4ABA"/>
    <w:rsid w:val="006D6E5C"/>
    <w:rsid w:val="006E63AA"/>
    <w:rsid w:val="006E79F3"/>
    <w:rsid w:val="006E7F0F"/>
    <w:rsid w:val="006F2F02"/>
    <w:rsid w:val="006F4338"/>
    <w:rsid w:val="006F6CBC"/>
    <w:rsid w:val="007006D0"/>
    <w:rsid w:val="0071456F"/>
    <w:rsid w:val="007145BD"/>
    <w:rsid w:val="007210A9"/>
    <w:rsid w:val="007222ED"/>
    <w:rsid w:val="00727AEB"/>
    <w:rsid w:val="00730083"/>
    <w:rsid w:val="00731C67"/>
    <w:rsid w:val="007332B8"/>
    <w:rsid w:val="007401EA"/>
    <w:rsid w:val="00745618"/>
    <w:rsid w:val="00774A89"/>
    <w:rsid w:val="007759FF"/>
    <w:rsid w:val="00777589"/>
    <w:rsid w:val="00782F7D"/>
    <w:rsid w:val="00783530"/>
    <w:rsid w:val="0079036C"/>
    <w:rsid w:val="007A5EE0"/>
    <w:rsid w:val="007A6C7B"/>
    <w:rsid w:val="007B0B7A"/>
    <w:rsid w:val="007B2FFE"/>
    <w:rsid w:val="007B3E33"/>
    <w:rsid w:val="007B3E86"/>
    <w:rsid w:val="007B41BD"/>
    <w:rsid w:val="007C5D85"/>
    <w:rsid w:val="007D0C95"/>
    <w:rsid w:val="007D4BF1"/>
    <w:rsid w:val="007D4F33"/>
    <w:rsid w:val="007E32C3"/>
    <w:rsid w:val="007F26BA"/>
    <w:rsid w:val="008067B4"/>
    <w:rsid w:val="00807263"/>
    <w:rsid w:val="00811268"/>
    <w:rsid w:val="00817752"/>
    <w:rsid w:val="00821CD8"/>
    <w:rsid w:val="00823538"/>
    <w:rsid w:val="008261D5"/>
    <w:rsid w:val="00835796"/>
    <w:rsid w:val="00847E37"/>
    <w:rsid w:val="00847EBF"/>
    <w:rsid w:val="008567BD"/>
    <w:rsid w:val="00857DA5"/>
    <w:rsid w:val="008611DD"/>
    <w:rsid w:val="00863D8A"/>
    <w:rsid w:val="00865E08"/>
    <w:rsid w:val="008757F9"/>
    <w:rsid w:val="00881D3A"/>
    <w:rsid w:val="00881D63"/>
    <w:rsid w:val="00882E93"/>
    <w:rsid w:val="00885242"/>
    <w:rsid w:val="0089022C"/>
    <w:rsid w:val="00893057"/>
    <w:rsid w:val="00897452"/>
    <w:rsid w:val="008A0884"/>
    <w:rsid w:val="008A1F93"/>
    <w:rsid w:val="008A461B"/>
    <w:rsid w:val="008A6B9E"/>
    <w:rsid w:val="008B0FCC"/>
    <w:rsid w:val="008B495E"/>
    <w:rsid w:val="008B5086"/>
    <w:rsid w:val="008B5941"/>
    <w:rsid w:val="008C0EDA"/>
    <w:rsid w:val="008D0B8C"/>
    <w:rsid w:val="008D55BB"/>
    <w:rsid w:val="008D5679"/>
    <w:rsid w:val="008D58B8"/>
    <w:rsid w:val="008E0BD8"/>
    <w:rsid w:val="008E0E71"/>
    <w:rsid w:val="008E1C06"/>
    <w:rsid w:val="008E5BC8"/>
    <w:rsid w:val="008F294F"/>
    <w:rsid w:val="008F363B"/>
    <w:rsid w:val="008F3726"/>
    <w:rsid w:val="009240EC"/>
    <w:rsid w:val="0093645F"/>
    <w:rsid w:val="00941505"/>
    <w:rsid w:val="0094208E"/>
    <w:rsid w:val="00946015"/>
    <w:rsid w:val="00946A13"/>
    <w:rsid w:val="00946E88"/>
    <w:rsid w:val="009575C1"/>
    <w:rsid w:val="0097457B"/>
    <w:rsid w:val="009765F7"/>
    <w:rsid w:val="009864E0"/>
    <w:rsid w:val="00997D52"/>
    <w:rsid w:val="009A5FCE"/>
    <w:rsid w:val="009A62BD"/>
    <w:rsid w:val="009A7606"/>
    <w:rsid w:val="009B3363"/>
    <w:rsid w:val="009B4281"/>
    <w:rsid w:val="009C2268"/>
    <w:rsid w:val="009C5E36"/>
    <w:rsid w:val="009D3DDC"/>
    <w:rsid w:val="009E0EDA"/>
    <w:rsid w:val="009E340A"/>
    <w:rsid w:val="009E45BB"/>
    <w:rsid w:val="00A00037"/>
    <w:rsid w:val="00A0439F"/>
    <w:rsid w:val="00A21AD4"/>
    <w:rsid w:val="00A25652"/>
    <w:rsid w:val="00A264A7"/>
    <w:rsid w:val="00A30E1F"/>
    <w:rsid w:val="00A3495D"/>
    <w:rsid w:val="00A35713"/>
    <w:rsid w:val="00A424B0"/>
    <w:rsid w:val="00A53768"/>
    <w:rsid w:val="00A65F83"/>
    <w:rsid w:val="00A67827"/>
    <w:rsid w:val="00A70E21"/>
    <w:rsid w:val="00A71662"/>
    <w:rsid w:val="00A806AA"/>
    <w:rsid w:val="00A81306"/>
    <w:rsid w:val="00A8583D"/>
    <w:rsid w:val="00A90227"/>
    <w:rsid w:val="00A93102"/>
    <w:rsid w:val="00A932BD"/>
    <w:rsid w:val="00A94E08"/>
    <w:rsid w:val="00AA28F1"/>
    <w:rsid w:val="00AB5368"/>
    <w:rsid w:val="00AB5B22"/>
    <w:rsid w:val="00AC07F3"/>
    <w:rsid w:val="00AC178A"/>
    <w:rsid w:val="00AC2734"/>
    <w:rsid w:val="00AC30B2"/>
    <w:rsid w:val="00AC6E50"/>
    <w:rsid w:val="00AC7723"/>
    <w:rsid w:val="00AD0122"/>
    <w:rsid w:val="00AD1AE1"/>
    <w:rsid w:val="00AD2C0C"/>
    <w:rsid w:val="00AE19EE"/>
    <w:rsid w:val="00AE73EF"/>
    <w:rsid w:val="00AE7849"/>
    <w:rsid w:val="00AF0590"/>
    <w:rsid w:val="00AF2ADD"/>
    <w:rsid w:val="00AF376D"/>
    <w:rsid w:val="00AF3E08"/>
    <w:rsid w:val="00AF43E4"/>
    <w:rsid w:val="00AF7197"/>
    <w:rsid w:val="00B01A9E"/>
    <w:rsid w:val="00B029F6"/>
    <w:rsid w:val="00B03832"/>
    <w:rsid w:val="00B0719C"/>
    <w:rsid w:val="00B10ADF"/>
    <w:rsid w:val="00B12631"/>
    <w:rsid w:val="00B3318A"/>
    <w:rsid w:val="00B34909"/>
    <w:rsid w:val="00B35456"/>
    <w:rsid w:val="00B41806"/>
    <w:rsid w:val="00B437C1"/>
    <w:rsid w:val="00B5044E"/>
    <w:rsid w:val="00B52C53"/>
    <w:rsid w:val="00B552E8"/>
    <w:rsid w:val="00B56057"/>
    <w:rsid w:val="00B659AB"/>
    <w:rsid w:val="00B7284F"/>
    <w:rsid w:val="00B81AC4"/>
    <w:rsid w:val="00B856FE"/>
    <w:rsid w:val="00B90586"/>
    <w:rsid w:val="00B912A3"/>
    <w:rsid w:val="00B97120"/>
    <w:rsid w:val="00B97D73"/>
    <w:rsid w:val="00BA095F"/>
    <w:rsid w:val="00BA4345"/>
    <w:rsid w:val="00BA618A"/>
    <w:rsid w:val="00BA6F35"/>
    <w:rsid w:val="00BA737A"/>
    <w:rsid w:val="00BC7F7E"/>
    <w:rsid w:val="00BD285E"/>
    <w:rsid w:val="00BD2FD1"/>
    <w:rsid w:val="00BD5F1E"/>
    <w:rsid w:val="00BD6414"/>
    <w:rsid w:val="00BE4BA8"/>
    <w:rsid w:val="00BF31D6"/>
    <w:rsid w:val="00BF5A50"/>
    <w:rsid w:val="00C02C77"/>
    <w:rsid w:val="00C07804"/>
    <w:rsid w:val="00C160CC"/>
    <w:rsid w:val="00C23408"/>
    <w:rsid w:val="00C340F4"/>
    <w:rsid w:val="00C448C6"/>
    <w:rsid w:val="00C50378"/>
    <w:rsid w:val="00C51402"/>
    <w:rsid w:val="00C54390"/>
    <w:rsid w:val="00C5788B"/>
    <w:rsid w:val="00C614F5"/>
    <w:rsid w:val="00C72D73"/>
    <w:rsid w:val="00C976CF"/>
    <w:rsid w:val="00CC1DB8"/>
    <w:rsid w:val="00CC6BD4"/>
    <w:rsid w:val="00CC7EAE"/>
    <w:rsid w:val="00CD2D24"/>
    <w:rsid w:val="00CD5AD3"/>
    <w:rsid w:val="00CE0596"/>
    <w:rsid w:val="00CE4380"/>
    <w:rsid w:val="00CE5E22"/>
    <w:rsid w:val="00CF0956"/>
    <w:rsid w:val="00CF37A6"/>
    <w:rsid w:val="00CF57C2"/>
    <w:rsid w:val="00D005A1"/>
    <w:rsid w:val="00D049B5"/>
    <w:rsid w:val="00D063F0"/>
    <w:rsid w:val="00D1106D"/>
    <w:rsid w:val="00D133BD"/>
    <w:rsid w:val="00D141C5"/>
    <w:rsid w:val="00D223E7"/>
    <w:rsid w:val="00D24E47"/>
    <w:rsid w:val="00D355CF"/>
    <w:rsid w:val="00D429B4"/>
    <w:rsid w:val="00D5291B"/>
    <w:rsid w:val="00D56767"/>
    <w:rsid w:val="00D605D2"/>
    <w:rsid w:val="00D62807"/>
    <w:rsid w:val="00D84BE9"/>
    <w:rsid w:val="00D862ED"/>
    <w:rsid w:val="00D958F5"/>
    <w:rsid w:val="00D963C9"/>
    <w:rsid w:val="00DA69C1"/>
    <w:rsid w:val="00DB0ACE"/>
    <w:rsid w:val="00DB0CAC"/>
    <w:rsid w:val="00DB3451"/>
    <w:rsid w:val="00DC0A01"/>
    <w:rsid w:val="00DC2195"/>
    <w:rsid w:val="00DC491D"/>
    <w:rsid w:val="00DD172B"/>
    <w:rsid w:val="00DD2016"/>
    <w:rsid w:val="00DD54B2"/>
    <w:rsid w:val="00DD6A6B"/>
    <w:rsid w:val="00DD6B42"/>
    <w:rsid w:val="00DD7AEC"/>
    <w:rsid w:val="00DF4163"/>
    <w:rsid w:val="00DF4E32"/>
    <w:rsid w:val="00DF7BB7"/>
    <w:rsid w:val="00E00315"/>
    <w:rsid w:val="00E0141F"/>
    <w:rsid w:val="00E05FBE"/>
    <w:rsid w:val="00E246ED"/>
    <w:rsid w:val="00E24C4A"/>
    <w:rsid w:val="00E30B8F"/>
    <w:rsid w:val="00E3398E"/>
    <w:rsid w:val="00E35557"/>
    <w:rsid w:val="00E3601F"/>
    <w:rsid w:val="00E41BD3"/>
    <w:rsid w:val="00E462E1"/>
    <w:rsid w:val="00E501D5"/>
    <w:rsid w:val="00E53F33"/>
    <w:rsid w:val="00E55F31"/>
    <w:rsid w:val="00E5661F"/>
    <w:rsid w:val="00E6007F"/>
    <w:rsid w:val="00E61476"/>
    <w:rsid w:val="00E6377C"/>
    <w:rsid w:val="00E64309"/>
    <w:rsid w:val="00E65CF4"/>
    <w:rsid w:val="00E67202"/>
    <w:rsid w:val="00E8122D"/>
    <w:rsid w:val="00E865FC"/>
    <w:rsid w:val="00E86704"/>
    <w:rsid w:val="00E91EAA"/>
    <w:rsid w:val="00EA0823"/>
    <w:rsid w:val="00EA2444"/>
    <w:rsid w:val="00EA7CE9"/>
    <w:rsid w:val="00EB0845"/>
    <w:rsid w:val="00ED2604"/>
    <w:rsid w:val="00ED6848"/>
    <w:rsid w:val="00ED7C2F"/>
    <w:rsid w:val="00EE3356"/>
    <w:rsid w:val="00EE6265"/>
    <w:rsid w:val="00EF04A9"/>
    <w:rsid w:val="00EF0BBF"/>
    <w:rsid w:val="00F05608"/>
    <w:rsid w:val="00F25F97"/>
    <w:rsid w:val="00F26F5B"/>
    <w:rsid w:val="00F344A0"/>
    <w:rsid w:val="00F35042"/>
    <w:rsid w:val="00F373F3"/>
    <w:rsid w:val="00F426D5"/>
    <w:rsid w:val="00F5370C"/>
    <w:rsid w:val="00F57047"/>
    <w:rsid w:val="00F6086B"/>
    <w:rsid w:val="00F7137A"/>
    <w:rsid w:val="00F7153A"/>
    <w:rsid w:val="00F8205B"/>
    <w:rsid w:val="00F83FDA"/>
    <w:rsid w:val="00F92E81"/>
    <w:rsid w:val="00F934C3"/>
    <w:rsid w:val="00F93784"/>
    <w:rsid w:val="00FA7BF3"/>
    <w:rsid w:val="00FB3003"/>
    <w:rsid w:val="00FC2456"/>
    <w:rsid w:val="00FC7467"/>
    <w:rsid w:val="00FD0AC4"/>
    <w:rsid w:val="00FD7C16"/>
    <w:rsid w:val="00FE53FC"/>
    <w:rsid w:val="00FF0AD9"/>
    <w:rsid w:val="00FF1128"/>
    <w:rsid w:val="00FF1A4D"/>
    <w:rsid w:val="00FF1E2E"/>
    <w:rsid w:val="00FF5B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 w:type="paragraph" w:styleId="berarbeitung">
    <w:name w:val="Revision"/>
    <w:hidden/>
    <w:uiPriority w:val="99"/>
    <w:semiHidden/>
    <w:rsid w:val="00FF1128"/>
    <w:pPr>
      <w:spacing w:after="0" w:line="240" w:lineRule="auto"/>
    </w:pPr>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B13"/>
    <w:rsid w:val="00082E32"/>
    <w:rsid w:val="000C0EC4"/>
    <w:rsid w:val="001C1280"/>
    <w:rsid w:val="00215F43"/>
    <w:rsid w:val="002205E7"/>
    <w:rsid w:val="00263107"/>
    <w:rsid w:val="002A576F"/>
    <w:rsid w:val="002C7644"/>
    <w:rsid w:val="00315DB7"/>
    <w:rsid w:val="003A068C"/>
    <w:rsid w:val="0045311F"/>
    <w:rsid w:val="00467D4A"/>
    <w:rsid w:val="004A152A"/>
    <w:rsid w:val="004A6CE0"/>
    <w:rsid w:val="004E7186"/>
    <w:rsid w:val="005C24C1"/>
    <w:rsid w:val="005C759D"/>
    <w:rsid w:val="00641805"/>
    <w:rsid w:val="0067219C"/>
    <w:rsid w:val="006C58F1"/>
    <w:rsid w:val="006E63AA"/>
    <w:rsid w:val="006E7341"/>
    <w:rsid w:val="00731C34"/>
    <w:rsid w:val="00766646"/>
    <w:rsid w:val="0077189D"/>
    <w:rsid w:val="007816D4"/>
    <w:rsid w:val="007C5256"/>
    <w:rsid w:val="007E3C94"/>
    <w:rsid w:val="00864C67"/>
    <w:rsid w:val="00865E08"/>
    <w:rsid w:val="00881D3A"/>
    <w:rsid w:val="008F2F8F"/>
    <w:rsid w:val="008F3726"/>
    <w:rsid w:val="009575C1"/>
    <w:rsid w:val="009623B8"/>
    <w:rsid w:val="00976581"/>
    <w:rsid w:val="00A240F9"/>
    <w:rsid w:val="00A3495D"/>
    <w:rsid w:val="00A90227"/>
    <w:rsid w:val="00AC178A"/>
    <w:rsid w:val="00AC36A9"/>
    <w:rsid w:val="00AD1AE1"/>
    <w:rsid w:val="00AF0590"/>
    <w:rsid w:val="00AF3E08"/>
    <w:rsid w:val="00B004B8"/>
    <w:rsid w:val="00B075E9"/>
    <w:rsid w:val="00B3116F"/>
    <w:rsid w:val="00B64A7C"/>
    <w:rsid w:val="00B90586"/>
    <w:rsid w:val="00BA618A"/>
    <w:rsid w:val="00BC1B0B"/>
    <w:rsid w:val="00BE335C"/>
    <w:rsid w:val="00C34298"/>
    <w:rsid w:val="00C35907"/>
    <w:rsid w:val="00C50378"/>
    <w:rsid w:val="00C71450"/>
    <w:rsid w:val="00C91F5C"/>
    <w:rsid w:val="00C97EE6"/>
    <w:rsid w:val="00CA1EA0"/>
    <w:rsid w:val="00CA5DD4"/>
    <w:rsid w:val="00CE5E22"/>
    <w:rsid w:val="00D049B5"/>
    <w:rsid w:val="00D26F37"/>
    <w:rsid w:val="00D45D81"/>
    <w:rsid w:val="00D5291B"/>
    <w:rsid w:val="00D56767"/>
    <w:rsid w:val="00D62807"/>
    <w:rsid w:val="00DB0ACE"/>
    <w:rsid w:val="00DD6B42"/>
    <w:rsid w:val="00DE1FDF"/>
    <w:rsid w:val="00DE4991"/>
    <w:rsid w:val="00E0141F"/>
    <w:rsid w:val="00E1592C"/>
    <w:rsid w:val="00E225B2"/>
    <w:rsid w:val="00E304F2"/>
    <w:rsid w:val="00E30B8F"/>
    <w:rsid w:val="00E43CEC"/>
    <w:rsid w:val="00E64309"/>
    <w:rsid w:val="00EC6853"/>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2F8F"/>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132576</Words>
  <Characters>755686</Characters>
  <Application>Microsoft Office Word</Application>
  <DocSecurity>0</DocSecurity>
  <Lines>6297</Lines>
  <Paragraphs>1772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285</cp:revision>
  <dcterms:created xsi:type="dcterms:W3CDTF">2025-11-04T08:34:00Z</dcterms:created>
  <dcterms:modified xsi:type="dcterms:W3CDTF">2026-04-01T17:00:00Z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8">
    <vt:lpwstr>CloudProjectKey=xud3xgg861m0hk8a0a24t2ak7mdcek4vkbkbm2dq163; ProjectName=LibraryCNussbaum</vt:lpwstr>
  </property>
  <property fmtid="{D5CDD505-2E9C-101B-9397-08002B2CF9AE}" pid="5" name="CitaviDocumentProperty_1">
    <vt:lpwstr>6.11.0.0</vt:lpwstr>
  </property>
  <property fmtid="{D5CDD505-2E9C-101B-9397-08002B2CF9AE}" pid="6" name="CitaviDocumentProperty_6">
    <vt:lpwstr>False</vt:lpwstr>
  </property>
</Properties>
</file>